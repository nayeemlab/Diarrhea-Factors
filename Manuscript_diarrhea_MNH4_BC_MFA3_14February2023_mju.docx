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5346B" w14:textId="543392C0" w:rsidR="008C090E" w:rsidRPr="001F6866" w:rsidRDefault="008C090E" w:rsidP="004B4551">
      <w:pPr>
        <w:spacing w:line="240" w:lineRule="auto"/>
        <w:rPr>
          <w:rFonts w:ascii="Times New Roman" w:hAnsi="Times New Roman" w:cs="Times New Roman"/>
          <w:b/>
          <w:sz w:val="28"/>
          <w:szCs w:val="28"/>
        </w:rPr>
      </w:pPr>
      <w:commentRangeStart w:id="0"/>
      <w:r w:rsidRPr="001F6866">
        <w:rPr>
          <w:rFonts w:ascii="Times New Roman" w:hAnsi="Times New Roman" w:cs="Times New Roman"/>
          <w:b/>
          <w:sz w:val="28"/>
          <w:szCs w:val="28"/>
        </w:rPr>
        <w:t xml:space="preserve">Evaluation </w:t>
      </w:r>
      <w:r w:rsidR="001F6866" w:rsidRPr="001F6866">
        <w:rPr>
          <w:rFonts w:ascii="Times New Roman" w:hAnsi="Times New Roman" w:cs="Times New Roman"/>
          <w:b/>
          <w:sz w:val="28"/>
          <w:szCs w:val="28"/>
        </w:rPr>
        <w:t xml:space="preserve">of Contributory Factors of Diarrhea among Under-Five Children in </w:t>
      </w:r>
      <w:r w:rsidRPr="001F6866">
        <w:rPr>
          <w:rFonts w:ascii="Times New Roman" w:hAnsi="Times New Roman" w:cs="Times New Roman"/>
          <w:b/>
          <w:sz w:val="28"/>
          <w:szCs w:val="28"/>
        </w:rPr>
        <w:t xml:space="preserve">Bangladesh </w:t>
      </w:r>
      <w:r w:rsidR="00E6179F">
        <w:rPr>
          <w:rFonts w:ascii="Times New Roman" w:hAnsi="Times New Roman" w:cs="Times New Roman"/>
          <w:b/>
          <w:sz w:val="28"/>
          <w:szCs w:val="28"/>
        </w:rPr>
        <w:t>b</w:t>
      </w:r>
      <w:r w:rsidR="001F6866" w:rsidRPr="001F6866">
        <w:rPr>
          <w:rFonts w:ascii="Times New Roman" w:hAnsi="Times New Roman" w:cs="Times New Roman"/>
          <w:b/>
          <w:sz w:val="28"/>
          <w:szCs w:val="28"/>
        </w:rPr>
        <w:t>ased on Three Waves of Nationally Represent Data</w:t>
      </w:r>
      <w:commentRangeEnd w:id="0"/>
      <w:r w:rsidR="00A413FD">
        <w:rPr>
          <w:rStyle w:val="CommentReference"/>
        </w:rPr>
        <w:commentReference w:id="0"/>
      </w:r>
    </w:p>
    <w:p w14:paraId="5B679193" w14:textId="707BD34B" w:rsidR="008C090E" w:rsidRPr="00D97196" w:rsidRDefault="008C090E" w:rsidP="004B4551">
      <w:pPr>
        <w:spacing w:line="240" w:lineRule="auto"/>
        <w:rPr>
          <w:rFonts w:ascii="Times New Roman" w:hAnsi="Times New Roman" w:cs="Times New Roman"/>
          <w:sz w:val="24"/>
          <w:szCs w:val="24"/>
        </w:rPr>
      </w:pPr>
      <w:commentRangeStart w:id="1"/>
      <w:r w:rsidRPr="00D97196">
        <w:rPr>
          <w:rFonts w:ascii="Times New Roman" w:hAnsi="Times New Roman" w:cs="Times New Roman"/>
          <w:sz w:val="24"/>
          <w:szCs w:val="24"/>
        </w:rPr>
        <w:t>Mohammad Nayeem Hasan</w:t>
      </w:r>
      <w:r w:rsidR="00CE3D9E">
        <w:rPr>
          <w:rFonts w:ascii="Times New Roman" w:hAnsi="Times New Roman" w:cs="Times New Roman"/>
          <w:sz w:val="24"/>
          <w:szCs w:val="24"/>
          <w:vertAlign w:val="superscript"/>
        </w:rPr>
        <w:t>1</w:t>
      </w:r>
      <w:r w:rsidR="00057F81">
        <w:rPr>
          <w:rFonts w:ascii="Times New Roman" w:hAnsi="Times New Roman" w:cs="Times New Roman"/>
          <w:sz w:val="24"/>
          <w:szCs w:val="24"/>
          <w:vertAlign w:val="superscript"/>
        </w:rPr>
        <w:t>*</w:t>
      </w:r>
      <w:r w:rsidRPr="00D97196">
        <w:rPr>
          <w:rFonts w:ascii="Times New Roman" w:hAnsi="Times New Roman" w:cs="Times New Roman"/>
          <w:sz w:val="24"/>
          <w:szCs w:val="24"/>
        </w:rPr>
        <w:t xml:space="preserve">, </w:t>
      </w:r>
      <w:r w:rsidR="0063530A" w:rsidRPr="00D97196">
        <w:rPr>
          <w:rFonts w:ascii="Times New Roman" w:hAnsi="Times New Roman" w:cs="Times New Roman"/>
          <w:sz w:val="24"/>
          <w:szCs w:val="24"/>
        </w:rPr>
        <w:t>M. Noor-e-</w:t>
      </w:r>
      <w:proofErr w:type="spellStart"/>
      <w:r w:rsidR="0063530A" w:rsidRPr="00D97196">
        <w:rPr>
          <w:rFonts w:ascii="Times New Roman" w:hAnsi="Times New Roman" w:cs="Times New Roman"/>
          <w:sz w:val="24"/>
          <w:szCs w:val="24"/>
        </w:rPr>
        <w:t>alam</w:t>
      </w:r>
      <w:proofErr w:type="spellEnd"/>
      <w:r w:rsidR="0063530A" w:rsidRPr="00D97196">
        <w:rPr>
          <w:rFonts w:ascii="Times New Roman" w:hAnsi="Times New Roman" w:cs="Times New Roman"/>
          <w:sz w:val="24"/>
          <w:szCs w:val="24"/>
        </w:rPr>
        <w:t xml:space="preserve"> Siddiqui</w:t>
      </w:r>
      <w:r w:rsidR="0063530A">
        <w:rPr>
          <w:rFonts w:ascii="Times New Roman" w:hAnsi="Times New Roman" w:cs="Times New Roman"/>
          <w:sz w:val="24"/>
          <w:szCs w:val="24"/>
          <w:vertAlign w:val="superscript"/>
        </w:rPr>
        <w:t>1*</w:t>
      </w:r>
      <w:r w:rsidR="0063530A" w:rsidRPr="0063530A">
        <w:rPr>
          <w:rFonts w:ascii="Times New Roman" w:hAnsi="Times New Roman" w:cs="Times New Roman"/>
          <w:sz w:val="24"/>
          <w:szCs w:val="24"/>
          <w:vertAlign w:val="subscript"/>
        </w:rPr>
        <w:t>,</w:t>
      </w:r>
      <w:r w:rsidR="0063530A">
        <w:rPr>
          <w:rFonts w:ascii="Times New Roman" w:hAnsi="Times New Roman" w:cs="Times New Roman"/>
          <w:sz w:val="24"/>
          <w:szCs w:val="24"/>
          <w:vertAlign w:val="superscript"/>
        </w:rPr>
        <w:t xml:space="preserve"> </w:t>
      </w:r>
      <w:proofErr w:type="spellStart"/>
      <w:r w:rsidR="00CE3D9E" w:rsidRPr="00D97196">
        <w:rPr>
          <w:rFonts w:ascii="Times New Roman" w:hAnsi="Times New Roman" w:cs="Times New Roman"/>
          <w:sz w:val="24"/>
          <w:szCs w:val="24"/>
        </w:rPr>
        <w:t>Mst</w:t>
      </w:r>
      <w:proofErr w:type="spellEnd"/>
      <w:r w:rsidR="00CE3D9E" w:rsidRPr="00D97196">
        <w:rPr>
          <w:rFonts w:ascii="Times New Roman" w:hAnsi="Times New Roman" w:cs="Times New Roman"/>
          <w:sz w:val="24"/>
          <w:szCs w:val="24"/>
        </w:rPr>
        <w:t>. Farzana Akter</w:t>
      </w:r>
      <w:r w:rsidR="00CE3D9E">
        <w:rPr>
          <w:rFonts w:ascii="Times New Roman" w:hAnsi="Times New Roman" w:cs="Times New Roman"/>
          <w:sz w:val="24"/>
          <w:szCs w:val="24"/>
          <w:vertAlign w:val="superscript"/>
        </w:rPr>
        <w:t>2*</w:t>
      </w:r>
      <w:r w:rsidR="00CE3D9E" w:rsidRPr="00D97196">
        <w:rPr>
          <w:rFonts w:ascii="Times New Roman" w:hAnsi="Times New Roman" w:cs="Times New Roman"/>
          <w:sz w:val="24"/>
          <w:szCs w:val="24"/>
        </w:rPr>
        <w:t xml:space="preserve">, </w:t>
      </w:r>
      <w:proofErr w:type="spellStart"/>
      <w:r w:rsidRPr="00D97196">
        <w:rPr>
          <w:rFonts w:ascii="Times New Roman" w:hAnsi="Times New Roman" w:cs="Times New Roman"/>
          <w:sz w:val="24"/>
          <w:szCs w:val="24"/>
        </w:rPr>
        <w:t>Sabikunnaher</w:t>
      </w:r>
      <w:proofErr w:type="spellEnd"/>
      <w:r w:rsidRPr="00D97196">
        <w:rPr>
          <w:rFonts w:ascii="Times New Roman" w:hAnsi="Times New Roman" w:cs="Times New Roman"/>
          <w:sz w:val="24"/>
          <w:szCs w:val="24"/>
        </w:rPr>
        <w:t xml:space="preserve"> Mitu</w:t>
      </w:r>
      <w:r w:rsidRPr="00D97196">
        <w:rPr>
          <w:rFonts w:ascii="Times New Roman" w:hAnsi="Times New Roman" w:cs="Times New Roman"/>
          <w:sz w:val="24"/>
          <w:szCs w:val="24"/>
          <w:vertAlign w:val="superscript"/>
        </w:rPr>
        <w:t>3</w:t>
      </w:r>
      <w:r w:rsidRPr="00D97196">
        <w:rPr>
          <w:rFonts w:ascii="Times New Roman" w:hAnsi="Times New Roman" w:cs="Times New Roman"/>
          <w:sz w:val="24"/>
          <w:szCs w:val="24"/>
        </w:rPr>
        <w:t>, Muhammad Abdul Baker Chowdhury</w:t>
      </w:r>
      <w:r w:rsidR="00CE3D9E">
        <w:rPr>
          <w:rFonts w:ascii="Times New Roman" w:hAnsi="Times New Roman" w:cs="Times New Roman"/>
          <w:sz w:val="24"/>
          <w:szCs w:val="24"/>
          <w:vertAlign w:val="superscript"/>
        </w:rPr>
        <w:t>1</w:t>
      </w:r>
      <w:r w:rsidR="00AA15CC">
        <w:rPr>
          <w:rFonts w:ascii="Times New Roman" w:hAnsi="Times New Roman" w:cs="Times New Roman"/>
          <w:sz w:val="24"/>
          <w:szCs w:val="24"/>
          <w:vertAlign w:val="superscript"/>
        </w:rPr>
        <w:t>,4</w:t>
      </w:r>
      <w:r w:rsidRPr="00D97196">
        <w:rPr>
          <w:rFonts w:ascii="Times New Roman" w:hAnsi="Times New Roman" w:cs="Times New Roman"/>
          <w:sz w:val="24"/>
          <w:szCs w:val="24"/>
        </w:rPr>
        <w:t>, Md Jamal Uddin</w:t>
      </w:r>
      <w:r w:rsidR="00CE3D9E">
        <w:rPr>
          <w:rFonts w:ascii="Times New Roman" w:hAnsi="Times New Roman" w:cs="Times New Roman"/>
          <w:sz w:val="24"/>
          <w:szCs w:val="24"/>
          <w:vertAlign w:val="superscript"/>
        </w:rPr>
        <w:t>1</w:t>
      </w:r>
      <w:r w:rsidRPr="00D97196">
        <w:rPr>
          <w:rFonts w:ascii="Times New Roman" w:hAnsi="Times New Roman" w:cs="Times New Roman"/>
          <w:sz w:val="24"/>
          <w:szCs w:val="24"/>
          <w:vertAlign w:val="superscript"/>
        </w:rPr>
        <w:t>,5**</w:t>
      </w:r>
      <w:commentRangeEnd w:id="1"/>
      <w:r w:rsidR="00D62E49">
        <w:rPr>
          <w:rStyle w:val="CommentReference"/>
        </w:rPr>
        <w:commentReference w:id="1"/>
      </w:r>
    </w:p>
    <w:p w14:paraId="09FDE300" w14:textId="05555852" w:rsidR="00CE3D9E" w:rsidRDefault="00CE3D9E" w:rsidP="00B24BD6">
      <w:pPr>
        <w:spacing w:line="240" w:lineRule="auto"/>
        <w:rPr>
          <w:rFonts w:ascii="Times New Roman" w:hAnsi="Times New Roman" w:cs="Times New Roman"/>
          <w:sz w:val="24"/>
          <w:szCs w:val="24"/>
          <w:vertAlign w:val="superscript"/>
        </w:rPr>
      </w:pPr>
      <w:commentRangeStart w:id="2"/>
      <w:r>
        <w:rPr>
          <w:rFonts w:ascii="Times New Roman" w:hAnsi="Times New Roman" w:cs="Times New Roman"/>
          <w:sz w:val="24"/>
          <w:szCs w:val="24"/>
          <w:vertAlign w:val="superscript"/>
        </w:rPr>
        <w:t>1</w:t>
      </w:r>
      <w:r w:rsidRPr="00D97196">
        <w:rPr>
          <w:rFonts w:ascii="Times New Roman" w:hAnsi="Times New Roman" w:cs="Times New Roman"/>
          <w:sz w:val="24"/>
          <w:szCs w:val="24"/>
        </w:rPr>
        <w:t>Department of Statistics, Shahjalal University of Science &amp; Technology, Sylhet-3114, Bangladesh.</w:t>
      </w:r>
    </w:p>
    <w:p w14:paraId="2F48A2EC" w14:textId="3629E60E" w:rsidR="008C090E" w:rsidRPr="00D97196" w:rsidRDefault="00CE3D9E" w:rsidP="004B4551">
      <w:pPr>
        <w:spacing w:line="240" w:lineRule="auto"/>
        <w:rPr>
          <w:rFonts w:ascii="Times New Roman" w:hAnsi="Times New Roman" w:cs="Times New Roman"/>
          <w:sz w:val="24"/>
          <w:szCs w:val="24"/>
        </w:rPr>
      </w:pPr>
      <w:r>
        <w:rPr>
          <w:rFonts w:ascii="Times New Roman" w:hAnsi="Times New Roman" w:cs="Times New Roman"/>
          <w:sz w:val="24"/>
          <w:szCs w:val="24"/>
          <w:vertAlign w:val="superscript"/>
        </w:rPr>
        <w:t>2</w:t>
      </w:r>
      <w:r w:rsidR="008C090E" w:rsidRPr="00D97196">
        <w:rPr>
          <w:rFonts w:ascii="Times New Roman" w:hAnsi="Times New Roman" w:cs="Times New Roman"/>
          <w:sz w:val="24"/>
          <w:szCs w:val="24"/>
        </w:rPr>
        <w:t>Department of Community Health Sciences, University of Manitoba, Winnipeg, Manitoba, Canada</w:t>
      </w:r>
    </w:p>
    <w:p w14:paraId="40FC2B60" w14:textId="410BA2AB" w:rsidR="008C090E" w:rsidRPr="00D97196" w:rsidRDefault="008C090E" w:rsidP="0063530A">
      <w:pPr>
        <w:spacing w:line="240" w:lineRule="auto"/>
        <w:rPr>
          <w:rFonts w:ascii="Times New Roman" w:hAnsi="Times New Roman" w:cs="Times New Roman"/>
          <w:sz w:val="24"/>
          <w:szCs w:val="24"/>
        </w:rPr>
      </w:pPr>
      <w:r w:rsidRPr="00D97196">
        <w:rPr>
          <w:rFonts w:ascii="Times New Roman" w:hAnsi="Times New Roman" w:cs="Times New Roman"/>
          <w:sz w:val="24"/>
          <w:szCs w:val="24"/>
          <w:vertAlign w:val="superscript"/>
        </w:rPr>
        <w:t>3</w:t>
      </w:r>
      <w:r w:rsidRPr="00D97196">
        <w:rPr>
          <w:rFonts w:ascii="Times New Roman" w:hAnsi="Times New Roman" w:cs="Times New Roman"/>
          <w:sz w:val="24"/>
          <w:szCs w:val="24"/>
        </w:rPr>
        <w:t>Department of Sociology, Shahjalal University of Science &amp; Technology, Sylhet-3114, Bangladesh.</w:t>
      </w:r>
    </w:p>
    <w:p w14:paraId="2518EAC7" w14:textId="6B652E2B" w:rsidR="008C090E" w:rsidRPr="00D97196" w:rsidRDefault="008C090E" w:rsidP="0063530A">
      <w:pPr>
        <w:spacing w:line="240" w:lineRule="auto"/>
        <w:rPr>
          <w:rFonts w:ascii="Times New Roman" w:hAnsi="Times New Roman" w:cs="Times New Roman"/>
          <w:sz w:val="24"/>
          <w:szCs w:val="24"/>
        </w:rPr>
      </w:pPr>
      <w:r w:rsidRPr="00D97196">
        <w:rPr>
          <w:rFonts w:ascii="Times New Roman" w:hAnsi="Times New Roman" w:cs="Times New Roman"/>
          <w:sz w:val="24"/>
          <w:szCs w:val="24"/>
          <w:vertAlign w:val="superscript"/>
        </w:rPr>
        <w:t>4</w:t>
      </w:r>
      <w:r w:rsidRPr="00D97196">
        <w:rPr>
          <w:rFonts w:ascii="Times New Roman" w:hAnsi="Times New Roman" w:cs="Times New Roman"/>
          <w:sz w:val="24"/>
          <w:szCs w:val="24"/>
        </w:rPr>
        <w:t>Department of Neurosurgery, University of Florida College of Medicine, Gainesville, FL, USA.</w:t>
      </w:r>
    </w:p>
    <w:p w14:paraId="66614E94" w14:textId="2B07DFCC" w:rsidR="008C090E" w:rsidRDefault="008C090E" w:rsidP="0063530A">
      <w:pPr>
        <w:spacing w:line="240" w:lineRule="auto"/>
        <w:rPr>
          <w:rFonts w:ascii="Times New Roman" w:hAnsi="Times New Roman" w:cs="Times New Roman"/>
          <w:sz w:val="24"/>
          <w:szCs w:val="24"/>
        </w:rPr>
      </w:pPr>
      <w:r w:rsidRPr="00D97196">
        <w:rPr>
          <w:rFonts w:ascii="Times New Roman" w:hAnsi="Times New Roman" w:cs="Times New Roman"/>
          <w:sz w:val="24"/>
          <w:szCs w:val="24"/>
          <w:vertAlign w:val="superscript"/>
        </w:rPr>
        <w:t>5</w:t>
      </w:r>
      <w:r w:rsidRPr="00D97196">
        <w:rPr>
          <w:rFonts w:ascii="Times New Roman" w:hAnsi="Times New Roman" w:cs="Times New Roman"/>
          <w:sz w:val="24"/>
          <w:szCs w:val="24"/>
        </w:rPr>
        <w:t>Department of General Educational and Development, Daffodil International University, Dhaka, Bangladesh</w:t>
      </w:r>
      <w:commentRangeEnd w:id="2"/>
      <w:r w:rsidR="009E2B46">
        <w:rPr>
          <w:rStyle w:val="CommentReference"/>
        </w:rPr>
        <w:commentReference w:id="2"/>
      </w:r>
    </w:p>
    <w:p w14:paraId="68216821" w14:textId="73556719" w:rsidR="001F6866" w:rsidRDefault="001F6866" w:rsidP="0063530A">
      <w:pPr>
        <w:spacing w:line="240" w:lineRule="auto"/>
        <w:rPr>
          <w:rFonts w:ascii="Times New Roman" w:hAnsi="Times New Roman" w:cs="Times New Roman"/>
          <w:sz w:val="24"/>
          <w:szCs w:val="24"/>
        </w:rPr>
      </w:pPr>
    </w:p>
    <w:p w14:paraId="2E6116CE" w14:textId="3EF62950" w:rsidR="00251D00" w:rsidRPr="00D97196" w:rsidRDefault="00251D00" w:rsidP="004B4551">
      <w:pPr>
        <w:spacing w:line="240" w:lineRule="auto"/>
        <w:rPr>
          <w:rFonts w:ascii="Times New Roman" w:hAnsi="Times New Roman" w:cs="Times New Roman"/>
          <w:sz w:val="24"/>
          <w:szCs w:val="24"/>
        </w:rPr>
      </w:pPr>
      <w:r>
        <w:rPr>
          <w:rFonts w:ascii="Times New Roman" w:hAnsi="Times New Roman" w:cs="Times New Roman"/>
          <w:sz w:val="24"/>
          <w:szCs w:val="24"/>
        </w:rPr>
        <w:t>*Equal contributions</w:t>
      </w:r>
    </w:p>
    <w:p w14:paraId="0AD30F65" w14:textId="7B0CFC67" w:rsidR="008C090E" w:rsidRPr="00D97196" w:rsidRDefault="008C090E" w:rsidP="004B4551">
      <w:pPr>
        <w:spacing w:line="240" w:lineRule="auto"/>
        <w:rPr>
          <w:rFonts w:ascii="Times New Roman" w:hAnsi="Times New Roman" w:cs="Times New Roman"/>
          <w:b/>
          <w:sz w:val="24"/>
          <w:szCs w:val="24"/>
        </w:rPr>
      </w:pPr>
      <w:r w:rsidRPr="00D97196">
        <w:rPr>
          <w:rFonts w:ascii="Times New Roman" w:hAnsi="Times New Roman" w:cs="Times New Roman"/>
          <w:b/>
          <w:sz w:val="24"/>
          <w:szCs w:val="24"/>
        </w:rPr>
        <w:t>*</w:t>
      </w:r>
      <w:r w:rsidR="00251D00">
        <w:rPr>
          <w:rFonts w:ascii="Times New Roman" w:hAnsi="Times New Roman" w:cs="Times New Roman"/>
          <w:b/>
          <w:sz w:val="24"/>
          <w:szCs w:val="24"/>
        </w:rPr>
        <w:t>*</w:t>
      </w:r>
      <w:r w:rsidRPr="00D97196">
        <w:rPr>
          <w:rFonts w:ascii="Times New Roman" w:hAnsi="Times New Roman" w:cs="Times New Roman"/>
          <w:b/>
          <w:sz w:val="24"/>
          <w:szCs w:val="24"/>
        </w:rPr>
        <w:t xml:space="preserve">Corresponding Author: Md Jamal Uddin; </w:t>
      </w:r>
      <w:hyperlink r:id="rId10" w:history="1">
        <w:r w:rsidRPr="00D97196">
          <w:rPr>
            <w:rStyle w:val="Hyperlink"/>
            <w:rFonts w:ascii="Times New Roman" w:hAnsi="Times New Roman" w:cs="Times New Roman"/>
            <w:b/>
            <w:sz w:val="24"/>
            <w:szCs w:val="24"/>
          </w:rPr>
          <w:t>jamal-sta@sust.edu</w:t>
        </w:r>
      </w:hyperlink>
      <w:r w:rsidRPr="00D97196">
        <w:rPr>
          <w:rFonts w:ascii="Times New Roman" w:hAnsi="Times New Roman" w:cs="Times New Roman"/>
          <w:b/>
          <w:sz w:val="24"/>
          <w:szCs w:val="24"/>
        </w:rPr>
        <w:t>; Department of Statistics, Shahjalal University of Science and Technology, Sylhet-3114, Bangladesh.</w:t>
      </w:r>
    </w:p>
    <w:p w14:paraId="189869FA" w14:textId="77777777" w:rsidR="008C090E" w:rsidRPr="00D97196" w:rsidRDefault="008C090E" w:rsidP="0063530A">
      <w:pPr>
        <w:spacing w:line="240" w:lineRule="auto"/>
        <w:rPr>
          <w:rFonts w:ascii="Times New Roman" w:hAnsi="Times New Roman" w:cs="Times New Roman"/>
          <w:sz w:val="24"/>
          <w:szCs w:val="24"/>
        </w:rPr>
      </w:pPr>
    </w:p>
    <w:p w14:paraId="54EF0B3A" w14:textId="77777777" w:rsidR="00AA15CC" w:rsidRDefault="00AA15CC" w:rsidP="0063530A">
      <w:pPr>
        <w:spacing w:line="240" w:lineRule="auto"/>
        <w:rPr>
          <w:rFonts w:ascii="Times New Roman" w:hAnsi="Times New Roman" w:cs="Times New Roman"/>
          <w:b/>
          <w:sz w:val="24"/>
          <w:szCs w:val="24"/>
        </w:rPr>
      </w:pPr>
      <w:r>
        <w:rPr>
          <w:rFonts w:ascii="Times New Roman" w:hAnsi="Times New Roman" w:cs="Times New Roman"/>
          <w:b/>
          <w:sz w:val="24"/>
          <w:szCs w:val="24"/>
        </w:rPr>
        <w:br w:type="page"/>
      </w:r>
    </w:p>
    <w:p w14:paraId="1B230C2A" w14:textId="4E029A87" w:rsidR="008C090E" w:rsidRPr="00D97196" w:rsidRDefault="008C090E" w:rsidP="0063530A">
      <w:pPr>
        <w:spacing w:line="240" w:lineRule="auto"/>
        <w:rPr>
          <w:rFonts w:ascii="Times New Roman" w:hAnsi="Times New Roman" w:cs="Times New Roman"/>
          <w:b/>
          <w:sz w:val="24"/>
          <w:szCs w:val="24"/>
        </w:rPr>
      </w:pPr>
      <w:commentRangeStart w:id="3"/>
      <w:r w:rsidRPr="00D97196">
        <w:rPr>
          <w:rFonts w:ascii="Times New Roman" w:hAnsi="Times New Roman" w:cs="Times New Roman"/>
          <w:b/>
          <w:sz w:val="24"/>
          <w:szCs w:val="24"/>
        </w:rPr>
        <w:lastRenderedPageBreak/>
        <w:t>Abstract</w:t>
      </w:r>
      <w:commentRangeEnd w:id="3"/>
      <w:r w:rsidR="0063530A">
        <w:rPr>
          <w:rStyle w:val="CommentReference"/>
        </w:rPr>
        <w:commentReference w:id="3"/>
      </w:r>
    </w:p>
    <w:p w14:paraId="7662997F" w14:textId="77777777" w:rsidR="001F44F1" w:rsidRDefault="001F44F1" w:rsidP="001F44F1">
      <w:pPr>
        <w:spacing w:line="480" w:lineRule="auto"/>
        <w:rPr>
          <w:ins w:id="4" w:author="Mst. Farzana Akter" w:date="2023-02-09T10:12:00Z"/>
          <w:rFonts w:ascii="Times New Roman" w:hAnsi="Times New Roman" w:cs="Times New Roman"/>
          <w:sz w:val="24"/>
          <w:szCs w:val="24"/>
        </w:rPr>
      </w:pPr>
    </w:p>
    <w:p w14:paraId="3A468B70" w14:textId="69BA40F7" w:rsidR="001F44F1" w:rsidRDefault="001F44F1" w:rsidP="001F44F1">
      <w:pPr>
        <w:spacing w:line="480" w:lineRule="auto"/>
        <w:rPr>
          <w:ins w:id="5" w:author="Mst. Farzana Akter" w:date="2023-02-09T10:13:00Z"/>
          <w:rFonts w:ascii="Times New Roman" w:hAnsi="Times New Roman" w:cs="Times New Roman"/>
          <w:sz w:val="24"/>
          <w:szCs w:val="24"/>
        </w:rPr>
      </w:pPr>
      <w:ins w:id="6" w:author="Mst. Farzana Akter" w:date="2023-02-09T10:12:00Z">
        <w:r w:rsidRPr="001F44F1">
          <w:rPr>
            <w:rFonts w:ascii="Times New Roman" w:hAnsi="Times New Roman" w:cs="Times New Roman"/>
            <w:b/>
            <w:bCs/>
            <w:sz w:val="24"/>
            <w:szCs w:val="24"/>
            <w:rPrChange w:id="7" w:author="Mst. Farzana Akter" w:date="2023-02-09T10:13:00Z">
              <w:rPr>
                <w:rFonts w:ascii="Times New Roman" w:hAnsi="Times New Roman" w:cs="Times New Roman"/>
                <w:sz w:val="24"/>
                <w:szCs w:val="24"/>
              </w:rPr>
            </w:rPrChange>
          </w:rPr>
          <w:t>Introduction:</w:t>
        </w:r>
        <w:r>
          <w:rPr>
            <w:rFonts w:ascii="Times New Roman" w:hAnsi="Times New Roman" w:cs="Times New Roman"/>
            <w:sz w:val="24"/>
            <w:szCs w:val="24"/>
          </w:rPr>
          <w:t xml:space="preserve"> </w:t>
        </w:r>
      </w:ins>
      <w:r w:rsidR="008C090E" w:rsidRPr="00D97196">
        <w:rPr>
          <w:rFonts w:ascii="Times New Roman" w:hAnsi="Times New Roman" w:cs="Times New Roman"/>
          <w:sz w:val="24"/>
          <w:szCs w:val="24"/>
        </w:rPr>
        <w:t xml:space="preserve">One-third of all child deaths in Bangladesh are caused by diarrhea. Little is known about the trends of incidence of </w:t>
      </w:r>
      <w:r w:rsidR="00E10003" w:rsidRPr="00D97196">
        <w:rPr>
          <w:rFonts w:ascii="Times New Roman" w:hAnsi="Times New Roman" w:cs="Times New Roman"/>
          <w:sz w:val="24"/>
          <w:szCs w:val="24"/>
        </w:rPr>
        <w:t>diarrheal</w:t>
      </w:r>
      <w:r w:rsidR="008C090E" w:rsidRPr="00D97196">
        <w:rPr>
          <w:rFonts w:ascii="Times New Roman" w:hAnsi="Times New Roman" w:cs="Times New Roman"/>
          <w:sz w:val="24"/>
          <w:szCs w:val="24"/>
        </w:rPr>
        <w:t xml:space="preserve"> diseases. We </w:t>
      </w:r>
      <w:ins w:id="8" w:author="Mst. Farzana Akter" w:date="2023-02-09T10:13:00Z">
        <w:r>
          <w:rPr>
            <w:rFonts w:ascii="Times New Roman" w:hAnsi="Times New Roman" w:cs="Times New Roman"/>
            <w:sz w:val="24"/>
            <w:szCs w:val="24"/>
          </w:rPr>
          <w:t>aimed to</w:t>
        </w:r>
      </w:ins>
      <w:ins w:id="9" w:author="Mst. Farzana Akter" w:date="2023-02-09T10:14:00Z">
        <w:r>
          <w:rPr>
            <w:rFonts w:ascii="Times New Roman" w:hAnsi="Times New Roman" w:cs="Times New Roman"/>
            <w:sz w:val="24"/>
            <w:szCs w:val="24"/>
          </w:rPr>
          <w:t xml:space="preserve"> </w:t>
        </w:r>
      </w:ins>
      <w:r w:rsidR="008C090E" w:rsidRPr="00D97196">
        <w:rPr>
          <w:rFonts w:ascii="Times New Roman" w:hAnsi="Times New Roman" w:cs="Times New Roman"/>
          <w:sz w:val="24"/>
          <w:szCs w:val="24"/>
        </w:rPr>
        <w:t>investigate</w:t>
      </w:r>
      <w:del w:id="10" w:author="Mst. Farzana Akter" w:date="2023-02-09T10:14:00Z">
        <w:r w:rsidR="008C090E" w:rsidRPr="00D97196" w:rsidDel="001F44F1">
          <w:rPr>
            <w:rFonts w:ascii="Times New Roman" w:hAnsi="Times New Roman" w:cs="Times New Roman"/>
            <w:sz w:val="24"/>
            <w:szCs w:val="24"/>
          </w:rPr>
          <w:delText>d</w:delText>
        </w:r>
      </w:del>
      <w:r w:rsidR="008C090E" w:rsidRPr="00D97196">
        <w:rPr>
          <w:rFonts w:ascii="Times New Roman" w:hAnsi="Times New Roman" w:cs="Times New Roman"/>
          <w:sz w:val="24"/>
          <w:szCs w:val="24"/>
        </w:rPr>
        <w:t xml:space="preserve"> trends and</w:t>
      </w:r>
      <w:r w:rsidR="002F6ED7">
        <w:rPr>
          <w:rFonts w:ascii="Times New Roman" w:hAnsi="Times New Roman" w:cs="Times New Roman"/>
          <w:sz w:val="24"/>
          <w:szCs w:val="24"/>
        </w:rPr>
        <w:t xml:space="preserve"> contributory</w:t>
      </w:r>
      <w:r w:rsidR="008C090E" w:rsidRPr="00D97196">
        <w:rPr>
          <w:rFonts w:ascii="Times New Roman" w:hAnsi="Times New Roman" w:cs="Times New Roman"/>
          <w:sz w:val="24"/>
          <w:szCs w:val="24"/>
        </w:rPr>
        <w:t xml:space="preserve"> factors of </w:t>
      </w:r>
      <w:r w:rsidR="00E10003" w:rsidRPr="00D97196">
        <w:rPr>
          <w:rFonts w:ascii="Times New Roman" w:hAnsi="Times New Roman" w:cs="Times New Roman"/>
          <w:sz w:val="24"/>
          <w:szCs w:val="24"/>
        </w:rPr>
        <w:t>diarrheal</w:t>
      </w:r>
      <w:r w:rsidR="008C090E" w:rsidRPr="00D97196">
        <w:rPr>
          <w:rFonts w:ascii="Times New Roman" w:hAnsi="Times New Roman" w:cs="Times New Roman"/>
          <w:sz w:val="24"/>
          <w:szCs w:val="24"/>
        </w:rPr>
        <w:t xml:space="preserve"> diseases </w:t>
      </w:r>
      <w:r w:rsidR="00543AD2">
        <w:rPr>
          <w:rFonts w:ascii="Times New Roman" w:hAnsi="Times New Roman" w:cs="Times New Roman"/>
          <w:sz w:val="24"/>
          <w:szCs w:val="24"/>
        </w:rPr>
        <w:t xml:space="preserve">among 0-5 years </w:t>
      </w:r>
      <w:r w:rsidR="00174FC7">
        <w:rPr>
          <w:rFonts w:ascii="Times New Roman" w:hAnsi="Times New Roman" w:cs="Times New Roman"/>
          <w:sz w:val="24"/>
          <w:szCs w:val="24"/>
        </w:rPr>
        <w:t>old children</w:t>
      </w:r>
      <w:r w:rsidR="008C090E" w:rsidRPr="00D97196">
        <w:rPr>
          <w:rFonts w:ascii="Times New Roman" w:hAnsi="Times New Roman" w:cs="Times New Roman"/>
          <w:sz w:val="24"/>
          <w:szCs w:val="24"/>
        </w:rPr>
        <w:t xml:space="preserve"> in three different years, 2006, 2012, and 2019.</w:t>
      </w:r>
    </w:p>
    <w:p w14:paraId="5A019EA7" w14:textId="77777777" w:rsidR="001F44F1" w:rsidRDefault="001F44F1" w:rsidP="001F44F1">
      <w:pPr>
        <w:spacing w:line="480" w:lineRule="auto"/>
        <w:rPr>
          <w:ins w:id="11" w:author="Mst. Farzana Akter" w:date="2023-02-09T10:13:00Z"/>
          <w:rFonts w:ascii="Times New Roman" w:hAnsi="Times New Roman" w:cs="Times New Roman"/>
          <w:sz w:val="24"/>
          <w:szCs w:val="24"/>
        </w:rPr>
      </w:pPr>
      <w:ins w:id="12" w:author="Mst. Farzana Akter" w:date="2023-02-09T10:13:00Z">
        <w:r w:rsidRPr="001F44F1">
          <w:rPr>
            <w:rFonts w:ascii="Times New Roman" w:hAnsi="Times New Roman" w:cs="Times New Roman"/>
            <w:b/>
            <w:bCs/>
            <w:sz w:val="24"/>
            <w:szCs w:val="24"/>
            <w:rPrChange w:id="13" w:author="Mst. Farzana Akter" w:date="2023-02-09T10:13:00Z">
              <w:rPr>
                <w:rFonts w:ascii="Times New Roman" w:hAnsi="Times New Roman" w:cs="Times New Roman"/>
                <w:sz w:val="24"/>
                <w:szCs w:val="24"/>
              </w:rPr>
            </w:rPrChange>
          </w:rPr>
          <w:t>Methods:</w:t>
        </w:r>
        <w:r>
          <w:rPr>
            <w:rFonts w:ascii="Times New Roman" w:hAnsi="Times New Roman" w:cs="Times New Roman"/>
            <w:sz w:val="24"/>
            <w:szCs w:val="24"/>
          </w:rPr>
          <w:t xml:space="preserve"> </w:t>
        </w:r>
      </w:ins>
      <w:r w:rsidR="008C090E" w:rsidRPr="00D97196">
        <w:rPr>
          <w:rFonts w:ascii="Times New Roman" w:hAnsi="Times New Roman" w:cs="Times New Roman"/>
          <w:sz w:val="24"/>
          <w:szCs w:val="24"/>
        </w:rPr>
        <w:t>In this study, 31,566, 23,402, and 24,686 children under five were included from Multiple Indicator Cluster Survey (MICS) 2006, 2012-13, and 2019 respectively. We used "diarrhea" as the outcome variable, which has two categories: “Yes” for having diarrhea and “No” for not having diarrhea. Univariate and multivaria</w:t>
      </w:r>
      <w:r w:rsidR="00135E4E">
        <w:rPr>
          <w:rFonts w:ascii="Times New Roman" w:hAnsi="Times New Roman" w:cs="Times New Roman"/>
          <w:sz w:val="24"/>
          <w:szCs w:val="24"/>
        </w:rPr>
        <w:t>te</w:t>
      </w:r>
      <w:r w:rsidR="008C090E" w:rsidRPr="00D97196">
        <w:rPr>
          <w:rFonts w:ascii="Times New Roman" w:hAnsi="Times New Roman" w:cs="Times New Roman"/>
          <w:sz w:val="24"/>
          <w:szCs w:val="24"/>
        </w:rPr>
        <w:t xml:space="preserve"> logistic regression</w:t>
      </w:r>
      <w:r w:rsidR="006C7EB4">
        <w:rPr>
          <w:rFonts w:ascii="Times New Roman" w:hAnsi="Times New Roman" w:cs="Times New Roman"/>
          <w:sz w:val="24"/>
          <w:szCs w:val="24"/>
        </w:rPr>
        <w:t xml:space="preserve">s were </w:t>
      </w:r>
      <w:r w:rsidR="00195762">
        <w:rPr>
          <w:rFonts w:ascii="Times New Roman" w:hAnsi="Times New Roman" w:cs="Times New Roman"/>
          <w:sz w:val="24"/>
          <w:szCs w:val="24"/>
        </w:rPr>
        <w:t>applied to analyze the changes of factors</w:t>
      </w:r>
      <w:r w:rsidR="008C090E" w:rsidRPr="00D97196">
        <w:rPr>
          <w:rFonts w:ascii="Times New Roman" w:hAnsi="Times New Roman" w:cs="Times New Roman"/>
          <w:sz w:val="24"/>
          <w:szCs w:val="24"/>
        </w:rPr>
        <w:t xml:space="preserve"> </w:t>
      </w:r>
      <w:r w:rsidR="00F05DE4">
        <w:rPr>
          <w:rFonts w:ascii="Times New Roman" w:hAnsi="Times New Roman" w:cs="Times New Roman"/>
          <w:sz w:val="24"/>
          <w:szCs w:val="24"/>
        </w:rPr>
        <w:t>influencing</w:t>
      </w:r>
      <w:r w:rsidR="008C090E" w:rsidRPr="00D97196">
        <w:rPr>
          <w:rFonts w:ascii="Times New Roman" w:hAnsi="Times New Roman" w:cs="Times New Roman"/>
          <w:sz w:val="24"/>
          <w:szCs w:val="24"/>
        </w:rPr>
        <w:t xml:space="preserve"> childhood diarrhea. </w:t>
      </w:r>
    </w:p>
    <w:p w14:paraId="05F86037" w14:textId="77777777" w:rsidR="001F44F1" w:rsidRDefault="001F44F1" w:rsidP="001F44F1">
      <w:pPr>
        <w:spacing w:line="480" w:lineRule="auto"/>
        <w:rPr>
          <w:ins w:id="14" w:author="Mst. Farzana Akter" w:date="2023-02-09T10:13:00Z"/>
          <w:rFonts w:ascii="Times New Roman" w:hAnsi="Times New Roman" w:cs="Times New Roman"/>
          <w:sz w:val="24"/>
          <w:szCs w:val="24"/>
        </w:rPr>
      </w:pPr>
      <w:ins w:id="15" w:author="Mst. Farzana Akter" w:date="2023-02-09T10:13:00Z">
        <w:r w:rsidRPr="001F44F1">
          <w:rPr>
            <w:rFonts w:ascii="Times New Roman" w:hAnsi="Times New Roman" w:cs="Times New Roman"/>
            <w:b/>
            <w:bCs/>
            <w:sz w:val="24"/>
            <w:szCs w:val="24"/>
            <w:rPrChange w:id="16" w:author="Mst. Farzana Akter" w:date="2023-02-09T10:13:00Z">
              <w:rPr>
                <w:rFonts w:ascii="Times New Roman" w:hAnsi="Times New Roman" w:cs="Times New Roman"/>
                <w:sz w:val="24"/>
                <w:szCs w:val="24"/>
              </w:rPr>
            </w:rPrChange>
          </w:rPr>
          <w:t>Results:</w:t>
        </w:r>
        <w:r>
          <w:rPr>
            <w:rFonts w:ascii="Times New Roman" w:hAnsi="Times New Roman" w:cs="Times New Roman"/>
            <w:sz w:val="24"/>
            <w:szCs w:val="24"/>
          </w:rPr>
          <w:t xml:space="preserve"> </w:t>
        </w:r>
      </w:ins>
      <w:r w:rsidR="008C090E" w:rsidRPr="00D97196">
        <w:rPr>
          <w:rFonts w:ascii="Times New Roman" w:hAnsi="Times New Roman" w:cs="Times New Roman"/>
          <w:sz w:val="24"/>
          <w:szCs w:val="24"/>
        </w:rPr>
        <w:t xml:space="preserve">The diarrheal status decreased from 2006 (7.1%) to 2012 (3.9%). However, it increased </w:t>
      </w:r>
      <w:r w:rsidR="009205BB">
        <w:rPr>
          <w:rFonts w:ascii="Times New Roman" w:hAnsi="Times New Roman" w:cs="Times New Roman"/>
          <w:sz w:val="24"/>
          <w:szCs w:val="24"/>
        </w:rPr>
        <w:t xml:space="preserve">to </w:t>
      </w:r>
      <w:r w:rsidR="008C090E" w:rsidRPr="00D97196">
        <w:rPr>
          <w:rFonts w:ascii="Times New Roman" w:hAnsi="Times New Roman" w:cs="Times New Roman"/>
          <w:sz w:val="24"/>
          <w:szCs w:val="24"/>
        </w:rPr>
        <w:t xml:space="preserve">6.9% in 2019. We discovered that children aged </w:t>
      </w:r>
      <w:r w:rsidR="009656F3">
        <w:rPr>
          <w:rFonts w:ascii="Times New Roman" w:hAnsi="Times New Roman" w:cs="Times New Roman"/>
          <w:sz w:val="24"/>
          <w:szCs w:val="24"/>
        </w:rPr>
        <w:t>12-23</w:t>
      </w:r>
      <w:r w:rsidR="008C090E" w:rsidRPr="00D97196">
        <w:rPr>
          <w:rFonts w:ascii="Times New Roman" w:hAnsi="Times New Roman" w:cs="Times New Roman"/>
          <w:sz w:val="24"/>
          <w:szCs w:val="24"/>
        </w:rPr>
        <w:t xml:space="preserve"> months were </w:t>
      </w:r>
      <w:r w:rsidR="009656F3">
        <w:rPr>
          <w:rFonts w:ascii="Times New Roman" w:hAnsi="Times New Roman" w:cs="Times New Roman"/>
          <w:sz w:val="24"/>
          <w:szCs w:val="24"/>
        </w:rPr>
        <w:t>2</w:t>
      </w:r>
      <w:r w:rsidR="002E10C0">
        <w:rPr>
          <w:rFonts w:ascii="Times New Roman" w:hAnsi="Times New Roman" w:cs="Times New Roman"/>
          <w:sz w:val="24"/>
          <w:szCs w:val="24"/>
        </w:rPr>
        <w:t>.</w:t>
      </w:r>
      <w:r w:rsidR="00F2153A">
        <w:rPr>
          <w:rFonts w:ascii="Times New Roman" w:hAnsi="Times New Roman" w:cs="Times New Roman"/>
          <w:sz w:val="24"/>
          <w:szCs w:val="24"/>
        </w:rPr>
        <w:t>22</w:t>
      </w:r>
      <w:r w:rsidR="008C090E" w:rsidRPr="00D97196">
        <w:rPr>
          <w:rFonts w:ascii="Times New Roman" w:hAnsi="Times New Roman" w:cs="Times New Roman"/>
          <w:sz w:val="24"/>
          <w:szCs w:val="24"/>
        </w:rPr>
        <w:t xml:space="preserve"> times (adjusted odds ratio (AOR) = </w:t>
      </w:r>
      <w:r w:rsidR="00173FC1">
        <w:rPr>
          <w:rFonts w:ascii="Times New Roman" w:hAnsi="Times New Roman" w:cs="Times New Roman"/>
          <w:sz w:val="24"/>
          <w:szCs w:val="24"/>
        </w:rPr>
        <w:t>2.22</w:t>
      </w:r>
      <w:r w:rsidR="008C090E" w:rsidRPr="00D97196">
        <w:rPr>
          <w:rFonts w:ascii="Times New Roman" w:hAnsi="Times New Roman" w:cs="Times New Roman"/>
          <w:sz w:val="24"/>
          <w:szCs w:val="24"/>
        </w:rPr>
        <w:t>, 95% confidence interval (CI: 1.</w:t>
      </w:r>
      <w:r w:rsidR="00173FC1">
        <w:rPr>
          <w:rFonts w:ascii="Times New Roman" w:hAnsi="Times New Roman" w:cs="Times New Roman"/>
          <w:sz w:val="24"/>
          <w:szCs w:val="24"/>
        </w:rPr>
        <w:t>86</w:t>
      </w:r>
      <w:r w:rsidR="008C090E" w:rsidRPr="00D97196">
        <w:rPr>
          <w:rFonts w:ascii="Times New Roman" w:hAnsi="Times New Roman" w:cs="Times New Roman"/>
          <w:sz w:val="24"/>
          <w:szCs w:val="24"/>
        </w:rPr>
        <w:t xml:space="preserve"> – 2.</w:t>
      </w:r>
      <w:r w:rsidR="00173FC1">
        <w:rPr>
          <w:rFonts w:ascii="Times New Roman" w:hAnsi="Times New Roman" w:cs="Times New Roman"/>
          <w:sz w:val="24"/>
          <w:szCs w:val="24"/>
        </w:rPr>
        <w:t>65</w:t>
      </w:r>
      <w:r w:rsidR="008C090E" w:rsidRPr="00D97196">
        <w:rPr>
          <w:rFonts w:ascii="Times New Roman" w:hAnsi="Times New Roman" w:cs="Times New Roman"/>
          <w:sz w:val="24"/>
          <w:szCs w:val="24"/>
        </w:rPr>
        <w:t xml:space="preserve">), </w:t>
      </w:r>
      <w:r w:rsidR="00173FC1">
        <w:rPr>
          <w:rFonts w:ascii="Times New Roman" w:hAnsi="Times New Roman" w:cs="Times New Roman"/>
          <w:sz w:val="24"/>
          <w:szCs w:val="24"/>
        </w:rPr>
        <w:t>5.</w:t>
      </w:r>
      <w:r w:rsidR="004F4188">
        <w:rPr>
          <w:rFonts w:ascii="Times New Roman" w:hAnsi="Times New Roman" w:cs="Times New Roman"/>
          <w:sz w:val="24"/>
          <w:szCs w:val="24"/>
        </w:rPr>
        <w:t>24</w:t>
      </w:r>
      <w:r w:rsidR="008C090E" w:rsidRPr="00D97196">
        <w:rPr>
          <w:rFonts w:ascii="Times New Roman" w:hAnsi="Times New Roman" w:cs="Times New Roman"/>
          <w:sz w:val="24"/>
          <w:szCs w:val="24"/>
        </w:rPr>
        <w:t xml:space="preserve"> times (AOR = </w:t>
      </w:r>
      <w:r w:rsidR="008C11EE">
        <w:rPr>
          <w:rFonts w:ascii="Times New Roman" w:hAnsi="Times New Roman" w:cs="Times New Roman"/>
          <w:sz w:val="24"/>
          <w:szCs w:val="24"/>
        </w:rPr>
        <w:t>5.</w:t>
      </w:r>
      <w:r w:rsidR="004F4188">
        <w:rPr>
          <w:rFonts w:ascii="Times New Roman" w:hAnsi="Times New Roman" w:cs="Times New Roman"/>
          <w:sz w:val="24"/>
          <w:szCs w:val="24"/>
        </w:rPr>
        <w:t>24</w:t>
      </w:r>
      <w:r w:rsidR="008C090E" w:rsidRPr="00D97196">
        <w:rPr>
          <w:rFonts w:ascii="Times New Roman" w:hAnsi="Times New Roman" w:cs="Times New Roman"/>
          <w:sz w:val="24"/>
          <w:szCs w:val="24"/>
        </w:rPr>
        <w:t>, CI: 2.</w:t>
      </w:r>
      <w:r w:rsidR="004F4188">
        <w:rPr>
          <w:rFonts w:ascii="Times New Roman" w:hAnsi="Times New Roman" w:cs="Times New Roman"/>
          <w:sz w:val="24"/>
          <w:szCs w:val="24"/>
        </w:rPr>
        <w:t>51</w:t>
      </w:r>
      <w:r w:rsidR="008C090E" w:rsidRPr="00D97196">
        <w:rPr>
          <w:rFonts w:ascii="Times New Roman" w:hAnsi="Times New Roman" w:cs="Times New Roman"/>
          <w:sz w:val="24"/>
          <w:szCs w:val="24"/>
        </w:rPr>
        <w:t xml:space="preserve"> – </w:t>
      </w:r>
      <w:r w:rsidR="008C11EE">
        <w:rPr>
          <w:rFonts w:ascii="Times New Roman" w:hAnsi="Times New Roman" w:cs="Times New Roman"/>
          <w:sz w:val="24"/>
          <w:szCs w:val="24"/>
        </w:rPr>
        <w:t>1</w:t>
      </w:r>
      <w:r w:rsidR="004F4188">
        <w:rPr>
          <w:rFonts w:ascii="Times New Roman" w:hAnsi="Times New Roman" w:cs="Times New Roman"/>
          <w:sz w:val="24"/>
          <w:szCs w:val="24"/>
        </w:rPr>
        <w:t>0</w:t>
      </w:r>
      <w:r w:rsidR="008C11EE">
        <w:rPr>
          <w:rFonts w:ascii="Times New Roman" w:hAnsi="Times New Roman" w:cs="Times New Roman"/>
          <w:sz w:val="24"/>
          <w:szCs w:val="24"/>
        </w:rPr>
        <w:t>.</w:t>
      </w:r>
      <w:r w:rsidR="004F4188">
        <w:rPr>
          <w:rFonts w:ascii="Times New Roman" w:hAnsi="Times New Roman" w:cs="Times New Roman"/>
          <w:sz w:val="24"/>
          <w:szCs w:val="24"/>
        </w:rPr>
        <w:t>95</w:t>
      </w:r>
      <w:r w:rsidR="008C090E" w:rsidRPr="00D97196">
        <w:rPr>
          <w:rFonts w:ascii="Times New Roman" w:hAnsi="Times New Roman" w:cs="Times New Roman"/>
          <w:sz w:val="24"/>
          <w:szCs w:val="24"/>
        </w:rPr>
        <w:t>) and 3.3</w:t>
      </w:r>
      <w:r w:rsidR="00F2153A">
        <w:rPr>
          <w:rFonts w:ascii="Times New Roman" w:hAnsi="Times New Roman" w:cs="Times New Roman"/>
          <w:sz w:val="24"/>
          <w:szCs w:val="24"/>
        </w:rPr>
        <w:t>6</w:t>
      </w:r>
      <w:r w:rsidR="008C090E" w:rsidRPr="00D97196">
        <w:rPr>
          <w:rFonts w:ascii="Times New Roman" w:hAnsi="Times New Roman" w:cs="Times New Roman"/>
          <w:sz w:val="24"/>
          <w:szCs w:val="24"/>
        </w:rPr>
        <w:t xml:space="preserve"> times (AOR = 3.3</w:t>
      </w:r>
      <w:r w:rsidR="00F2153A">
        <w:rPr>
          <w:rFonts w:ascii="Times New Roman" w:hAnsi="Times New Roman" w:cs="Times New Roman"/>
          <w:sz w:val="24"/>
          <w:szCs w:val="24"/>
        </w:rPr>
        <w:t>6</w:t>
      </w:r>
      <w:r w:rsidR="008C090E" w:rsidRPr="00D97196">
        <w:rPr>
          <w:rFonts w:ascii="Times New Roman" w:hAnsi="Times New Roman" w:cs="Times New Roman"/>
          <w:sz w:val="24"/>
          <w:szCs w:val="24"/>
        </w:rPr>
        <w:t>, CI: 2.6</w:t>
      </w:r>
      <w:r w:rsidR="004D2E72">
        <w:rPr>
          <w:rFonts w:ascii="Times New Roman" w:hAnsi="Times New Roman" w:cs="Times New Roman"/>
          <w:sz w:val="24"/>
          <w:szCs w:val="24"/>
        </w:rPr>
        <w:t>7</w:t>
      </w:r>
      <w:r w:rsidR="008C090E" w:rsidRPr="00D97196">
        <w:rPr>
          <w:rFonts w:ascii="Times New Roman" w:hAnsi="Times New Roman" w:cs="Times New Roman"/>
          <w:sz w:val="24"/>
          <w:szCs w:val="24"/>
        </w:rPr>
        <w:t xml:space="preserve"> – 4.</w:t>
      </w:r>
      <w:r w:rsidR="004D2E72">
        <w:rPr>
          <w:rFonts w:ascii="Times New Roman" w:hAnsi="Times New Roman" w:cs="Times New Roman"/>
          <w:sz w:val="24"/>
          <w:szCs w:val="24"/>
        </w:rPr>
        <w:t>22</w:t>
      </w:r>
      <w:r w:rsidR="008C090E" w:rsidRPr="00D97196">
        <w:rPr>
          <w:rFonts w:ascii="Times New Roman" w:hAnsi="Times New Roman" w:cs="Times New Roman"/>
          <w:sz w:val="24"/>
          <w:szCs w:val="24"/>
        </w:rPr>
        <w:t xml:space="preserve">) more likely to experience diarrhea than a higher age group (48-59 months) in MICS data of 2006, 2012 and 2019, respectively. Moreover, for MICS 2006, 2012, and 2019, children from the mother with no educational background or primary incomplete </w:t>
      </w:r>
      <w:r w:rsidR="00E53CEC">
        <w:rPr>
          <w:rFonts w:ascii="Times New Roman" w:hAnsi="Times New Roman" w:cs="Times New Roman"/>
          <w:sz w:val="24"/>
          <w:szCs w:val="24"/>
        </w:rPr>
        <w:t>had</w:t>
      </w:r>
      <w:r w:rsidR="00E53CEC" w:rsidRPr="00D97196">
        <w:rPr>
          <w:rFonts w:ascii="Times New Roman" w:hAnsi="Times New Roman" w:cs="Times New Roman"/>
          <w:sz w:val="24"/>
          <w:szCs w:val="24"/>
        </w:rPr>
        <w:t xml:space="preserve"> </w:t>
      </w:r>
      <w:r w:rsidR="008C090E" w:rsidRPr="00D97196">
        <w:rPr>
          <w:rFonts w:ascii="Times New Roman" w:hAnsi="Times New Roman" w:cs="Times New Roman"/>
          <w:sz w:val="24"/>
          <w:szCs w:val="24"/>
        </w:rPr>
        <w:t xml:space="preserve">1.48 (CI: 1.18 - 1.86), 1.07 (CI: 0.76 - 1.50), and 1.34 (1.06 – 1.69) times </w:t>
      </w:r>
      <w:r w:rsidR="00697777">
        <w:rPr>
          <w:rFonts w:ascii="Times New Roman" w:hAnsi="Times New Roman" w:cs="Times New Roman"/>
          <w:sz w:val="24"/>
          <w:szCs w:val="24"/>
        </w:rPr>
        <w:t>higher</w:t>
      </w:r>
      <w:r w:rsidR="00697777" w:rsidRPr="00D97196">
        <w:rPr>
          <w:rFonts w:ascii="Times New Roman" w:hAnsi="Times New Roman" w:cs="Times New Roman"/>
          <w:sz w:val="24"/>
          <w:szCs w:val="24"/>
        </w:rPr>
        <w:t xml:space="preserve"> </w:t>
      </w:r>
      <w:r w:rsidR="00E53CEC">
        <w:rPr>
          <w:rFonts w:ascii="Times New Roman" w:hAnsi="Times New Roman" w:cs="Times New Roman"/>
          <w:sz w:val="24"/>
          <w:szCs w:val="24"/>
        </w:rPr>
        <w:t>chance</w:t>
      </w:r>
      <w:r w:rsidR="009D40BE">
        <w:rPr>
          <w:rFonts w:ascii="Times New Roman" w:hAnsi="Times New Roman" w:cs="Times New Roman"/>
          <w:sz w:val="24"/>
          <w:szCs w:val="24"/>
        </w:rPr>
        <w:t>s</w:t>
      </w:r>
      <w:r w:rsidR="00E53CEC" w:rsidRPr="00D97196">
        <w:rPr>
          <w:rFonts w:ascii="Times New Roman" w:hAnsi="Times New Roman" w:cs="Times New Roman"/>
          <w:sz w:val="24"/>
          <w:szCs w:val="24"/>
        </w:rPr>
        <w:t xml:space="preserve"> </w:t>
      </w:r>
      <w:r w:rsidR="009D40BE">
        <w:rPr>
          <w:rFonts w:ascii="Times New Roman" w:hAnsi="Times New Roman" w:cs="Times New Roman"/>
          <w:sz w:val="24"/>
          <w:szCs w:val="24"/>
        </w:rPr>
        <w:t>of having diarrhea</w:t>
      </w:r>
      <w:r w:rsidR="008C090E" w:rsidRPr="00D97196">
        <w:rPr>
          <w:rFonts w:ascii="Times New Roman" w:hAnsi="Times New Roman" w:cs="Times New Roman"/>
          <w:sz w:val="24"/>
          <w:szCs w:val="24"/>
        </w:rPr>
        <w:t xml:space="preserve"> than children from secondary complete or higher educational status </w:t>
      </w:r>
      <w:r w:rsidR="0075492A" w:rsidRPr="00D97196">
        <w:rPr>
          <w:rFonts w:ascii="Times New Roman" w:hAnsi="Times New Roman" w:cs="Times New Roman"/>
          <w:sz w:val="24"/>
          <w:szCs w:val="24"/>
        </w:rPr>
        <w:t>mothers’</w:t>
      </w:r>
      <w:r w:rsidR="008C090E" w:rsidRPr="00D97196">
        <w:rPr>
          <w:rFonts w:ascii="Times New Roman" w:hAnsi="Times New Roman" w:cs="Times New Roman"/>
          <w:sz w:val="24"/>
          <w:szCs w:val="24"/>
        </w:rPr>
        <w:t xml:space="preserve"> group</w:t>
      </w:r>
      <w:r w:rsidR="004F4188">
        <w:rPr>
          <w:rFonts w:ascii="Times New Roman" w:hAnsi="Times New Roman" w:cs="Times New Roman"/>
          <w:sz w:val="24"/>
          <w:szCs w:val="24"/>
        </w:rPr>
        <w:t xml:space="preserve"> according to crude odds ratio</w:t>
      </w:r>
      <w:r w:rsidR="008C090E" w:rsidRPr="00D97196">
        <w:rPr>
          <w:rFonts w:ascii="Times New Roman" w:hAnsi="Times New Roman" w:cs="Times New Roman"/>
          <w:sz w:val="24"/>
          <w:szCs w:val="24"/>
        </w:rPr>
        <w:t>.</w:t>
      </w:r>
      <w:r w:rsidR="0075492A">
        <w:rPr>
          <w:rFonts w:ascii="Times New Roman" w:hAnsi="Times New Roman" w:cs="Times New Roman"/>
          <w:sz w:val="24"/>
          <w:szCs w:val="24"/>
        </w:rPr>
        <w:t xml:space="preserve"> </w:t>
      </w:r>
    </w:p>
    <w:p w14:paraId="63E4BD5B" w14:textId="4E051D24" w:rsidR="008C090E" w:rsidRPr="00D97196" w:rsidRDefault="001F44F1">
      <w:pPr>
        <w:spacing w:line="480" w:lineRule="auto"/>
        <w:rPr>
          <w:rFonts w:ascii="Times New Roman" w:hAnsi="Times New Roman" w:cs="Times New Roman"/>
          <w:sz w:val="24"/>
          <w:szCs w:val="24"/>
        </w:rPr>
        <w:pPrChange w:id="17" w:author="Mst. Farzana Akter" w:date="2023-02-09T10:12:00Z">
          <w:pPr>
            <w:spacing w:line="480" w:lineRule="auto"/>
            <w:ind w:firstLine="720"/>
          </w:pPr>
        </w:pPrChange>
      </w:pPr>
      <w:ins w:id="18" w:author="Mst. Farzana Akter" w:date="2023-02-09T10:13:00Z">
        <w:r w:rsidRPr="001F44F1">
          <w:rPr>
            <w:rFonts w:ascii="Times New Roman" w:hAnsi="Times New Roman" w:cs="Times New Roman"/>
            <w:b/>
            <w:bCs/>
            <w:sz w:val="24"/>
            <w:szCs w:val="24"/>
            <w:rPrChange w:id="19" w:author="Mst. Farzana Akter" w:date="2023-02-09T10:13:00Z">
              <w:rPr>
                <w:rFonts w:ascii="Times New Roman" w:hAnsi="Times New Roman" w:cs="Times New Roman"/>
                <w:sz w:val="24"/>
                <w:szCs w:val="24"/>
              </w:rPr>
            </w:rPrChange>
          </w:rPr>
          <w:t>Conclusion:</w:t>
        </w:r>
        <w:r>
          <w:rPr>
            <w:rFonts w:ascii="Times New Roman" w:hAnsi="Times New Roman" w:cs="Times New Roman"/>
            <w:sz w:val="24"/>
            <w:szCs w:val="24"/>
          </w:rPr>
          <w:t xml:space="preserve"> </w:t>
        </w:r>
      </w:ins>
      <w:r w:rsidR="00ED54A5">
        <w:rPr>
          <w:rFonts w:ascii="Times New Roman" w:hAnsi="Times New Roman" w:cs="Times New Roman"/>
          <w:sz w:val="24"/>
          <w:szCs w:val="24"/>
        </w:rPr>
        <w:t>Being underweight,</w:t>
      </w:r>
      <w:r w:rsidR="008C090E" w:rsidRPr="00D97196">
        <w:rPr>
          <w:rFonts w:ascii="Times New Roman" w:hAnsi="Times New Roman" w:cs="Times New Roman"/>
          <w:sz w:val="24"/>
          <w:szCs w:val="24"/>
        </w:rPr>
        <w:t xml:space="preserve"> division, household wealth status, and </w:t>
      </w:r>
      <w:r w:rsidR="00072283">
        <w:rPr>
          <w:rFonts w:ascii="Times New Roman" w:hAnsi="Times New Roman" w:cs="Times New Roman"/>
          <w:sz w:val="24"/>
          <w:szCs w:val="24"/>
        </w:rPr>
        <w:t>toilet facility type</w:t>
      </w:r>
      <w:r w:rsidR="00461923">
        <w:rPr>
          <w:rFonts w:ascii="Times New Roman" w:hAnsi="Times New Roman" w:cs="Times New Roman"/>
          <w:sz w:val="24"/>
          <w:szCs w:val="24"/>
        </w:rPr>
        <w:t xml:space="preserve"> and its shared status</w:t>
      </w:r>
      <w:r w:rsidR="008C090E" w:rsidRPr="00D97196">
        <w:rPr>
          <w:rFonts w:ascii="Times New Roman" w:hAnsi="Times New Roman" w:cs="Times New Roman"/>
          <w:sz w:val="24"/>
          <w:szCs w:val="24"/>
        </w:rPr>
        <w:t xml:space="preserve"> were </w:t>
      </w:r>
      <w:r w:rsidR="00616C2B">
        <w:rPr>
          <w:rFonts w:ascii="Times New Roman" w:hAnsi="Times New Roman" w:cs="Times New Roman"/>
          <w:sz w:val="24"/>
          <w:szCs w:val="24"/>
        </w:rPr>
        <w:t xml:space="preserve">contributory factors of </w:t>
      </w:r>
      <w:r w:rsidR="008C090E" w:rsidRPr="00D97196">
        <w:rPr>
          <w:rFonts w:ascii="Times New Roman" w:hAnsi="Times New Roman" w:cs="Times New Roman"/>
          <w:sz w:val="24"/>
          <w:szCs w:val="24"/>
        </w:rPr>
        <w:t>diarrhea</w:t>
      </w:r>
      <w:r w:rsidR="00616C2B">
        <w:rPr>
          <w:rFonts w:ascii="Times New Roman" w:hAnsi="Times New Roman" w:cs="Times New Roman"/>
          <w:sz w:val="24"/>
          <w:szCs w:val="24"/>
        </w:rPr>
        <w:t xml:space="preserve"> among 0-5</w:t>
      </w:r>
      <w:r w:rsidR="005E3FEE">
        <w:rPr>
          <w:rFonts w:ascii="Times New Roman" w:hAnsi="Times New Roman" w:cs="Times New Roman"/>
          <w:sz w:val="24"/>
          <w:szCs w:val="24"/>
        </w:rPr>
        <w:t xml:space="preserve"> years old children</w:t>
      </w:r>
      <w:r w:rsidR="008C090E" w:rsidRPr="00D97196">
        <w:rPr>
          <w:rFonts w:ascii="Times New Roman" w:hAnsi="Times New Roman" w:cs="Times New Roman"/>
          <w:sz w:val="24"/>
          <w:szCs w:val="24"/>
        </w:rPr>
        <w:t xml:space="preserve">. </w:t>
      </w:r>
      <w:r w:rsidR="00CA7DEE">
        <w:rPr>
          <w:rFonts w:ascii="Times New Roman" w:hAnsi="Times New Roman" w:cs="Times New Roman"/>
          <w:sz w:val="24"/>
          <w:szCs w:val="24"/>
        </w:rPr>
        <w:t xml:space="preserve">To decrease the </w:t>
      </w:r>
      <w:r w:rsidR="00CA7DEE">
        <w:rPr>
          <w:rFonts w:ascii="Times New Roman" w:hAnsi="Times New Roman" w:cs="Times New Roman"/>
          <w:sz w:val="24"/>
          <w:szCs w:val="24"/>
        </w:rPr>
        <w:lastRenderedPageBreak/>
        <w:t xml:space="preserve">under-five mortality rate due to diarrhea, child nutrition, </w:t>
      </w:r>
      <w:r w:rsidR="0048571C">
        <w:rPr>
          <w:rFonts w:ascii="Times New Roman" w:hAnsi="Times New Roman" w:cs="Times New Roman"/>
          <w:sz w:val="24"/>
          <w:szCs w:val="24"/>
        </w:rPr>
        <w:t>basic hygiene practice</w:t>
      </w:r>
      <w:r w:rsidR="000F750E">
        <w:rPr>
          <w:rFonts w:ascii="Times New Roman" w:hAnsi="Times New Roman" w:cs="Times New Roman"/>
          <w:sz w:val="24"/>
          <w:szCs w:val="24"/>
        </w:rPr>
        <w:t xml:space="preserve">, </w:t>
      </w:r>
      <w:r w:rsidR="00306E7A">
        <w:rPr>
          <w:rFonts w:ascii="Times New Roman" w:hAnsi="Times New Roman" w:cs="Times New Roman"/>
          <w:sz w:val="24"/>
          <w:szCs w:val="24"/>
        </w:rPr>
        <w:t xml:space="preserve">and </w:t>
      </w:r>
      <w:r w:rsidR="00F309FE">
        <w:rPr>
          <w:rFonts w:ascii="Times New Roman" w:hAnsi="Times New Roman" w:cs="Times New Roman"/>
          <w:sz w:val="24"/>
          <w:szCs w:val="24"/>
        </w:rPr>
        <w:t>special care for under-five children during rainy season</w:t>
      </w:r>
      <w:r w:rsidR="00BD0C64">
        <w:rPr>
          <w:rFonts w:ascii="Times New Roman" w:hAnsi="Times New Roman" w:cs="Times New Roman"/>
          <w:sz w:val="24"/>
          <w:szCs w:val="24"/>
        </w:rPr>
        <w:t xml:space="preserve"> have chances to be fruitful. </w:t>
      </w:r>
    </w:p>
    <w:p w14:paraId="59412D2A" w14:textId="77777777" w:rsidR="008C090E" w:rsidRPr="00D97196" w:rsidRDefault="008C090E" w:rsidP="0063530A">
      <w:pPr>
        <w:spacing w:line="240" w:lineRule="auto"/>
        <w:rPr>
          <w:rFonts w:ascii="Times New Roman" w:hAnsi="Times New Roman" w:cs="Times New Roman"/>
          <w:b/>
          <w:sz w:val="24"/>
          <w:szCs w:val="24"/>
        </w:rPr>
      </w:pPr>
    </w:p>
    <w:p w14:paraId="346E8DAF" w14:textId="77777777" w:rsidR="008C090E" w:rsidRPr="00D97196" w:rsidRDefault="008C090E" w:rsidP="0063530A">
      <w:pPr>
        <w:spacing w:line="240" w:lineRule="auto"/>
        <w:rPr>
          <w:rFonts w:ascii="Times New Roman" w:hAnsi="Times New Roman" w:cs="Times New Roman"/>
          <w:sz w:val="24"/>
          <w:szCs w:val="24"/>
        </w:rPr>
      </w:pPr>
      <w:r w:rsidRPr="00D97196">
        <w:rPr>
          <w:rFonts w:ascii="Times New Roman" w:hAnsi="Times New Roman" w:cs="Times New Roman"/>
          <w:b/>
          <w:sz w:val="24"/>
          <w:szCs w:val="24"/>
        </w:rPr>
        <w:t>Keywords:</w:t>
      </w:r>
      <w:r w:rsidRPr="00D97196">
        <w:rPr>
          <w:rFonts w:ascii="Times New Roman" w:hAnsi="Times New Roman" w:cs="Times New Roman"/>
          <w:sz w:val="24"/>
          <w:szCs w:val="24"/>
        </w:rPr>
        <w:t xml:space="preserve"> Children, Diarrhea, Trend, Determinant, Bangladesh.</w:t>
      </w:r>
    </w:p>
    <w:p w14:paraId="20F1867B" w14:textId="77777777" w:rsidR="00AA15CC" w:rsidRDefault="00AA15CC" w:rsidP="0063530A">
      <w:pPr>
        <w:spacing w:line="240" w:lineRule="auto"/>
        <w:rPr>
          <w:rFonts w:ascii="Times New Roman" w:hAnsi="Times New Roman" w:cs="Times New Roman"/>
          <w:b/>
          <w:sz w:val="24"/>
          <w:szCs w:val="24"/>
        </w:rPr>
      </w:pPr>
      <w:r>
        <w:rPr>
          <w:rFonts w:ascii="Times New Roman" w:hAnsi="Times New Roman" w:cs="Times New Roman"/>
          <w:b/>
          <w:sz w:val="24"/>
          <w:szCs w:val="24"/>
        </w:rPr>
        <w:br w:type="page"/>
      </w:r>
    </w:p>
    <w:p w14:paraId="63410B05" w14:textId="3FC919DA" w:rsidR="00A84410" w:rsidRDefault="00275578" w:rsidP="0063530A">
      <w:pPr>
        <w:spacing w:line="240" w:lineRule="auto"/>
        <w:rPr>
          <w:rFonts w:ascii="Times New Roman" w:hAnsi="Times New Roman" w:cs="Times New Roman"/>
          <w:sz w:val="24"/>
          <w:szCs w:val="24"/>
        </w:rPr>
      </w:pPr>
      <w:r w:rsidRPr="00D97196">
        <w:rPr>
          <w:rFonts w:ascii="Times New Roman" w:hAnsi="Times New Roman" w:cs="Times New Roman"/>
          <w:b/>
          <w:sz w:val="24"/>
          <w:szCs w:val="24"/>
        </w:rPr>
        <w:lastRenderedPageBreak/>
        <w:t>Introduction</w:t>
      </w:r>
    </w:p>
    <w:p w14:paraId="14F44D1F" w14:textId="4CD61A52" w:rsidR="00275578" w:rsidRPr="00D97196" w:rsidRDefault="00E10003" w:rsidP="0063530A">
      <w:pPr>
        <w:spacing w:line="480" w:lineRule="auto"/>
        <w:ind w:firstLine="720"/>
        <w:rPr>
          <w:rFonts w:ascii="Times New Roman" w:hAnsi="Times New Roman" w:cs="Times New Roman"/>
          <w:sz w:val="24"/>
          <w:szCs w:val="24"/>
        </w:rPr>
      </w:pPr>
      <w:r w:rsidRPr="00D97196">
        <w:rPr>
          <w:rFonts w:ascii="Times New Roman" w:hAnsi="Times New Roman" w:cs="Times New Roman"/>
          <w:sz w:val="24"/>
          <w:szCs w:val="24"/>
        </w:rPr>
        <w:t>Diarrhea</w:t>
      </w:r>
      <w:r w:rsidR="00275578" w:rsidRPr="00D97196">
        <w:rPr>
          <w:rFonts w:ascii="Times New Roman" w:hAnsi="Times New Roman" w:cs="Times New Roman"/>
          <w:sz w:val="24"/>
          <w:szCs w:val="24"/>
        </w:rPr>
        <w:t xml:space="preserve"> </w:t>
      </w:r>
      <w:r w:rsidR="005F1801">
        <w:rPr>
          <w:rFonts w:ascii="Times New Roman" w:hAnsi="Times New Roman" w:cs="Times New Roman"/>
          <w:sz w:val="24"/>
          <w:szCs w:val="24"/>
        </w:rPr>
        <w:t xml:space="preserve">is </w:t>
      </w:r>
      <w:r w:rsidR="00714534">
        <w:rPr>
          <w:rFonts w:ascii="Times New Roman" w:hAnsi="Times New Roman" w:cs="Times New Roman"/>
          <w:sz w:val="24"/>
          <w:szCs w:val="24"/>
        </w:rPr>
        <w:t xml:space="preserve">an influential cause of under-five child mortality </w:t>
      </w:r>
      <w:r w:rsidR="00283722">
        <w:rPr>
          <w:rFonts w:ascii="Times New Roman" w:hAnsi="Times New Roman" w:cs="Times New Roman"/>
          <w:sz w:val="24"/>
          <w:szCs w:val="24"/>
        </w:rPr>
        <w:t>globally</w:t>
      </w:r>
      <w:r w:rsidR="00275578" w:rsidRPr="00D97196">
        <w:rPr>
          <w:rFonts w:ascii="Times New Roman" w:hAnsi="Times New Roman" w:cs="Times New Roman"/>
          <w:sz w:val="24"/>
          <w:szCs w:val="24"/>
        </w:rPr>
        <w:t xml:space="preserve">. </w:t>
      </w:r>
      <w:commentRangeStart w:id="20"/>
      <w:commentRangeStart w:id="21"/>
      <w:commentRangeStart w:id="22"/>
      <w:r w:rsidR="00275578" w:rsidRPr="00D97196">
        <w:rPr>
          <w:rFonts w:ascii="Times New Roman" w:hAnsi="Times New Roman" w:cs="Times New Roman"/>
          <w:sz w:val="24"/>
          <w:szCs w:val="24"/>
        </w:rPr>
        <w:t>In 2010, about 7.6 million Children aged below five years died worldwide</w:t>
      </w:r>
      <w:r w:rsidR="00BE4C81">
        <w:rPr>
          <w:rFonts w:ascii="Times New Roman" w:hAnsi="Times New Roman" w:cs="Times New Roman"/>
          <w:sz w:val="24"/>
          <w:szCs w:val="24"/>
        </w:rPr>
        <w:t xml:space="preserve"> </w:t>
      </w:r>
      <w:r w:rsidR="00275578" w:rsidRPr="00D97196">
        <w:rPr>
          <w:rFonts w:ascii="Times New Roman" w:hAnsi="Times New Roman" w:cs="Times New Roman"/>
          <w:sz w:val="24"/>
          <w:szCs w:val="24"/>
        </w:rPr>
        <w:t xml:space="preserve">and about 21,000 of them died every day </w:t>
      </w:r>
      <w:r w:rsidR="00275578"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{"citationID":"woyuVibW","properties":{"formattedCitation":"[1]","plainCitation":"[1]","noteIndex":0},"citationItems":[{"id":1417,"uris":["http://zotero.org/users/4185209/items/QULKSM96"],"itemData":{"id":1417,"type":"article-journal","abstract":"Diarrheal disease remains the leading cause of morbidity and mortality among under-five children worldwide. Every day, more than 4000 children lose their lives due to diarrhea. In Ethiopia, diarrhea is the second killer of under-five children next to pneumonia.","container-title":"Tropical Medicine and Health","DOI":"10.1186/s41182-016-0040-7","ISSN":"1349-4147","issue":"1","journalAbbreviation":"Tropical Medicine and Health","page":"40","source":"BioMed Central","title":"Socioeconomic factors associated with diarrheal diseases among under-five children of the nomadic population in northeast Ethiopia","volume":"44","author":[{"family":"Woldu","given":"Wondwoson"},{"family":"Bitew","given":"Bikes Destaw"},{"family":"Gizaw","given":"Zemichael"}],"issued":{"date-parts":[["2016",12,9]]}}}],"schema":"https://github.com/citation-style-language/schema/raw/master/csl-citation.json"} </w:instrText>
      </w:r>
      <w:r w:rsidR="00275578" w:rsidRPr="00D97196">
        <w:rPr>
          <w:rFonts w:ascii="Times New Roman" w:hAnsi="Times New Roman" w:cs="Times New Roman"/>
          <w:sz w:val="24"/>
          <w:szCs w:val="24"/>
        </w:rPr>
        <w:fldChar w:fldCharType="separate"/>
      </w:r>
      <w:r w:rsidR="00361F8D" w:rsidRPr="00361F8D">
        <w:rPr>
          <w:rFonts w:ascii="Calibri" w:hAnsi="Calibri" w:cs="Calibri"/>
        </w:rPr>
        <w:t>[1]</w:t>
      </w:r>
      <w:r w:rsidR="00275578" w:rsidRPr="00D97196">
        <w:rPr>
          <w:rFonts w:ascii="Times New Roman" w:hAnsi="Times New Roman" w:cs="Times New Roman"/>
          <w:sz w:val="24"/>
          <w:szCs w:val="24"/>
        </w:rPr>
        <w:fldChar w:fldCharType="end"/>
      </w:r>
      <w:r w:rsidR="00275578" w:rsidRPr="00D97196">
        <w:rPr>
          <w:rFonts w:ascii="Times New Roman" w:hAnsi="Times New Roman" w:cs="Times New Roman"/>
          <w:sz w:val="24"/>
          <w:szCs w:val="24"/>
        </w:rPr>
        <w:t xml:space="preserve">. </w:t>
      </w:r>
      <w:commentRangeEnd w:id="20"/>
      <w:r w:rsidR="00AA15CC">
        <w:rPr>
          <w:rStyle w:val="CommentReference"/>
        </w:rPr>
        <w:commentReference w:id="20"/>
      </w:r>
      <w:commentRangeEnd w:id="21"/>
      <w:r w:rsidR="00C22B5A">
        <w:rPr>
          <w:rStyle w:val="CommentReference"/>
        </w:rPr>
        <w:commentReference w:id="21"/>
      </w:r>
      <w:commentRangeEnd w:id="22"/>
      <w:r w:rsidR="00986F74">
        <w:rPr>
          <w:rStyle w:val="CommentReference"/>
        </w:rPr>
        <w:commentReference w:id="22"/>
      </w:r>
      <w:r w:rsidR="00707A86" w:rsidRPr="00C83278">
        <w:rPr>
          <w:rFonts w:ascii="Times New Roman" w:hAnsi="Times New Roman" w:cs="Times New Roman"/>
          <w:sz w:val="24"/>
          <w:szCs w:val="24"/>
        </w:rPr>
        <w:t>According to the World Health Organization (WHO) and the United Nations Children’s Fund (UNICEF)</w:t>
      </w:r>
      <w:r w:rsidR="00707A86">
        <w:rPr>
          <w:rFonts w:ascii="Times New Roman" w:hAnsi="Times New Roman" w:cs="Times New Roman"/>
          <w:sz w:val="24"/>
          <w:szCs w:val="24"/>
        </w:rPr>
        <w:t xml:space="preserve">, </w:t>
      </w:r>
      <w:r w:rsidR="00707A86" w:rsidRPr="00D97196">
        <w:rPr>
          <w:rFonts w:ascii="Times New Roman" w:hAnsi="Times New Roman" w:cs="Times New Roman"/>
          <w:sz w:val="24"/>
          <w:szCs w:val="24"/>
        </w:rPr>
        <w:t>Diarrheal diseases account for approximately 1</w:t>
      </w:r>
      <w:r w:rsidR="00707A86">
        <w:rPr>
          <w:rFonts w:ascii="Times New Roman" w:hAnsi="Times New Roman" w:cs="Times New Roman"/>
          <w:sz w:val="24"/>
          <w:szCs w:val="24"/>
        </w:rPr>
        <w:t>8</w:t>
      </w:r>
      <w:r w:rsidR="00707A86" w:rsidRPr="00D97196">
        <w:rPr>
          <w:rFonts w:ascii="Times New Roman" w:hAnsi="Times New Roman" w:cs="Times New Roman"/>
          <w:sz w:val="24"/>
          <w:szCs w:val="24"/>
        </w:rPr>
        <w:t>% death of children aged under 5 years worldwide;</w:t>
      </w:r>
      <w:r w:rsidR="00707A86">
        <w:rPr>
          <w:rFonts w:ascii="Times New Roman" w:hAnsi="Times New Roman" w:cs="Times New Roman"/>
          <w:sz w:val="24"/>
          <w:szCs w:val="24"/>
        </w:rPr>
        <w:t xml:space="preserve"> </w:t>
      </w:r>
      <w:commentRangeStart w:id="23"/>
      <w:r w:rsidR="00707A86" w:rsidRPr="00D97196">
        <w:rPr>
          <w:rFonts w:ascii="Times New Roman" w:hAnsi="Times New Roman" w:cs="Times New Roman"/>
          <w:sz w:val="24"/>
          <w:szCs w:val="24"/>
        </w:rPr>
        <w:t xml:space="preserve">more than 5000 children are dying every day and among them 78% of all child death from diarrhea occur in the African and South-East Asian regions </w:t>
      </w:r>
      <w:commentRangeEnd w:id="23"/>
      <w:r w:rsidR="00707A86">
        <w:rPr>
          <w:rStyle w:val="CommentReference"/>
        </w:rPr>
        <w:commentReference w:id="23"/>
      </w:r>
      <w:r w:rsidR="00707A86"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{"citationID":"syq3jfYj","properties":{"formattedCitation":"[2]","plainCitation":"[2]","noteIndex":0},"citationItems":[{"id":1422,"uris":["http://zotero.org/users/4185209/items/C5QKHWGI"],"itemData":{"id":1422,"type":"article-journal","container-title":"Journal of Clinical Gastroenterology","DOI":"10.1097/MCG.0b013e31826df662","ISSN":"1539-2031","issue":"1","journalAbbreviation":"J Clin Gastroenterol","language":"eng","note":"PMID: 23222211","page":"12-20","source":"PubMed","title":"Acute diarrhea in adults and children: a global perspective","title-short":"Acute diarrhea in adults and children","volume":"47","author":[{"family":"Farthing","given":"Michael"},{"family":"Salam","given":"Mohammed A."},{"family":"Lindberg","given":"Greger"},{"family":"Dite","given":"Petr"},{"family":"Khalif","given":"Igor"},{"family":"Salazar-Lindo","given":"Eduardo"},{"family":"Ramakrishna","given":"Balakrishnan S."},{"family":"Goh","given":"Khean-Lee"},{"family":"Thomson","given":"Alan"},{"family":"Khan","given":"Aamir G."},{"family":"Krabshuis","given":"Justus"},{"family":"LeMair","given":"Anton"},{"literal":"WGO"}],"issued":{"date-parts":[["2013",1]]}}}],"schema":"https://github.com/citation-style-language/schema/raw/master/csl-citation.json"} </w:instrText>
      </w:r>
      <w:r w:rsidR="00707A86" w:rsidRPr="00D97196">
        <w:rPr>
          <w:rFonts w:ascii="Times New Roman" w:hAnsi="Times New Roman" w:cs="Times New Roman"/>
          <w:sz w:val="24"/>
          <w:szCs w:val="24"/>
        </w:rPr>
        <w:fldChar w:fldCharType="separate"/>
      </w:r>
      <w:r w:rsidR="00361F8D" w:rsidRPr="00361F8D">
        <w:rPr>
          <w:rFonts w:ascii="Calibri" w:hAnsi="Calibri" w:cs="Calibri"/>
        </w:rPr>
        <w:t>[2]</w:t>
      </w:r>
      <w:r w:rsidR="00707A86" w:rsidRPr="00D97196">
        <w:rPr>
          <w:rFonts w:ascii="Times New Roman" w:hAnsi="Times New Roman" w:cs="Times New Roman"/>
          <w:sz w:val="24"/>
          <w:szCs w:val="24"/>
        </w:rPr>
        <w:fldChar w:fldCharType="end"/>
      </w:r>
      <w:r w:rsidR="00707A86" w:rsidRPr="00D97196">
        <w:rPr>
          <w:rFonts w:ascii="Times New Roman" w:hAnsi="Times New Roman" w:cs="Times New Roman"/>
          <w:sz w:val="24"/>
          <w:szCs w:val="24"/>
        </w:rPr>
        <w:t xml:space="preserve">. </w:t>
      </w:r>
      <w:r w:rsidR="00275578" w:rsidRPr="00D97196">
        <w:rPr>
          <w:rFonts w:ascii="Times New Roman" w:hAnsi="Times New Roman" w:cs="Times New Roman"/>
          <w:sz w:val="24"/>
          <w:szCs w:val="24"/>
        </w:rPr>
        <w:t xml:space="preserve">Each year in developing countries, almost 2 million people die of </w:t>
      </w:r>
      <w:r w:rsidRPr="00D97196">
        <w:rPr>
          <w:rFonts w:ascii="Times New Roman" w:hAnsi="Times New Roman" w:cs="Times New Roman"/>
          <w:sz w:val="24"/>
          <w:szCs w:val="24"/>
        </w:rPr>
        <w:t>diarrhea</w:t>
      </w:r>
      <w:r w:rsidR="00275578" w:rsidRPr="00D97196">
        <w:rPr>
          <w:rFonts w:ascii="Times New Roman" w:hAnsi="Times New Roman" w:cs="Times New Roman"/>
          <w:sz w:val="24"/>
          <w:szCs w:val="24"/>
        </w:rPr>
        <w:t xml:space="preserve">, a significant number of whom are children aged between 0-5 years </w:t>
      </w:r>
      <w:r w:rsidR="00275578"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{"citationID":"9aSQxvfJ","properties":{"formattedCitation":"[3]","plainCitation":"[3]","noteIndex":0},"citationItems":[{"id":1420,"uris":["http://zotero.org/users/4185209/items/DXQQQVEN"],"itemData":{"id":1420,"type":"article-journal","abstract":"Background: It is a fact that diarrheal diseases caused major public health problem in children under-five years of age, especially in developing coun...","container-title":"Global Journal of Medical Research","issue":"4","language":"en-us","title":"Determinants of Under-Five Childhood Diarrhea in Kotebe Health Center, Yeka Sub City, Addis Ababa, Ethiopia: A Case Control Study","title-short":"Determinants of Under-Five Childhood Diarrhea in Kotebe Health Center, Yeka Sub City, Addis Ababa, Ethiopia","URL":"https://globaljournals.org/item/3787-determinants-of-under-five-childhood-diarrhea-in-kotebe-health-center-yeka-sub-city-addis-ababa-ethiopia-a-case-control-study","volume":"14","author":[{"family":"Zeleke","given":"Aklilu Tilahun"},{"family":"Alemu","given":"Zewdie Aderaw"}],"accessed":{"date-parts":[["2022",6,23]]},"issued":{"date-parts":[["2014"]]}}}],"schema":"https://github.com/citation-style-language/schema/raw/master/csl-citation.json"} </w:instrText>
      </w:r>
      <w:r w:rsidR="00275578"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[3]</w:t>
      </w:r>
      <w:r w:rsidR="00275578" w:rsidRPr="00D97196">
        <w:rPr>
          <w:rFonts w:ascii="Times New Roman" w:hAnsi="Times New Roman" w:cs="Times New Roman"/>
          <w:sz w:val="24"/>
          <w:szCs w:val="24"/>
        </w:rPr>
        <w:fldChar w:fldCharType="end"/>
      </w:r>
      <w:r w:rsidR="00275578" w:rsidRPr="00D97196">
        <w:rPr>
          <w:rFonts w:ascii="Times New Roman" w:hAnsi="Times New Roman" w:cs="Times New Roman"/>
          <w:sz w:val="24"/>
          <w:szCs w:val="24"/>
        </w:rPr>
        <w:t xml:space="preserve">. The </w:t>
      </w:r>
      <w:r w:rsidRPr="00D97196">
        <w:rPr>
          <w:rFonts w:ascii="Times New Roman" w:hAnsi="Times New Roman" w:cs="Times New Roman"/>
          <w:sz w:val="24"/>
          <w:szCs w:val="24"/>
        </w:rPr>
        <w:t>diarrhea</w:t>
      </w:r>
      <w:r w:rsidR="00275578" w:rsidRPr="00D97196">
        <w:rPr>
          <w:rFonts w:ascii="Times New Roman" w:hAnsi="Times New Roman" w:cs="Times New Roman"/>
          <w:sz w:val="24"/>
          <w:szCs w:val="24"/>
        </w:rPr>
        <w:t xml:space="preserve">-related mortality rate is high in developing countries and deaths from </w:t>
      </w:r>
      <w:r w:rsidRPr="00D97196">
        <w:rPr>
          <w:rFonts w:ascii="Times New Roman" w:hAnsi="Times New Roman" w:cs="Times New Roman"/>
          <w:sz w:val="24"/>
          <w:szCs w:val="24"/>
        </w:rPr>
        <w:t>diarrhea</w:t>
      </w:r>
      <w:r w:rsidR="00275578" w:rsidRPr="00D97196">
        <w:rPr>
          <w:rFonts w:ascii="Times New Roman" w:hAnsi="Times New Roman" w:cs="Times New Roman"/>
          <w:sz w:val="24"/>
          <w:szCs w:val="24"/>
        </w:rPr>
        <w:t xml:space="preserve"> is rare in developed countries </w:t>
      </w:r>
      <w:r w:rsidR="00275578"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{"citationID":"SoctR8as","properties":{"formattedCitation":"[3,4]","plainCitation":"[3,4]","noteIndex":0},"citationItems":[{"id":1420,"uris":["http://zotero.org/users/4185209/items/DXQQQVEN"],"itemData":{"id":1420,"type":"article-journal","abstract":"Background: It is a fact that diarrheal diseases caused major public health problem in children under-five years of age, especially in developing coun...","container-title":"Global Journal of Medical Research","issue":"4","language":"en-us","title":"Determinants of Under-Five Childhood Diarrhea in Kotebe Health Center, Yeka Sub City, Addis Ababa, Ethiopia: A Case Control Study","title-short":"Determinants of Under-Five Childhood Diarrhea in Kotebe Health Center, Yeka Sub City, Addis Ababa, Ethiopia","URL":"https://globaljournals.org/item/3787-determinants-of-under-five-childhood-diarrhea-in-kotebe-health-center-yeka-sub-city-addis-ababa-ethiopia-a-case-control-study","volume":"14","author":[{"family":"Zeleke","given":"Aklilu Tilahun"},{"family":"Alemu","given":"Zewdie Aderaw"}],"accessed":{"date-parts":[["2022",6,23]]},"issued":{"date-parts":[["2014"]]}}},{"id":1450,"uris":["http://zotero.org/users/4185209/items/PRR68VFN"],"itemData":{"id":1450,"type":"article-journal","container-title":"Seminars in Pediatric Infectious Diseases","DOI":"10.1053/j.spid.2004.05.008","ISSN":"1045-1870","issue":"3","journalAbbreviation":"Semin Pediatr Infect Dis","note":"PMID: 15480962\nPMCID: PMC7172419","page":"155-168","source":"PubMed Central","title":"Acute, infectious diarrhea among children in developing countries","volume":"15","author":[{"family":"Podewils","given":"Laura Jean"},{"family":"Mintz","given":"Eric D."},{"family":"Nataro","given":"James P."},{"family":"Parashar","given":"Umesh D."}],"issued":{"date-parts":[["2004",7]]}}}],"schema":"https://github.com/citation-style-language/schema/raw/master/csl-citation.json"} </w:instrText>
      </w:r>
      <w:r w:rsidR="00275578"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[3,4]</w:t>
      </w:r>
      <w:r w:rsidR="00275578" w:rsidRPr="00D97196">
        <w:rPr>
          <w:rFonts w:ascii="Times New Roman" w:hAnsi="Times New Roman" w:cs="Times New Roman"/>
          <w:sz w:val="24"/>
          <w:szCs w:val="24"/>
        </w:rPr>
        <w:fldChar w:fldCharType="end"/>
      </w:r>
      <w:r w:rsidR="00275578" w:rsidRPr="00D97196">
        <w:rPr>
          <w:rFonts w:ascii="Times New Roman" w:hAnsi="Times New Roman" w:cs="Times New Roman"/>
          <w:sz w:val="24"/>
          <w:szCs w:val="24"/>
        </w:rPr>
        <w:t xml:space="preserve">. Due to high mortality rates in </w:t>
      </w:r>
      <w:r w:rsidR="00001547">
        <w:rPr>
          <w:rFonts w:ascii="Times New Roman" w:hAnsi="Times New Roman" w:cs="Times New Roman"/>
          <w:sz w:val="24"/>
          <w:szCs w:val="24"/>
        </w:rPr>
        <w:t xml:space="preserve">the </w:t>
      </w:r>
      <w:r w:rsidR="00275578" w:rsidRPr="00D97196">
        <w:rPr>
          <w:rFonts w:ascii="Times New Roman" w:hAnsi="Times New Roman" w:cs="Times New Roman"/>
          <w:sz w:val="24"/>
          <w:szCs w:val="24"/>
        </w:rPr>
        <w:t xml:space="preserve">developing countries, the loss of human lives is the main concern for those countries while the developed countries focus on reducing the economic cost associated with the cases of </w:t>
      </w:r>
      <w:r w:rsidRPr="00D97196">
        <w:rPr>
          <w:rFonts w:ascii="Times New Roman" w:hAnsi="Times New Roman" w:cs="Times New Roman"/>
          <w:sz w:val="24"/>
          <w:szCs w:val="24"/>
        </w:rPr>
        <w:t>diarrhea</w:t>
      </w:r>
      <w:r w:rsidR="00275578" w:rsidRPr="00D97196">
        <w:rPr>
          <w:rFonts w:ascii="Times New Roman" w:hAnsi="Times New Roman" w:cs="Times New Roman"/>
          <w:sz w:val="24"/>
          <w:szCs w:val="24"/>
        </w:rPr>
        <w:t xml:space="preserve"> </w:t>
      </w:r>
      <w:r w:rsidR="00275578"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{"citationID":"OCJs1SzK","properties":{"formattedCitation":"[5]","plainCitation":"[5]","noteIndex":0},"citationItems":[{"id":1447,"uris":["http://zotero.org/users/4185209/items/NU52FYPP"],"itemData":{"id":1447,"type":"article-journal","abstract":"Each year 2.5 billion cases of diarrheal disease are reported in children under five years, and over 1,000 die. Country characteristics could play a role on this situation. We explored associations between country characteristics and diarrheal disease in children under 5 years of age, adjusting by child, mother and household attributes in developing countries.","container-title":"BMC Public Health","DOI":"10.1186/s12889-015-2120-8","ISSN":"1471-2458","issue":"1","journalAbbreviation":"BMC Public Health","page":"811","source":"BioMed Central","title":"Country characteristics and acute diarrhea in children from developing nations: a multilevel study","title-short":"Country characteristics and acute diarrhea in children from developing nations","volume":"15","author":[{"family":"Pinzón-Rondón","given":"Ángela María"},{"family":"Zárate-Ardila","given":"Carol"},{"family":"Hoyos-Martínez","given":"Alfonso"},{"family":"Ruiz-Sternberg","given":"Ángela María"},{"family":"Vélez-van-Meerbeke","given":"Alberto"}],"issued":{"date-parts":[["2015",8,21]]}}}],"schema":"https://github.com/citation-style-language/schema/raw/master/csl-citation.json"} </w:instrText>
      </w:r>
      <w:r w:rsidR="00275578"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[5]</w:t>
      </w:r>
      <w:r w:rsidR="00275578" w:rsidRPr="00D97196">
        <w:rPr>
          <w:rFonts w:ascii="Times New Roman" w:hAnsi="Times New Roman" w:cs="Times New Roman"/>
          <w:sz w:val="24"/>
          <w:szCs w:val="24"/>
        </w:rPr>
        <w:fldChar w:fldCharType="end"/>
      </w:r>
      <w:r w:rsidR="00275578" w:rsidRPr="00D97196">
        <w:rPr>
          <w:rFonts w:ascii="Times New Roman" w:hAnsi="Times New Roman" w:cs="Times New Roman"/>
          <w:sz w:val="24"/>
          <w:szCs w:val="24"/>
        </w:rPr>
        <w:t xml:space="preserve">. It was responsible for 9% of 5.8 million child deaths globally and 6% of 0.119 million child deaths in Bangladesh in 2015 </w:t>
      </w:r>
      <w:r w:rsidR="00275578"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{"citationID":"9H1TMcZx","properties":{"formattedCitation":"[6]","plainCitation":"[6]","noteIndex":0},"citationItems":[{"id":1426,"uris":["http://zotero.org/users/4185209/items/ZNT8TXH2"],"itemData":{"id":1426,"type":"article-journal","abstract":"Children with diarrhea hospitalized for respiratory distress often have fatal outcome in resource-limited settings, although data are lacking on risk factors for death in such children. We sought to evaluate clinical predictors for death in such children. In this prospective cohort study, we enrolled under-5 children with diarrhea admitted with severe respiratory distress to the intensive care unit of Dhaka Hospital of International Centre for Diarhoeal Disease Research, Bangladesh, from September 2014 through September 2015. We compared clinical and laboratory characteristics between study children those who died (n = 29) and those who survived (n = 62). In logistic regression analysis, after adjusting for potential confounders, the independent predictors for death in children hospitalized for diarrhea and severe respiratory distress were severe sepsis and hypoglycemia (P &lt; .05 for all). Thus, recognition of these simple parameters may help clinicians identify children with diarrhea at risk of deaths in order to initiate prompt management for the better outcome, especially in resource-poor settings.","container-title":"Global Pediatric Health","DOI":"10.1177/2333794X17696685","ISSN":"2333-794X","journalAbbreviation":"Glob Pediatr Health","note":"PMID: 28491923\nPMCID: PMC5406149","page":"2333794X17696685","source":"PubMed Central","title":"Risk Factors for Death in Bangladeshi Children Under 5 Years of Age Hospitalized for Diarrhea and Severe Respiratory Distress in an Urban Critical Care Ward","volume":"4","author":[{"family":"Alam","given":"Tahmina"},{"family":"Ahmed","given":"Tahmeed"},{"family":"Sarmin","given":"Monira"},{"family":"Shahrin","given":"Lubaba"},{"family":"Afroze","given":"Farzana"},{"family":"Sharifuzzaman","given":""},{"family":"Akhter","given":"Shamima"},{"family":"Shahunja","given":"K. M."},{"family":"Shahid","given":"Abu Sadat Mohammad Sayeem Bin"},{"family":"Bardhan","given":"Pradip Kumar"},{"family":"Chisti","given":"Mohammod Jobayer"}],"issued":{"date-parts":[["2017",3,30]]}}}],"schema":"https://github.com/citation-style-language/schema/raw/master/csl-citation.json"} </w:instrText>
      </w:r>
      <w:r w:rsidR="00275578"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[6]</w:t>
      </w:r>
      <w:r w:rsidR="00275578" w:rsidRPr="00D97196">
        <w:rPr>
          <w:rFonts w:ascii="Times New Roman" w:hAnsi="Times New Roman" w:cs="Times New Roman"/>
          <w:sz w:val="24"/>
          <w:szCs w:val="24"/>
        </w:rPr>
        <w:fldChar w:fldCharType="end"/>
      </w:r>
      <w:r w:rsidR="00275578" w:rsidRPr="00D97196">
        <w:rPr>
          <w:rFonts w:ascii="Times New Roman" w:hAnsi="Times New Roman" w:cs="Times New Roman"/>
          <w:sz w:val="24"/>
          <w:szCs w:val="24"/>
        </w:rPr>
        <w:t>.</w:t>
      </w:r>
    </w:p>
    <w:p w14:paraId="1436D1ED" w14:textId="7C8F98FE" w:rsidR="008644D4" w:rsidRDefault="00275578" w:rsidP="0063530A">
      <w:pPr>
        <w:spacing w:line="480" w:lineRule="auto"/>
        <w:ind w:firstLine="720"/>
        <w:rPr>
          <w:rFonts w:ascii="Times New Roman" w:hAnsi="Times New Roman" w:cs="Times New Roman"/>
          <w:sz w:val="24"/>
          <w:szCs w:val="24"/>
        </w:rPr>
      </w:pPr>
      <w:r w:rsidRPr="00D97196">
        <w:rPr>
          <w:rFonts w:ascii="Times New Roman" w:hAnsi="Times New Roman" w:cs="Times New Roman"/>
          <w:sz w:val="24"/>
          <w:szCs w:val="24"/>
        </w:rPr>
        <w:t xml:space="preserve">Among the South Asian countries, the percentage of deaths due to </w:t>
      </w:r>
      <w:r w:rsidR="00E10003" w:rsidRPr="00D97196">
        <w:rPr>
          <w:rFonts w:ascii="Times New Roman" w:hAnsi="Times New Roman" w:cs="Times New Roman"/>
          <w:sz w:val="24"/>
          <w:szCs w:val="24"/>
        </w:rPr>
        <w:t>diarrhea</w:t>
      </w:r>
      <w:r w:rsidRPr="00D97196">
        <w:rPr>
          <w:rFonts w:ascii="Times New Roman" w:hAnsi="Times New Roman" w:cs="Times New Roman"/>
          <w:sz w:val="24"/>
          <w:szCs w:val="24"/>
        </w:rPr>
        <w:t xml:space="preserve"> among children under five was high for Pakistan (8%), followed by India (7%) and Bangladesh (7%) and low for Maldives (1%) and Sri Lanka (1%) in 2019 </w:t>
      </w:r>
      <w:r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{"citationID":"1ncnZnUe","properties":{"formattedCitation":"[7]","plainCitation":"[7]","noteIndex":0},"citationItems":[{"id":1492,"uris":["http://zotero.org/users/4185209/items/T6PZEHV6"],"itemData":{"id":1492,"type":"webpage","abstract":"Diarrhoea is a leading killer of children, accounting for approximately 9 per cent of all deaths among children under age 5 worldwide in 2019. This translates to over 1,300 young children dying each day, or about 484,000 children a year, despite the availability of a simple treatment solution.","container-title":"UNICEF DATA","language":"en-US","title":"Diarrhoea","URL":"https://data.unicef.org/topic/child-health/diarrhoeal-disease/","accessed":{"date-parts":[["2022",8,6]]}}}],"schema":"https://github.com/citation-style-language/schema/raw/master/csl-citation.json"} </w:instrText>
      </w:r>
      <w:r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[7]</w:t>
      </w:r>
      <w:r w:rsidRPr="00D97196">
        <w:rPr>
          <w:rFonts w:ascii="Times New Roman" w:hAnsi="Times New Roman" w:cs="Times New Roman"/>
          <w:sz w:val="24"/>
          <w:szCs w:val="24"/>
        </w:rPr>
        <w:fldChar w:fldCharType="end"/>
      </w:r>
      <w:r w:rsidRPr="00D97196">
        <w:rPr>
          <w:rFonts w:ascii="Times New Roman" w:hAnsi="Times New Roman" w:cs="Times New Roman"/>
          <w:sz w:val="24"/>
          <w:szCs w:val="24"/>
        </w:rPr>
        <w:t xml:space="preserve">. In a developing country like Bangladesh, </w:t>
      </w:r>
      <w:r w:rsidR="008F57AB">
        <w:rPr>
          <w:rFonts w:ascii="Times New Roman" w:hAnsi="Times New Roman" w:cs="Times New Roman"/>
          <w:sz w:val="24"/>
          <w:szCs w:val="24"/>
        </w:rPr>
        <w:t>mostly</w:t>
      </w:r>
      <w:r w:rsidRPr="00D97196">
        <w:rPr>
          <w:rFonts w:ascii="Times New Roman" w:hAnsi="Times New Roman" w:cs="Times New Roman"/>
          <w:sz w:val="24"/>
          <w:szCs w:val="24"/>
        </w:rPr>
        <w:t xml:space="preserve"> children</w:t>
      </w:r>
      <w:r w:rsidR="008F57AB">
        <w:rPr>
          <w:rFonts w:ascii="Times New Roman" w:hAnsi="Times New Roman" w:cs="Times New Roman"/>
          <w:sz w:val="24"/>
          <w:szCs w:val="24"/>
        </w:rPr>
        <w:t xml:space="preserve"> suffer from diarrheal diseases which ultimately lead the</w:t>
      </w:r>
      <w:r w:rsidR="00E10AE9">
        <w:rPr>
          <w:rFonts w:ascii="Times New Roman" w:hAnsi="Times New Roman" w:cs="Times New Roman"/>
          <w:sz w:val="24"/>
          <w:szCs w:val="24"/>
        </w:rPr>
        <w:t>m to death</w:t>
      </w:r>
      <w:r w:rsidRPr="00D97196">
        <w:rPr>
          <w:rFonts w:ascii="Times New Roman" w:hAnsi="Times New Roman" w:cs="Times New Roman"/>
          <w:sz w:val="24"/>
          <w:szCs w:val="24"/>
        </w:rPr>
        <w:t xml:space="preserve"> </w:t>
      </w:r>
      <w:r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{"citationID":"UXsvhV0f","properties":{"formattedCitation":"[8]","plainCitation":"[8]","noteIndex":0},"citationItems":[{"id":1429,"uris":["http://zotero.org/users/4185209/items/KMPK4K5T"],"itemData":{"id":1429,"type":"article-journal","abstract":"OBJECTIVE: The present study aimed to estimate the prevalence of acute diarrhea and its correlates in remote rural villages of south Pakistan.\nMETHODS: The authors selected 1878 children less than 3 years of age through stratified random sampling from 64 villages having the number of children enrolled proportionate to the size of each village, in rural Sindh, Pakistan. Trained field workers completed child physical measurements and maternal interviews.\nRESULTS: Among the children examined, 961 (51%) had diarrhea in the preceding 14 days prior to the date of survey. The prevalence of diarrhea was marginally higher among girls than boys (53% versus 49%, odds ratio 1.18, 95% CI 0.98, 1.41). The factors related with higher prevalence of diarrhea were lack of education of mother, lack of exclusive breast feeding, breast feeding for less than one year, roundworm infestation, low weight-for height, night blindness, female sex and number of older siblings more than 2 in the family.\nCONCLUSION: This study demonstrated that the acute diarrhea is major problem among children in rural Pakistan. Appropriate intervention programmes should be formulated focused on identified risk factors.","container-title":"Indian Journal of Pediatrics","DOI":"10.1007/BF02725583","ISSN":"0019-5456","issue":"3","journalAbbreviation":"Indian J Pediatr","language":"eng","note":"PMID: 12785290","page":"207-211","source":"PubMed","title":"Prevalence and correlates of diarrhea","volume":"70","author":[{"family":"Shah","given":"Syed M."},{"family":"Yousafzai","given":"Maqsood"},{"family":"Lakhani","given":"Nurudin B."},{"family":"Chotani","given":"Rashid A."},{"family":"Nowshad","given":"Gul"}],"issued":{"date-parts":[["2003",3]]}}}],"schema":"https://github.com/citation-style-language/schema/raw/master/csl-citation.json"} </w:instrText>
      </w:r>
      <w:r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[8]</w:t>
      </w:r>
      <w:r w:rsidRPr="00D97196">
        <w:rPr>
          <w:rFonts w:ascii="Times New Roman" w:hAnsi="Times New Roman" w:cs="Times New Roman"/>
          <w:sz w:val="24"/>
          <w:szCs w:val="24"/>
        </w:rPr>
        <w:fldChar w:fldCharType="end"/>
      </w:r>
      <w:r w:rsidRPr="00D97196">
        <w:rPr>
          <w:rFonts w:ascii="Times New Roman" w:hAnsi="Times New Roman" w:cs="Times New Roman"/>
          <w:sz w:val="24"/>
          <w:szCs w:val="24"/>
        </w:rPr>
        <w:t xml:space="preserve">. Each year, in Bangladesh, every child suffers three to five times on an average from diarrheal attacks </w:t>
      </w:r>
      <w:r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{"citationID":"TS3fU6my","properties":{"formattedCitation":"[9]","plainCitation":"[9]","noteIndex":0},"citationItems":[{"id":1435,"uris":["http://zotero.org/users/4185209/items/P2UPGDHN"],"itemData":{"id":1435,"type":"article-journal","abstract":"Diarrhoeal disease is one of the leading causes of morbidity and mortality in less developed countries, especially among children aged 0-5 years. It is a symptom of infection caused by a host of bacterial, viral and parasitic organisms most of which can be spread by contaminated water. Diarrhoea prevalence rate for the children in Dhaka slums is 214.29. The total costs of children's diarrhoea (adding all the direct and indirect) in Dhaka slums is Tk. 133.88 over a 15 day time interval. The water quality is measured at the point-of-use and the point-of-source by the total coliform, faecal coliform, and faecal streptococci tests per 100 ml water. The total coliform, faecal coliform, and faecal streptococci are at the point-of-source 651, 450, and 71 and at the point-of-use 919, 636, and 80 respectively. The test values at the point-of-use are greater than that at the point of- source due to drinking water contaminated by behavioral activities. Due to the almost perfect correlation between the total coliform, faecal coliform, faecal streptococci tests, we need to drop the values from these two tests (total coliform and faecal streptococci) in the econometric analysis. We will use the faecal coliform test, as it is the test most commonly referred to in the existing literature","language":"en","note":"Accepted: 2010-10-10T03:53:49Z\npublisher: BRAC University","source":"dspace.bracu.ac.bd","title":"Water quality tests and behavioral factors of child diarrhoea in Dhaka slums","URL":"http://dspace.bracu.ac.bd/xmlui/handle/10361/394","author":[{"family":"Alam","given":"Mohammad Jahangir"}],"accessed":{"date-parts":[["2022",6,23]]},"issued":{"date-parts":[["2007"]]}}}],"schema":"https://github.com/citation-style-language/schema/raw/master/csl-citation.json"} </w:instrText>
      </w:r>
      <w:r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[9]</w:t>
      </w:r>
      <w:r w:rsidRPr="00D97196">
        <w:rPr>
          <w:rFonts w:ascii="Times New Roman" w:hAnsi="Times New Roman" w:cs="Times New Roman"/>
          <w:sz w:val="24"/>
          <w:szCs w:val="24"/>
        </w:rPr>
        <w:fldChar w:fldCharType="end"/>
      </w:r>
      <w:r w:rsidRPr="00D97196">
        <w:rPr>
          <w:rFonts w:ascii="Times New Roman" w:hAnsi="Times New Roman" w:cs="Times New Roman"/>
          <w:sz w:val="24"/>
          <w:szCs w:val="24"/>
        </w:rPr>
        <w:t xml:space="preserve">. Most of the deaths due to </w:t>
      </w:r>
      <w:r w:rsidR="00E10003" w:rsidRPr="00D97196">
        <w:rPr>
          <w:rFonts w:ascii="Times New Roman" w:hAnsi="Times New Roman" w:cs="Times New Roman"/>
          <w:sz w:val="24"/>
          <w:szCs w:val="24"/>
        </w:rPr>
        <w:t>diarrhea</w:t>
      </w:r>
      <w:r w:rsidRPr="00D97196">
        <w:rPr>
          <w:rFonts w:ascii="Times New Roman" w:hAnsi="Times New Roman" w:cs="Times New Roman"/>
          <w:sz w:val="24"/>
          <w:szCs w:val="24"/>
        </w:rPr>
        <w:t xml:space="preserve"> occur in rural areas </w:t>
      </w:r>
      <w:r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{"citationID":"eVjfUW9B","properties":{"formattedCitation":"[8]","plainCitation":"[8]","noteIndex":0},"citationItems":[{"id":1429,"uris":["http://zotero.org/users/4185209/items/KMPK4K5T"],"itemData":{"id":1429,"type":"article-journal","abstract":"OBJECTIVE: The present study aimed to estimate the prevalence of acute diarrhea and its correlates in remote rural villages of south Pakistan.\nMETHODS: The authors selected 1878 children less than 3 years of age through stratified random sampling from 64 villages having the number of children enrolled proportionate to the size of each village, in rural Sindh, Pakistan. Trained field workers completed child physical measurements and maternal interviews.\nRESULTS: Among the children examined, 961 (51%) had diarrhea in the preceding 14 days prior to the date of survey. The prevalence of diarrhea was marginally higher among girls than boys (53% versus 49%, odds ratio 1.18, 95% CI 0.98, 1.41). The factors related with higher prevalence of diarrhea were lack of education of mother, lack of exclusive breast feeding, breast feeding for less than one year, roundworm infestation, low weight-for height, night blindness, female sex and number of older siblings more than 2 in the family.\nCONCLUSION: This study demonstrated that the acute diarrhea is major problem among children in rural Pakistan. Appropriate intervention programmes should be formulated focused on identified risk factors.","container-title":"Indian Journal of Pediatrics","DOI":"10.1007/BF02725583","ISSN":"0019-5456","issue":"3","journalAbbreviation":"Indian J Pediatr","language":"eng","note":"PMID: 12785290","page":"207-211","source":"PubMed","title":"Prevalence and correlates of diarrhea","volume":"70","author":[{"family":"Shah","given":"Syed M."},{"family":"Yousafzai","given":"Maqsood"},{"family":"Lakhani","given":"Nurudin B."},{"family":"Chotani","given":"Rashid A."},{"family":"Nowshad","given":"Gul"}],"issued":{"date-parts":[["2003",3]]}}}],"schema":"https://github.com/citation-style-language/schema/raw/master/csl-citation.json"} </w:instrText>
      </w:r>
      <w:r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[8]</w:t>
      </w:r>
      <w:r w:rsidRPr="00D97196">
        <w:rPr>
          <w:rFonts w:ascii="Times New Roman" w:hAnsi="Times New Roman" w:cs="Times New Roman"/>
          <w:sz w:val="24"/>
          <w:szCs w:val="24"/>
        </w:rPr>
        <w:fldChar w:fldCharType="end"/>
      </w:r>
      <w:r w:rsidRPr="00D97196">
        <w:rPr>
          <w:rFonts w:ascii="Times New Roman" w:hAnsi="Times New Roman" w:cs="Times New Roman"/>
          <w:sz w:val="24"/>
          <w:szCs w:val="24"/>
        </w:rPr>
        <w:t xml:space="preserve">. Previous study showed that </w:t>
      </w:r>
      <w:r w:rsidR="004B041C">
        <w:rPr>
          <w:rFonts w:ascii="Times New Roman" w:hAnsi="Times New Roman" w:cs="Times New Roman"/>
          <w:sz w:val="24"/>
          <w:szCs w:val="24"/>
        </w:rPr>
        <w:t xml:space="preserve">diarrhea is the reason behind </w:t>
      </w:r>
      <w:r w:rsidR="004C7AB7">
        <w:rPr>
          <w:rFonts w:ascii="Times New Roman" w:hAnsi="Times New Roman" w:cs="Times New Roman"/>
          <w:sz w:val="24"/>
          <w:szCs w:val="24"/>
        </w:rPr>
        <w:t>about 33% of</w:t>
      </w:r>
      <w:r w:rsidRPr="00D97196">
        <w:rPr>
          <w:rFonts w:ascii="Times New Roman" w:hAnsi="Times New Roman" w:cs="Times New Roman"/>
          <w:sz w:val="24"/>
          <w:szCs w:val="24"/>
        </w:rPr>
        <w:t xml:space="preserve"> total child death in Bangladesh </w:t>
      </w:r>
      <w:r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{"citationID":"GLFBv50x","properties":{"formattedCitation":"[10]","plainCitation":"[10]","noteIndex":0},"citationItems":[{"id":1431,"uris":["http://zotero.org/users/4185209/items/PWEH3VW6"],"itemData":{"id":1431,"type":"article-journal","abstract":"&lt;b&gt;Background:&lt;/b&gt; Children are the most vulnerable and high risk group in the prevalence of diarrhea in low income countries like Bangladesh. This can lead to the higher rate of child morbidity and mortality. Achievement of Millennium Development Goal’s (MDGs) at a target period, it is important to comprise the issue first. Therefore, the purpose of the present study is to find out the risk factors of diarrhea in the childhood. &lt;b&gt;Methods: &lt;/b&gt;Data and necessary information of 485 women were obtained from the Bangladesh Demographic and Health Survey (BDHS), 2007. These 485 women were extracted from 10,996 women whose children had experienced an episode of diarrhea in the two weeks before the survey. The chi-square test and binary logistic regression analyses have been used as the statistical tools. &lt;b&gt;Results:&lt;/b&gt; Majority of the women (76.9%) reported their child had experienced diarrhea in the last two weeks. Respondent’s educational level, husband occupation, living condition, birth interval and the sources of drinking water were found to be significantly associated (p&lt;0.05) with the disease of diarrhea. Finally, binary logistic model identified that respondents’ husband occupation, their living condition, birth interval and the source of drinking water were significant factors. &lt;b&gt;Conclusions:&lt;/b&gt; The prevalence of diarrhea disease is more common in Bangladeshi children. So, it is necessary to educate general people about the possible living arrangements for avoiding diarrhea and its termination.","container-title":"Journal of Health Science","ISSN":"2166-5990","issue":"1","language":"en","license":"http://creativecommons.org/licenses/by/2.0/","note":"publisher: Scientific &amp; Academic Publishing","page":"1-5","source":"article.sapub.org","title":"An Evidence of Socio-Demographic Effects on Child’s Diarrhoea in Bangladesh","volume":"5","author":[{"family":"Islam","given":"Md Rafiqul"},{"family":"Hossain","given":"Md Kamal"},{"family":"Khan","given":"Md Nuruzzaman"},{"family":"Ali","given":"Md Raihan"}],"issued":{"date-parts":[["2015"]]}}}],"schema":"https://github.com/citation-style-language/schema/raw/master/csl-citation.json"} </w:instrText>
      </w:r>
      <w:r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[10]</w:t>
      </w:r>
      <w:r w:rsidRPr="00D97196">
        <w:rPr>
          <w:rFonts w:ascii="Times New Roman" w:hAnsi="Times New Roman" w:cs="Times New Roman"/>
          <w:sz w:val="24"/>
          <w:szCs w:val="24"/>
        </w:rPr>
        <w:fldChar w:fldCharType="end"/>
      </w:r>
      <w:r w:rsidRPr="00D97196">
        <w:rPr>
          <w:rFonts w:ascii="Times New Roman" w:hAnsi="Times New Roman" w:cs="Times New Roman"/>
          <w:sz w:val="24"/>
          <w:szCs w:val="24"/>
        </w:rPr>
        <w:t>. On average</w:t>
      </w:r>
      <w:r w:rsidR="006D43DB">
        <w:rPr>
          <w:rFonts w:ascii="Times New Roman" w:hAnsi="Times New Roman" w:cs="Times New Roman"/>
          <w:sz w:val="24"/>
          <w:szCs w:val="24"/>
        </w:rPr>
        <w:t xml:space="preserve">, </w:t>
      </w:r>
      <w:r w:rsidR="005B1B1E">
        <w:rPr>
          <w:rFonts w:ascii="Times New Roman" w:hAnsi="Times New Roman" w:cs="Times New Roman"/>
          <w:sz w:val="24"/>
          <w:szCs w:val="24"/>
        </w:rPr>
        <w:t xml:space="preserve">diarrhea </w:t>
      </w:r>
      <w:r w:rsidR="009971D4">
        <w:rPr>
          <w:rFonts w:ascii="Times New Roman" w:hAnsi="Times New Roman" w:cs="Times New Roman"/>
          <w:sz w:val="24"/>
          <w:szCs w:val="24"/>
        </w:rPr>
        <w:t>happens</w:t>
      </w:r>
      <w:r w:rsidR="005B1B1E">
        <w:rPr>
          <w:rFonts w:ascii="Times New Roman" w:hAnsi="Times New Roman" w:cs="Times New Roman"/>
          <w:sz w:val="24"/>
          <w:szCs w:val="24"/>
        </w:rPr>
        <w:t xml:space="preserve"> more than 4 times per year</w:t>
      </w:r>
      <w:r w:rsidR="00BF1112">
        <w:rPr>
          <w:rFonts w:ascii="Times New Roman" w:hAnsi="Times New Roman" w:cs="Times New Roman"/>
          <w:sz w:val="24"/>
          <w:szCs w:val="24"/>
        </w:rPr>
        <w:t xml:space="preserve"> </w:t>
      </w:r>
      <w:r w:rsidR="009971D4">
        <w:rPr>
          <w:rFonts w:ascii="Times New Roman" w:hAnsi="Times New Roman" w:cs="Times New Roman"/>
          <w:sz w:val="24"/>
          <w:szCs w:val="24"/>
        </w:rPr>
        <w:t xml:space="preserve">to </w:t>
      </w:r>
      <w:r w:rsidR="00BF1112">
        <w:rPr>
          <w:rFonts w:ascii="Times New Roman" w:hAnsi="Times New Roman" w:cs="Times New Roman"/>
          <w:sz w:val="24"/>
          <w:szCs w:val="24"/>
        </w:rPr>
        <w:t>a rural child</w:t>
      </w:r>
      <w:r w:rsidRPr="00D97196">
        <w:rPr>
          <w:rFonts w:ascii="Times New Roman" w:hAnsi="Times New Roman" w:cs="Times New Roman"/>
          <w:sz w:val="24"/>
          <w:szCs w:val="24"/>
        </w:rPr>
        <w:t xml:space="preserve">, which </w:t>
      </w:r>
      <w:r w:rsidR="00B56E7F">
        <w:rPr>
          <w:rFonts w:ascii="Times New Roman" w:hAnsi="Times New Roman" w:cs="Times New Roman"/>
          <w:sz w:val="24"/>
          <w:szCs w:val="24"/>
        </w:rPr>
        <w:t xml:space="preserve">results in </w:t>
      </w:r>
      <w:r w:rsidRPr="00D97196">
        <w:rPr>
          <w:rFonts w:ascii="Times New Roman" w:hAnsi="Times New Roman" w:cs="Times New Roman"/>
          <w:sz w:val="24"/>
          <w:szCs w:val="24"/>
        </w:rPr>
        <w:t>2,30,000 child</w:t>
      </w:r>
      <w:r w:rsidR="00B56E7F">
        <w:rPr>
          <w:rFonts w:ascii="Times New Roman" w:hAnsi="Times New Roman" w:cs="Times New Roman"/>
          <w:sz w:val="24"/>
          <w:szCs w:val="24"/>
        </w:rPr>
        <w:t xml:space="preserve"> deaths</w:t>
      </w:r>
      <w:r w:rsidRPr="00D97196">
        <w:rPr>
          <w:rFonts w:ascii="Times New Roman" w:hAnsi="Times New Roman" w:cs="Times New Roman"/>
          <w:sz w:val="24"/>
          <w:szCs w:val="24"/>
        </w:rPr>
        <w:t xml:space="preserve">  </w:t>
      </w:r>
      <w:r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{"citationID":"MyVKpH5t","properties":{"formattedCitation":"[10]","plainCitation":"[10]","noteIndex":0},"citationItems":[{"id":1431,"uris":["http://zotero.org/users/4185209/items/PWEH3VW6"],"itemData":{"id":1431,"type":"article-journal","abstract":"&lt;b&gt;Background:&lt;/b&gt; Children are the most vulnerable and high risk group in the prevalence of diarrhea in low income countries like Bangladesh. This can lead to the higher rate of child morbidity and mortality. Achievement of Millennium Development Goal’s (MDGs) at a target period, it is important to comprise the issue first. Therefore, the purpose of the present study is to find out the risk factors of diarrhea in the childhood. &lt;b&gt;Methods: &lt;/b&gt;Data and necessary information of 485 women were obtained from the Bangladesh Demographic and Health Survey (BDHS), 2007. These 485 women were extracted from 10,996 women whose children had experienced an episode of diarrhea in the two weeks before the survey. The chi-square test and binary logistic regression analyses have been used as the statistical tools. &lt;b&gt;Results:&lt;/b&gt; Majority of the women (76.9%) reported their child had experienced diarrhea in the last two weeks. Respondent’s educational level, husband occupation, living condition, birth interval and the sources of drinking water were found to be significantly associated (p&lt;0.05) with the disease of diarrhea. Finally, binary logistic model identified that respondents’ husband occupation, their living condition, birth interval and the source of drinking water were significant factors. &lt;b&gt;Conclusions:&lt;/b&gt; The prevalence of diarrhea disease is more common in Bangladeshi children. So, it is necessary to educate general people about the possible living arrangements for avoiding diarrhea and its termination.","container-title":"Journal of Health Science","ISSN":"2166-5990","issue":"1","language":"en","license":"http://creativecommons.org/licenses/by/2.0/","note":"publisher: Scientific &amp; Academic Publishing","page":"1-5","source":"article.sapub.org","title":"An Evidence of Socio-Demographic Effects on Child’s Diarrhoea in Bangladesh","volume":"5","author":[{"family":"Islam","given":"Md Rafiqul"},{"family":"Hossain","given":"Md Kamal"},{"family":"Khan","given":"Md Nuruzzaman"},{"family":"Ali","given":"Md Raihan"}],"issued":{"date-parts":[["2015"]]}}}],"schema":"https://github.com/citation-style-language/schema/raw/master/csl-citation.json"} </w:instrText>
      </w:r>
      <w:r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[10]</w:t>
      </w:r>
      <w:r w:rsidRPr="00D97196">
        <w:rPr>
          <w:rFonts w:ascii="Times New Roman" w:hAnsi="Times New Roman" w:cs="Times New Roman"/>
          <w:sz w:val="24"/>
          <w:szCs w:val="24"/>
        </w:rPr>
        <w:fldChar w:fldCharType="end"/>
      </w:r>
      <w:r w:rsidRPr="00D97196">
        <w:rPr>
          <w:rFonts w:ascii="Times New Roman" w:hAnsi="Times New Roman" w:cs="Times New Roman"/>
          <w:sz w:val="24"/>
          <w:szCs w:val="24"/>
        </w:rPr>
        <w:t xml:space="preserve">. According to </w:t>
      </w:r>
      <w:r w:rsidR="008644D4">
        <w:rPr>
          <w:rFonts w:ascii="Times New Roman" w:hAnsi="Times New Roman" w:cs="Times New Roman"/>
          <w:sz w:val="24"/>
          <w:szCs w:val="24"/>
        </w:rPr>
        <w:t xml:space="preserve">2007 </w:t>
      </w:r>
      <w:r w:rsidRPr="00D97196">
        <w:rPr>
          <w:rFonts w:ascii="Times New Roman" w:hAnsi="Times New Roman" w:cs="Times New Roman"/>
          <w:sz w:val="24"/>
          <w:szCs w:val="24"/>
        </w:rPr>
        <w:t>Bangladesh Demographic and Health Survey (</w:t>
      </w:r>
      <w:r w:rsidR="008644D4">
        <w:rPr>
          <w:rFonts w:ascii="Times New Roman" w:hAnsi="Times New Roman" w:cs="Times New Roman"/>
          <w:sz w:val="24"/>
          <w:szCs w:val="24"/>
        </w:rPr>
        <w:t>BDHS</w:t>
      </w:r>
      <w:r w:rsidRPr="00D97196">
        <w:rPr>
          <w:rFonts w:ascii="Times New Roman" w:hAnsi="Times New Roman" w:cs="Times New Roman"/>
          <w:sz w:val="24"/>
          <w:szCs w:val="24"/>
        </w:rPr>
        <w:t xml:space="preserve">) </w:t>
      </w:r>
      <w:r w:rsidRPr="00D97196">
        <w:rPr>
          <w:rFonts w:ascii="Times New Roman" w:hAnsi="Times New Roman" w:cs="Times New Roman"/>
          <w:sz w:val="24"/>
          <w:szCs w:val="24"/>
        </w:rPr>
        <w:lastRenderedPageBreak/>
        <w:t xml:space="preserve">data, most sufferers are </w:t>
      </w:r>
      <w:r w:rsidR="008B2C9C">
        <w:rPr>
          <w:rFonts w:ascii="Times New Roman" w:hAnsi="Times New Roman" w:cs="Times New Roman"/>
          <w:sz w:val="24"/>
          <w:szCs w:val="24"/>
        </w:rPr>
        <w:t>6-23</w:t>
      </w:r>
      <w:r w:rsidRPr="00D97196">
        <w:rPr>
          <w:rFonts w:ascii="Times New Roman" w:hAnsi="Times New Roman" w:cs="Times New Roman"/>
          <w:sz w:val="24"/>
          <w:szCs w:val="24"/>
        </w:rPr>
        <w:t xml:space="preserve"> months</w:t>
      </w:r>
      <w:r w:rsidR="00ED66CD">
        <w:rPr>
          <w:rFonts w:ascii="Times New Roman" w:hAnsi="Times New Roman" w:cs="Times New Roman"/>
          <w:sz w:val="24"/>
          <w:szCs w:val="24"/>
        </w:rPr>
        <w:t xml:space="preserve"> old children</w:t>
      </w:r>
      <w:r w:rsidRPr="00D97196">
        <w:rPr>
          <w:rFonts w:ascii="Times New Roman" w:hAnsi="Times New Roman" w:cs="Times New Roman"/>
          <w:sz w:val="24"/>
          <w:szCs w:val="24"/>
        </w:rPr>
        <w:t xml:space="preserve"> and boys are more </w:t>
      </w:r>
      <w:r w:rsidR="003F25D6">
        <w:rPr>
          <w:rFonts w:ascii="Times New Roman" w:hAnsi="Times New Roman" w:cs="Times New Roman"/>
          <w:sz w:val="24"/>
          <w:szCs w:val="24"/>
        </w:rPr>
        <w:t>at risk of</w:t>
      </w:r>
      <w:r w:rsidRPr="00D97196">
        <w:rPr>
          <w:rFonts w:ascii="Times New Roman" w:hAnsi="Times New Roman" w:cs="Times New Roman"/>
          <w:sz w:val="24"/>
          <w:szCs w:val="24"/>
        </w:rPr>
        <w:t xml:space="preserve"> this disease compared to the girls </w:t>
      </w:r>
      <w:r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{"citationID":"gj5WUrh2","properties":{"formattedCitation":"[11]","plainCitation":"[11]","noteIndex":0},"citationItems":[{"id":1434,"uris":["http://zotero.org/users/4185209/items/MCJEENCK"],"itemData":{"id":1434,"type":"article-journal","abstract":"The incidence of diarrhoea has declined over time in Bangladesh but still it persists as a major cause of infant mortality, morbidity and acute child malnutrition. Much of the public policy thinking in the past was guided by public investment in providing improved access to safe water. While this measure has paid off, the paper provides evidence that the relevance of water as a tool for fighting diarrhoea may have changed over time. Its changing role now needs to be seen in the broader context of combined access with other inputs such as improved sanitation. The paper uses the Bangladesh Demographic and Health Survey data and the propensity score matching technique to suggest that only combined access to improved water and sanitation can lead to reduced incidence of diarrhoea among children in contrast to their isolated use. Mere accesses to safe water, or for that matter, access to sanitation do not have any statistically significant impact on the incidence of childhood diarrhoea. The results suggest a strong case for rethinking public policy by way of joint investment in water and sanitation measures to reduce diarrhoea along with bringing about favourable change in health-seeking behaviour to support such combined access policy.","container-title":"The Bangladesh Development Studies","ISSN":"0304-095X","issue":"3","note":"publisher: Bangladesh Institute of Development Studies","page":"1-30","source":"JSTOR","title":"Do Water and Sanitation Interventions Reduce Childhood Diarrhoea? New Evidence from Bangladesh","title-short":"Do Water and Sanitation Interventions Reduce Childhood Diarrhoea?","volume":"34","author":[{"family":"Begum","given":"Sharifa"},{"family":"Ahmed","given":"Mansur"},{"family":"Sen","given":"Binayak"}],"issued":{"date-parts":[["2011"]]}}}],"schema":"https://github.com/citation-style-language/schema/raw/master/csl-citation.json"} </w:instrText>
      </w:r>
      <w:r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[11]</w:t>
      </w:r>
      <w:r w:rsidRPr="00D97196">
        <w:rPr>
          <w:rFonts w:ascii="Times New Roman" w:hAnsi="Times New Roman" w:cs="Times New Roman"/>
          <w:sz w:val="24"/>
          <w:szCs w:val="24"/>
        </w:rPr>
        <w:fldChar w:fldCharType="end"/>
      </w:r>
      <w:r w:rsidRPr="00D97196">
        <w:rPr>
          <w:rFonts w:ascii="Times New Roman" w:hAnsi="Times New Roman" w:cs="Times New Roman"/>
          <w:sz w:val="24"/>
          <w:szCs w:val="24"/>
        </w:rPr>
        <w:t>.</w:t>
      </w:r>
    </w:p>
    <w:p w14:paraId="439F8FC9" w14:textId="27AF096A" w:rsidR="004232B0" w:rsidRDefault="00275578" w:rsidP="0063530A">
      <w:pPr>
        <w:spacing w:line="480" w:lineRule="auto"/>
        <w:ind w:firstLine="720"/>
        <w:rPr>
          <w:rFonts w:ascii="Times New Roman" w:hAnsi="Times New Roman" w:cs="Times New Roman"/>
          <w:sz w:val="24"/>
          <w:szCs w:val="24"/>
        </w:rPr>
      </w:pPr>
      <w:r w:rsidRPr="00D97196">
        <w:rPr>
          <w:rFonts w:ascii="Times New Roman" w:hAnsi="Times New Roman" w:cs="Times New Roman"/>
          <w:sz w:val="24"/>
          <w:szCs w:val="24"/>
        </w:rPr>
        <w:t xml:space="preserve">Being a developing country, Bangladesh has several resource constraints, such as- high density of population (3,277 people per meter squares </w:t>
      </w:r>
      <w:r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{"citationID":"2xsPstV4","properties":{"formattedCitation":"[12]","plainCitation":"[12]","noteIndex":0},"citationItems":[{"id":1487,"uris":["http://zotero.org/users/4185209/items/6ZNHGNTU"],"itemData":{"id":1487,"type":"webpage","abstract":"Population of Bangladesh: current, historical, and projected population, growth rate, immigration, median age, total fertility rate (TFR), population density, urbanization, urban population, country's share of world population, and global rank. Data tables, maps, charts, and live population clock","language":"en","title":"Bangladesh Population (2022) - Worldometer","URL":"https://www.worldometers.info/world-population/bangladesh-population/","accessed":{"date-parts":[["2022",8,6]]}}}],"schema":"https://github.com/citation-style-language/schema/raw/master/csl-citation.json"} </w:instrText>
      </w:r>
      <w:r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[12]</w:t>
      </w:r>
      <w:r w:rsidRPr="00D97196">
        <w:rPr>
          <w:rFonts w:ascii="Times New Roman" w:hAnsi="Times New Roman" w:cs="Times New Roman"/>
          <w:sz w:val="24"/>
          <w:szCs w:val="24"/>
        </w:rPr>
        <w:fldChar w:fldCharType="end"/>
      </w:r>
      <w:r w:rsidRPr="00D97196">
        <w:rPr>
          <w:rFonts w:ascii="Times New Roman" w:hAnsi="Times New Roman" w:cs="Times New Roman"/>
          <w:sz w:val="24"/>
          <w:szCs w:val="24"/>
        </w:rPr>
        <w:t xml:space="preserve">), poverty, lack of awareness, food deficiency, malnutrition etc. Moreover, in Bangladesh, an approximate of 2.5 million people suffer from </w:t>
      </w:r>
      <w:r w:rsidR="001F411A">
        <w:rPr>
          <w:rFonts w:ascii="Times New Roman" w:hAnsi="Times New Roman" w:cs="Times New Roman"/>
          <w:sz w:val="24"/>
          <w:szCs w:val="24"/>
        </w:rPr>
        <w:t xml:space="preserve">basic </w:t>
      </w:r>
      <w:r w:rsidR="00BE2AAB">
        <w:rPr>
          <w:rFonts w:ascii="Times New Roman" w:hAnsi="Times New Roman" w:cs="Times New Roman"/>
          <w:sz w:val="24"/>
          <w:szCs w:val="24"/>
        </w:rPr>
        <w:t xml:space="preserve">sanitation </w:t>
      </w:r>
      <w:r w:rsidR="001F411A">
        <w:rPr>
          <w:rFonts w:ascii="Times New Roman" w:hAnsi="Times New Roman" w:cs="Times New Roman"/>
          <w:sz w:val="24"/>
          <w:szCs w:val="24"/>
        </w:rPr>
        <w:t>issues</w:t>
      </w:r>
      <w:r w:rsidRPr="00D97196">
        <w:rPr>
          <w:rFonts w:ascii="Times New Roman" w:hAnsi="Times New Roman" w:cs="Times New Roman"/>
          <w:sz w:val="24"/>
          <w:szCs w:val="24"/>
        </w:rPr>
        <w:t xml:space="preserve">, and about one million people </w:t>
      </w:r>
      <w:r w:rsidR="00E1133F">
        <w:rPr>
          <w:rFonts w:ascii="Times New Roman" w:hAnsi="Times New Roman" w:cs="Times New Roman"/>
          <w:sz w:val="24"/>
          <w:szCs w:val="24"/>
        </w:rPr>
        <w:t xml:space="preserve">are </w:t>
      </w:r>
      <w:r w:rsidR="00187A35">
        <w:rPr>
          <w:rFonts w:ascii="Times New Roman" w:hAnsi="Times New Roman" w:cs="Times New Roman"/>
          <w:sz w:val="24"/>
          <w:szCs w:val="24"/>
        </w:rPr>
        <w:t xml:space="preserve">unable </w:t>
      </w:r>
      <w:r w:rsidR="0063050B">
        <w:rPr>
          <w:rFonts w:ascii="Times New Roman" w:hAnsi="Times New Roman" w:cs="Times New Roman"/>
          <w:sz w:val="24"/>
          <w:szCs w:val="24"/>
        </w:rPr>
        <w:t>to have</w:t>
      </w:r>
      <w:r w:rsidRPr="00D97196">
        <w:rPr>
          <w:rFonts w:ascii="Times New Roman" w:hAnsi="Times New Roman" w:cs="Times New Roman"/>
          <w:sz w:val="24"/>
          <w:szCs w:val="24"/>
        </w:rPr>
        <w:t xml:space="preserve"> </w:t>
      </w:r>
      <w:r w:rsidR="00C46BA5">
        <w:rPr>
          <w:rFonts w:ascii="Times New Roman" w:hAnsi="Times New Roman" w:cs="Times New Roman"/>
          <w:sz w:val="24"/>
          <w:szCs w:val="24"/>
        </w:rPr>
        <w:t>potable</w:t>
      </w:r>
      <w:r w:rsidR="00046C14">
        <w:rPr>
          <w:rFonts w:ascii="Times New Roman" w:hAnsi="Times New Roman" w:cs="Times New Roman"/>
          <w:sz w:val="24"/>
          <w:szCs w:val="24"/>
        </w:rPr>
        <w:t xml:space="preserve"> water</w:t>
      </w:r>
      <w:r w:rsidRPr="00D97196">
        <w:rPr>
          <w:rFonts w:ascii="Times New Roman" w:hAnsi="Times New Roman" w:cs="Times New Roman"/>
          <w:sz w:val="24"/>
          <w:szCs w:val="24"/>
        </w:rPr>
        <w:t xml:space="preserve"> </w:t>
      </w:r>
      <w:r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{"citationID":"GTviOOnD","properties":{"formattedCitation":"[10]","plainCitation":"[10]","noteIndex":0},"citationItems":[{"id":1431,"uris":["http://zotero.org/users/4185209/items/PWEH3VW6"],"itemData":{"id":1431,"type":"article-journal","abstract":"&lt;b&gt;Background:&lt;/b&gt; Children are the most vulnerable and high risk group in the prevalence of diarrhea in low income countries like Bangladesh. This can lead to the higher rate of child morbidity and mortality. Achievement of Millennium Development Goal’s (MDGs) at a target period, it is important to comprise the issue first. Therefore, the purpose of the present study is to find out the risk factors of diarrhea in the childhood. &lt;b&gt;Methods: &lt;/b&gt;Data and necessary information of 485 women were obtained from the Bangladesh Demographic and Health Survey (BDHS), 2007. These 485 women were extracted from 10,996 women whose children had experienced an episode of diarrhea in the two weeks before the survey. The chi-square test and binary logistic regression analyses have been used as the statistical tools. &lt;b&gt;Results:&lt;/b&gt; Majority of the women (76.9%) reported their child had experienced diarrhea in the last two weeks. Respondent’s educational level, husband occupation, living condition, birth interval and the sources of drinking water were found to be significantly associated (p&lt;0.05) with the disease of diarrhea. Finally, binary logistic model identified that respondents’ husband occupation, their living condition, birth interval and the source of drinking water were significant factors. &lt;b&gt;Conclusions:&lt;/b&gt; The prevalence of diarrhea disease is more common in Bangladeshi children. So, it is necessary to educate general people about the possible living arrangements for avoiding diarrhea and its termination.","container-title":"Journal of Health Science","ISSN":"2166-5990","issue":"1","language":"en","license":"http://creativecommons.org/licenses/by/2.0/","note":"publisher: Scientific &amp; Academic Publishing","page":"1-5","source":"article.sapub.org","title":"An Evidence of Socio-Demographic Effects on Child’s Diarrhoea in Bangladesh","volume":"5","author":[{"family":"Islam","given":"Md Rafiqul"},{"family":"Hossain","given":"Md Kamal"},{"family":"Khan","given":"Md Nuruzzaman"},{"family":"Ali","given":"Md Raihan"}],"issued":{"date-parts":[["2015"]]}}}],"schema":"https://github.com/citation-style-language/schema/raw/master/csl-citation.json"} </w:instrText>
      </w:r>
      <w:r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[10]</w:t>
      </w:r>
      <w:r w:rsidRPr="00D97196">
        <w:rPr>
          <w:rFonts w:ascii="Times New Roman" w:hAnsi="Times New Roman" w:cs="Times New Roman"/>
          <w:sz w:val="24"/>
          <w:szCs w:val="24"/>
        </w:rPr>
        <w:fldChar w:fldCharType="end"/>
      </w:r>
      <w:r w:rsidRPr="00D97196">
        <w:rPr>
          <w:rFonts w:ascii="Times New Roman" w:hAnsi="Times New Roman" w:cs="Times New Roman"/>
          <w:sz w:val="24"/>
          <w:szCs w:val="24"/>
        </w:rPr>
        <w:t xml:space="preserve">. Previous studies in Bangladesh showed that age, sex, geographic location, drinking from unprotected water supply, sanitation, hygiene, and household economic status can cause </w:t>
      </w:r>
      <w:r w:rsidR="00E10003" w:rsidRPr="00D97196">
        <w:rPr>
          <w:rFonts w:ascii="Times New Roman" w:hAnsi="Times New Roman" w:cs="Times New Roman"/>
          <w:sz w:val="24"/>
          <w:szCs w:val="24"/>
        </w:rPr>
        <w:t>diarrhea</w:t>
      </w:r>
      <w:r w:rsidRPr="00D97196">
        <w:rPr>
          <w:rFonts w:ascii="Times New Roman" w:hAnsi="Times New Roman" w:cs="Times New Roman"/>
          <w:sz w:val="24"/>
          <w:szCs w:val="24"/>
        </w:rPr>
        <w:t xml:space="preserve"> among children between 0-5 years </w:t>
      </w:r>
      <w:r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VQJtT3fe","properties":{"formattedCitation":"[10,13]","plainCitation":"[10,13]","noteIndex":0},"citationItems":[{"id":1431,"uris":["http://zotero.org/users/4185209/items/PWEH3VW6"],"itemData":{"id":1431,"type":"article-journal","abstract":"&lt;b&gt;Background:&lt;/b&gt; Children are the most vulnerable and high risk group in the prevalence of diarrhea in low income countries like Bangladesh. This can lead to the higher rate of child morbidity and mortality. Achievement of Millennium Development Goal’s (MDGs) at a target period, it is important to comprise the issue first. Therefore, the purpose of the present study is to find out the risk factors of diarrhea in the childhood. &lt;b&gt;Methods: &lt;/b&gt;Data and necessary information of 485 women were obtained from the Bangladesh Demographic and Health Survey (BDHS), 2007. These 485 women were extracted from 10,996 women whose children had experienced an episode of diarrhea in the two weeks before the survey. The chi-square test and binary logistic regression analyses have been used as the statistical tools. &lt;b&gt;Results:&lt;/b&gt; Majority of the women (76.9%) reported their child had experienced diarrhea in the last two weeks. Respondent’s educational level, husband occupation, living condition, birth interval and the sources of drinking water were found to be significantly associated (p&lt;0.05) with the disease of diarrhea. Finally, binary logistic model identified that respondents’ husband occupation, their living condition, birth interval and the source of drinking water were significant factors. &lt;b&gt;Conclusions:&lt;/b&gt; The prevalence of diarrhea disease is more common in Bangladeshi children. So, it is necessary to educate general people about the possible living arrangements for avoiding diarrhea and its termination.","container-title":"Journal of Health Science","ISSN":"2166-5990","issue":"1","language":"en","license":"http://creativecommons.org/licenses/by/2.0/","note":"publisher: Scientific &amp; Academic Publishing","page":"1-5","source":"article.sapub.org","title":"An Evidence of Socio-Demographic Effects on Child’s Diarrhoea in Bangladesh","volume":"5","author":[{"family":"Islam","given":"Md Rafiqul"},{"family":"Hossain","given":"Md Kamal"},{"family":"Khan","given":"Md Nuruzzaman"},{"family":"Ali","given":"Md Raihan"}],"issued":{"date-parts":[["2015"]]}}},{"id":1489,"uris":["http://zotero.org/users/4185209/items/76XQS6DQ"],"itemData":{"id":1489,"type":"article-journal","abstract":"Although efforts have been made by the international community to improve childhood health, risk factors linked with the healthiness of preschool-age children in low and middle-income countries (LMICs) are very diverse. Therefore, this paper examines the prevalence and determinants of fever, acute respiratory infection and diarrhea of preschool children in Bangladesh. A sample of 8,421 children from the latest country representative BDHS-2017–18 survey was analyzed by utilizing both the bivariate and multivariate techniques. The results revealed that about 4.7, 33.1, and 35.8% of the children aged under 5 years had suffered from diarrhea, fever and ARI respectively during the 2 weeks preceding the date of the survey. Demographic, socio-economic, and community and health characteristics likely to play an important role in suffering under-five children from diarrhea, fever, and ARI in Bangladesh. The child’s age of 13–24 months, delivery by cesarean section, unsafe drinking water, unhygienic toilet facility, low level of family wealth index and parental education, a higher number of living children in the household, rural residency and regional difference were all found to be most crucial determinants of the occurrences of fever, ARI and diarrhea. Interventions should focus on improving these significant demographic, socioeconomic, and community and health risk factors. A special attention is necessary to the people who live in rural areas and geospatially disadvantaged regions.","container-title":"BMC Pediatrics","DOI":"10.1186/s12887-022-03166-9","ISSN":"1471-2431","issue":"1","journalAbbreviation":"BMC Pediatr","language":"en","license":"2022 The Author(s)","note":"number: 1\npublisher: BioMed Central","page":"1-12","source":"bmcpediatr.biomedcentral.com","title":"Prevalence and determinants of fever, ARI and diarrhea among children aged 6–59 months in Bangladesh","volume":"22","author":[{"family":"Rahman","given":"Azizur"},{"family":"Hossain","given":"Md Moyazzem"}],"issued":{"date-parts":[["2022",12]]}}}],"schema":"https://github.com/citation-style-language/schema/raw/master/csl-citation.json"} </w:instrText>
      </w:r>
      <w:r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[10,13]</w:t>
      </w:r>
      <w:r w:rsidRPr="00D97196">
        <w:rPr>
          <w:rFonts w:ascii="Times New Roman" w:hAnsi="Times New Roman" w:cs="Times New Roman"/>
          <w:sz w:val="24"/>
          <w:szCs w:val="24"/>
        </w:rPr>
        <w:fldChar w:fldCharType="end"/>
      </w:r>
      <w:r w:rsidRPr="00D97196">
        <w:rPr>
          <w:rFonts w:ascii="Times New Roman" w:hAnsi="Times New Roman" w:cs="Times New Roman"/>
          <w:sz w:val="24"/>
          <w:szCs w:val="24"/>
        </w:rPr>
        <w:t>.</w:t>
      </w:r>
    </w:p>
    <w:p w14:paraId="33090A18" w14:textId="5102B0C3" w:rsidR="004232B0" w:rsidRDefault="00D121DC" w:rsidP="0063530A">
      <w:pPr>
        <w:spacing w:line="480" w:lineRule="auto"/>
        <w:ind w:firstLine="720"/>
        <w:rPr>
          <w:rFonts w:ascii="Times New Roman" w:hAnsi="Times New Roman" w:cs="Times New Roman"/>
          <w:sz w:val="24"/>
          <w:szCs w:val="24"/>
        </w:rPr>
      </w:pPr>
      <w:r w:rsidRPr="00D121DC">
        <w:rPr>
          <w:rFonts w:ascii="Times New Roman" w:hAnsi="Times New Roman" w:cs="Times New Roman"/>
          <w:sz w:val="24"/>
          <w:szCs w:val="24"/>
        </w:rPr>
        <w:t xml:space="preserve">Young children in Bangladesh generally experience a variety of common illnesses like fever, cough, short/difficult breathing, diarrhea, </w:t>
      </w:r>
      <w:proofErr w:type="spellStart"/>
      <w:r w:rsidRPr="00D121DC">
        <w:rPr>
          <w:rFonts w:ascii="Times New Roman" w:hAnsi="Times New Roman" w:cs="Times New Roman"/>
          <w:sz w:val="24"/>
          <w:szCs w:val="24"/>
        </w:rPr>
        <w:t>etc</w:t>
      </w:r>
      <w:proofErr w:type="spellEnd"/>
      <w:r>
        <w:rPr>
          <w:rFonts w:ascii="Times New Roman" w:hAnsi="Times New Roman" w:cs="Times New Roman"/>
          <w:sz w:val="24"/>
          <w:szCs w:val="24"/>
        </w:rPr>
        <w:t xml:space="preserve"> </w:t>
      </w:r>
      <w:r w:rsidR="004B627F">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{"citationID":"SFdDeKWS","properties":{"formattedCitation":"[14,15]","plainCitation":"[14,15]","noteIndex":0},"citationItems":[{"id":1686,"uris":["http://zotero.org/users/4185209/items/9942NYDS"],"itemData":{"id":1686,"type":"article-journal","abstract":"Introduction The rate of cesarean delivery (C-section) has been increasing worldwide, including Bangladesh, and it has a negative impact on the mother and child's health. Our aim was to examine the association between C-section and childhood diseases and to identify the key factors associated with childhood diseases. Methods We used four nationally representative data sets from multiple indicator cluster survey (MICS, 2012 and 2019) and Bangladesh Demographic and Health Survey (BDHS, 2011and 2014) and analyzed 25,270 mother-child pairs. We used the frequency of common childhood diseases (fever, short or rapid breaths, cough, blood in stools, and diarrhea) as our outcome variable and C-section as exposure variable. We included mother’s age, place of residence, division, mother’s education, wealth index, child age, child sex, and child size at birth as confounding variables. Negative binomial regression model was used to analyze the data. Results In the BDHS data, the prevalence of C-section increased from 17.95% in 2011 to 23.33% in 2014. Also, in MICS, the prevalence almost doubled over an eight-year period (17.74% in 2012 to 35.41% in 2019). We did not observe any significant effect of C-section on childhood diseases in both surveys. Only in 2014 BDHS, we found that C-section increases the risk of childhood disease by 5% [Risk Ratio (RR): 1.05, 95% CI: 0.95, 1.17, p = 0.33]. However, the risk of childhood disease differed significantly in all survey years by division, child's age, and child’s size at birth after adjusting for important confounding variables. For example, children living in Chittagong division had a higher risk [(2011 BDHS RR: 1.22, 95% CI: 1.08, 1.38) and (2019 MICS RR: 1.21, 95% CI: 1.08, 1.35)] of having disease compared to Dhaka division. Maternal age, education, and wealth status showed significant differences with the outcome in some survey years. Conclusion Our study shows that C-section in Bangladesh continued to increase over time, and we did not find significant association between C-section and early childhood diseases. High C-section rate has a greater impact on maternal and child health as well as the burden on the health care system. We recommend raising public awareness of the negative impact of unnecessary C-section in Bangladesh.","container-title":"PLOS ONE","DOI":"10.1371/journal.pone.0242864","ISSN":"1932-6203","issue":"12","journalAbbreviation":"PLOS ONE","language":"en","note":"publisher: Public Library of Science","page":"e0242864","source":"PLoS Journals","title":"Cesarean delivery and early childhood diseases in Bangladesh: An analysis of Demographic and Health Survey (BDHS) and Multiple Indicator Cluster Survey (MICS)","title-short":"Cesarean delivery and early childhood diseases in Bangladesh","volume":"15","author":[{"family":"Hasan","given":"Mohammad Nayeem"},{"family":"Chowdhury","given":"Muhammad Abdul Baker"},{"family":"Jahan","given":"Jenifar"},{"family":"Jahan","given":"Sumyea"},{"family":"Ahmed","given":"Nasar U."},{"family":"Uddin","given":"Md Jamal"}],"issued":{"date-parts":[["2020",12,3]]}}},{"id":1688,"uris":["http://zotero.org/users/4185209/items/ZH8V3DW7"],"itemData":{"id":1688,"type":"article-journal","abstract":"In developing countries, acute respiratory infections (ARIs) cause a significant number of deaths among children. According to Bangladesh Demographic and Health Survey (BDHS), about 25% of the deaths in children under-five years are caused by ARI in Bangladesh every year. Low-income families frequently rely on wood, coal, and animal excrement for cooking. However, it is unclear whether using alternative fuels offers a health benefit over solid fuels. To clear this doubt, we conducted a study to investigate the effects of fuel usage on ARI in children. In this study, we used the latest BDHS 2017–18 survey data collected by the Government of Bangladesh (GoB) and estimated the effects of fuel use on ARI by constructing multivariable logistic regression models. From the analysis, we found that the crude (the only type of fuel in the model) odds ratio (OR) for ARI is 1.69 [95% confidence interval (CI): 1.06–2.71]. This suggests that children in families using contaminated fuels are 69.3% more likely to experience an ARI episode than children in households using clean fuels. After adjusting for cooking fuel, type of roof material, child's age (months), and sex of the child–the effect of solid fuels is similar to the adjusted odds ratio (AOR) for ARI (OR: 1.69, 95% CI: 1.05–2.72). This implies that an ARI occurrence is 69.2% more likely when compared to the effect of clean fuel. This study found a statistically significant association between solid fuel consumption and the occurrence of ARI in children in households. The correlation between indoor air pollution and clinical parameters of ARI requires further investigation. Our findings will also help other researchers and policymakers to take comprehensive actions by considering fuel type as a risk factor as well as taking proper steps to solve this issue.","container-title":"Frontiers in Public Health","ISSN":"2296-2565","source":"Frontiers","title":"Association of household fuel with acute respiratory infection (ARI) under-five years children in Bangladesh","URL":"https://www.frontiersin.org/articles/10.3389/fpubh.2022.985445","volume":"10","author":[{"family":"Islam","given":"Md. Aminul"},{"family":"Hasan","given":"Mohammad Nayeem"},{"family":"Ahammed","given":"Tanvir"},{"family":"Anjum","given":"Aniqua"},{"family":"Majumder","given":"Ananya"},{"family":"Siddiqui","given":"M. Noor-E-Alam"},{"family":"Mukharjee","given":"Sanjoy Kumar"},{"family":"Sultana","given":"Khandokar Fahmida"},{"family":"Sultana","given":"Sabrin"},{"family":"Jakariya","given":"Md."},{"family":"Bhattacharya","given":"Prosun"},{"family":"Sarkodie","given":"Samuel Asumadu"},{"family":"Dhama","given":"Kuldeep"},{"family":"Mumin","given":"Jubayer"},{"family":"Ahmed","given":"Firoz"}],"accessed":{"date-parts":[["2023",1,21]]},"issued":{"date-parts":[["2022"]]}}}],"schema":"https://github.com/citation-style-language/schema/raw/master/csl-citation.json"} </w:instrText>
      </w:r>
      <w:r w:rsidR="004B627F">
        <w:rPr>
          <w:rFonts w:ascii="Times New Roman" w:hAnsi="Times New Roman" w:cs="Times New Roman"/>
          <w:sz w:val="24"/>
          <w:szCs w:val="24"/>
        </w:rPr>
        <w:fldChar w:fldCharType="separate"/>
      </w:r>
      <w:r w:rsidR="00361F8D" w:rsidRPr="00361F8D">
        <w:rPr>
          <w:rFonts w:ascii="Times New Roman" w:hAnsi="Times New Roman" w:cs="Times New Roman"/>
          <w:sz w:val="24"/>
        </w:rPr>
        <w:t>[14,15]</w:t>
      </w:r>
      <w:r w:rsidR="004B627F">
        <w:rPr>
          <w:rFonts w:ascii="Times New Roman" w:hAnsi="Times New Roman" w:cs="Times New Roman"/>
          <w:sz w:val="24"/>
          <w:szCs w:val="24"/>
        </w:rPr>
        <w:fldChar w:fldCharType="end"/>
      </w:r>
      <w:r w:rsidR="004B627F">
        <w:rPr>
          <w:rFonts w:ascii="Times New Roman" w:hAnsi="Times New Roman" w:cs="Times New Roman"/>
          <w:sz w:val="24"/>
          <w:szCs w:val="24"/>
        </w:rPr>
        <w:t>.</w:t>
      </w:r>
      <w:r>
        <w:rPr>
          <w:rFonts w:ascii="Times New Roman" w:hAnsi="Times New Roman" w:cs="Times New Roman"/>
          <w:sz w:val="24"/>
          <w:szCs w:val="24"/>
        </w:rPr>
        <w:t xml:space="preserve"> </w:t>
      </w:r>
      <w:r w:rsidR="004232B0" w:rsidRPr="00D97196">
        <w:rPr>
          <w:rFonts w:ascii="Times New Roman" w:hAnsi="Times New Roman" w:cs="Times New Roman"/>
          <w:sz w:val="24"/>
          <w:szCs w:val="24"/>
        </w:rPr>
        <w:t>Previous studies on diarrhea found several risk factors which were rainy season</w:t>
      </w:r>
      <w:r w:rsidR="004232B0">
        <w:rPr>
          <w:rFonts w:ascii="Times New Roman" w:hAnsi="Times New Roman" w:cs="Times New Roman"/>
          <w:sz w:val="24"/>
          <w:szCs w:val="24"/>
        </w:rPr>
        <w:t xml:space="preserve"> </w:t>
      </w:r>
      <w:r w:rsidR="004232B0"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{"citationID":"UVWWuAZQ","properties":{"formattedCitation":"[16\\uc0\\u8211{}18]","plainCitation":"[16–18]","noteIndex":0},"citationItems":[{"id":1455,"uris":["http://zotero.org/users/4185209/items/R3YFLKMW"],"itemData":{"id":1455,"type":"article-journal","abstract":"To determine risk factors for diarrhea, the authors followed an open cohort of 1,314 children from Gulnea-Bissau by weekly diarrhea recall interviews between April 1987 and March 1990. Data on feeding practices and measles infection were available for all children and, for 531 children, comprehensive data on explanatory variables were recorded. Of 57 variables, seven were independently associated with an increased incidence of diarrhea. These were a recent (in the past 14 days) diarrheal episode, male sex, being weaned from breast milk, not being looked after by the mother, head of the household being &amp;lt;30 years old, eating cold leftovers, and drinking water from an unprotected public water supply. In breastfed children, only three variables were associated with diarrhea, including prior diarrhea, male sex, and not being looked after by the mother. Among weaned children, six variables delineated increased rates of diarrhea, including unprotected public water supply, eating of cold leftovers, and lack of maternal education. Major determinants of persistent diarrhea included weaning, lack of maternal education, and having pigs in the home. It is concluded that, in addition to the promotion of breastfeeding, important interventions against diarrhea include improvements in water supply, hygiene, and food handling. However, because of effect modification by breastfeeding, the largest effects of these interventions will probably be among weaned children. Am J Epidemiol 1997;146: 273–82.","container-title":"American Journal of Epidemiology","DOI":"10.1093/oxfordjournals.aje.a009263","ISSN":"0002-9262","issue":"3","journalAbbreviation":"American Journal of Epidemiology","page":"273-282","source":"Silverchair","title":"Risk Factors for Diarrheal Disease Incidence in Early Childhood: A Community Cohort Study from Guinea-Bissau","title-short":"Risk Factors for Diarrheal Disease Incidence in Early Childhood","volume":"146","author":[{"family":"Mølbak","given":"Kåre"},{"family":"Jensen","given":"Henrik"},{"family":"lngholt","given":"Liselotte"},{"family":"Aaby","given":"Peter"}],"issued":{"date-parts":[["1997",8,1]]}}},{"id":1460,"uris":["http://zotero.org/users/4185209/items/IF7NKG3Y"],"itemData":{"id":1460,"type":"article-journal","abstract":"Diarrhea is a leading cause of death in tropical countries. One of the highest childhood mortalities is in northeastern Brazil, where little is known about the morbidity, etiology, and risk factors of diarrhea. Prospective village surveillance over 30 months revealed diarrhea attack rates of more than seven episodes per child-year at six to 11 months of age among the children of the poorest families. Other risk factors included early weaning and the lack of toilets. Diarrhea led to weight loss and stunted growth. Enterotoxigenic Escherichia coli and rotaviruses were the most common pathogens, accounting for 21% and 19% of cases, respectively, followed by Shigella species (8.0%), Campylobacter jejuni (7.5%), Giardia species (6.7%), Strongyloides species (5.3%), and enteropathogenic E coli serotypes (4.6%). Most (84%) enterotoxigenic E coli were isolated during the rainy season of October to March (P less than 0.03), whereas 71% of rotaviral illnesses occurred during the drier months of June to October (P less than 0.03). In the present study, the early occurrence and nutritional impact of diarrhea and weaning, as well as the major etiologic agents of diarrhea and their different seasonal patterns have been defined for this region in which life-threatening diarrhea is endemic.","container-title":"The Journal of Infectious Diseases","DOI":"10.1093/infdis/148.6.986","ISSN":"0022-1899","issue":"6","journalAbbreviation":"J Infect Dis","language":"eng","note":"PMID: 6361176","page":"986-997","source":"PubMed","title":"Prospective study of diarrheal illnesses in northeastern Brazil: patterns of disease, nutritional impact, etiologies, and risk factors","title-short":"Prospective study of diarrheal illnesses in northeastern Brazil","volume":"148","author":[{"family":"Guerrant","given":"R. L."},{"family":"Kirchhoff","given":"L. V."},{"family":"Shields","given":"D. S."},{"family":"Nations","given":"M. K."},{"family":"Leslie","given":"J."},{"family":"Sousa","given":"M. A.","non-dropping-particle":"de"},{"family":"Araujo","given":"J. G."},{"family":"Correia","given":"L. L."},{"family":"Sauer","given":"K. T."},{"family":"McClelland","given":"K. E."}],"issued":{"date-parts":[["1983",12]]}}},{"id":1464,"uris":["http://zotero.org/users/4185209/items/3YAZQZX7"],"itemData":{"id":1464,"type":"article-journal","abstract":"OBJECTIVE\nOur goal was to estimate the impact of a Shigella vaccine in an area where shigellosis is endemic by characterizing the disease burden and antibiotic-resistance profiles of isolates and by determining the prevalence of Shigella flexneri serotypes.\n\nPATIENTS AND METHODS\nWe conducted a 43-month-long prospective, community-based diarrheal disease surveillance in 442 children &lt;72 months of age in the Peruvian Amazon between October 1, 2002, and April 15, 2006.\n\nRESULTS\nThe incidence of diarrheal disease was 4.38 episodes per child-year. The incidence rate for shigellosis was 0.34 episodes per child-year in children &lt;72 months of age and peaked in children between 12 and 23 months at 0.43 episodes per child-year. Maternal education at or beyond the primary grade level, piped water supply, weight-for-age z score, and improved water-storage practices were the most significant determinants of disease in this community with living conditions comparable to many rural areas in the developing world.\n\nCONCLUSIONS\nChildren living in this region had a 20-fold higher rate of disease incidence detected by active surveillance as those recently estimated by passive detection. Most symptomatic disease was caused by S flexneri, although the diversity of serotypes will require a multivalent vaccine to have a significant impact on the burden of disease caused by shigellosis. Several other public health disease-control interventions targeted at water source and improved storage, nutritional interventions, and improved maternal education seem to have a greater impact than a univalent S flexneri 2a vaccine.","container-title":"Pediatrics","DOI":"10.1542/peds.2008-0458","ISSN":"0031-4005","issue":"3","journalAbbreviation":"Pediatrics","note":"PMID: 18710884\nPMCID: PMC6204332","page":"e541-e549","source":"PubMed Central","title":"Epidemiology of Highly Endemic Multiply Antibiotic-Resistant Shigellosis in Children in the Peruvian Amazon","volume":"122","author":[{"family":"Kosek","given":"Margaret"},{"family":"Yori","given":"Pablo Peñataro"},{"family":"Pan","given":"William K."},{"family":"Olortegui","given":"Maribel Paredes"},{"family":"Gilman","given":"Robert H."},{"family":"Perez","given":"Juan"},{"family":"Chavez","given":"Cesar Banda"},{"family":"Sanchez","given":"Graciela Meza"},{"family":"Burga","given":"Rosa"},{"family":"Hall","given":"Eric"}],"issued":{"date-parts":[["2008",9]]}}}],"schema":"https://github.com/citation-style-language/schema/raw/master/csl-citation.json"} </w:instrText>
      </w:r>
      <w:r w:rsidR="004232B0" w:rsidRPr="00D97196">
        <w:rPr>
          <w:rFonts w:ascii="Times New Roman" w:hAnsi="Times New Roman" w:cs="Times New Roman"/>
          <w:sz w:val="24"/>
          <w:szCs w:val="24"/>
        </w:rPr>
        <w:fldChar w:fldCharType="separate"/>
      </w:r>
      <w:r w:rsidR="00361F8D" w:rsidRPr="00361F8D">
        <w:rPr>
          <w:rFonts w:ascii="Times New Roman" w:hAnsi="Times New Roman" w:cs="Times New Roman"/>
          <w:sz w:val="24"/>
          <w:szCs w:val="24"/>
        </w:rPr>
        <w:t>[16–18]</w:t>
      </w:r>
      <w:r w:rsidR="004232B0" w:rsidRPr="00D97196">
        <w:rPr>
          <w:rFonts w:ascii="Times New Roman" w:hAnsi="Times New Roman" w:cs="Times New Roman"/>
          <w:sz w:val="24"/>
          <w:szCs w:val="24"/>
        </w:rPr>
        <w:fldChar w:fldCharType="end"/>
      </w:r>
      <w:r w:rsidR="004232B0" w:rsidRPr="00D97196">
        <w:rPr>
          <w:rFonts w:ascii="Times New Roman" w:hAnsi="Times New Roman" w:cs="Times New Roman"/>
          <w:sz w:val="24"/>
          <w:szCs w:val="24"/>
        </w:rPr>
        <w:t xml:space="preserve">, partial breastfeeding and early weaning </w:t>
      </w:r>
      <w:commentRangeStart w:id="24"/>
      <w:r w:rsidR="004232B0"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{"citationID":"rE3YFzoc","properties":{"formattedCitation":"[16,17,19,20]","plainCitation":"[16,17,19,20]","noteIndex":0},"citationItems":[{"id":1455,"uris":["http://zotero.org/users/4185209/items/R3YFLKMW"],"itemData":{"id":1455,"type":"article-journal","abstract":"To determine risk factors for diarrhea, the authors followed an open cohort of 1,314 children from Gulnea-Bissau by weekly diarrhea recall interviews between April 1987 and March 1990. Data on feeding practices and measles infection were available for all children and, for 531 children, comprehensive data on explanatory variables were recorded. Of 57 variables, seven were independently associated with an increased incidence of diarrhea. These were a recent (in the past 14 days) diarrheal episode, male sex, being weaned from breast milk, not being looked after by the mother, head of the household being &amp;lt;30 years old, eating cold leftovers, and drinking water from an unprotected public water supply. In breastfed children, only three variables were associated with diarrhea, including prior diarrhea, male sex, and not being looked after by the mother. Among weaned children, six variables delineated increased rates of diarrhea, including unprotected public water supply, eating of cold leftovers, and lack of maternal education. Major determinants of persistent diarrhea included weaning, lack of maternal education, and having pigs in the home. It is concluded that, in addition to the promotion of breastfeeding, important interventions against diarrhea include improvements in water supply, hygiene, and food handling. However, because of effect modification by breastfeeding, the largest effects of these interventions will probably be among weaned children. Am J Epidemiol 1997;146: 273–82.","container-title":"American Journal of Epidemiology","DOI":"10.1093/oxfordjournals.aje.a009263","ISSN":"0002-9262","issue":"3","journalAbbreviation":"American Journal of Epidemiology","page":"273-282","source":"Silverchair","title":"Risk Factors for Diarrheal Disease Incidence in Early Childhood: A Community Cohort Study from Guinea-Bissau","title-short":"Risk Factors for Diarrheal Disease Incidence in Early Childhood","volume":"146","author":[{"family":"Mølbak","given":"Kåre"},{"family":"Jensen","given":"Henrik"},{"family":"lngholt","given":"Liselotte"},{"family":"Aaby","given":"Peter"}],"issued":{"date-parts":[["1997",8,1]]}}},{"id":1460,"uris":["http://zotero.org/users/4185209/items/IF7NKG3Y"],"itemData":{"id":1460,"type":"article-journal","abstract":"Diarrhea is a leading cause of death in tropical countries. One of the highest childhood mortalities is in northeastern Brazil, where little is known about the morbidity, etiology, and risk factors of diarrhea. Prospective village surveillance over 30 months revealed diarrhea attack rates of more than seven episodes per child-year at six to 11 months of age among the children of the poorest families. Other risk factors included early weaning and the lack of toilets. Diarrhea led to weight loss and stunted growth. Enterotoxigenic Escherichia coli and rotaviruses were the most common pathogens, accounting for 21% and 19% of cases, respectively, followed by Shigella species (8.0%), Campylobacter jejuni (7.5%), Giardia species (6.7%), Strongyloides species (5.3%), and enteropathogenic E coli serotypes (4.6%). Most (84%) enterotoxigenic E coli were isolated during the rainy season of October to March (P less than 0.03), whereas 71% of rotaviral illnesses occurred during the drier months of June to October (P less than 0.03). In the present study, the early occurrence and nutritional impact of diarrhea and weaning, as well as the major etiologic agents of diarrhea and their different seasonal patterns have been defined for this region in which life-threatening diarrhea is endemic.","container-title":"The Journal of Infectious Diseases","DOI":"10.1093/infdis/148.6.986","ISSN":"0022-1899","issue":"6","journalAbbreviation":"J Infect Dis","language":"eng","note":"PMID: 6361176","page":"986-997","source":"PubMed","title":"Prospective study of diarrheal illnesses in northeastern Brazil: patterns of disease, nutritional impact, etiologies, and risk factors","title-short":"Prospective study of diarrheal illnesses in northeastern Brazil","volume":"148","author":[{"family":"Guerrant","given":"R. L."},{"family":"Kirchhoff","given":"L. V."},{"family":"Shields","given":"D. S."},{"family":"Nations","given":"M. K."},{"family":"Leslie","given":"J."},{"family":"Sousa","given":"M. A.","non-dropping-particle":"de"},{"family":"Araujo","given":"J. G."},{"family":"Correia","given":"L. L."},{"family":"Sauer","given":"K. T."},{"family":"McClelland","given":"K. E."}],"issued":{"date-parts":[["1983",12]]}}},{"id":1458,"uris":["http://zotero.org/users/4185209/items/U8VEA3AW"],"itemData":{"id":1458,"type":"article-journal","abstract":"The promotion of proper infant feeding practices and the improvement of environmental sanitation have been two important strategies in the effort to reduce diarrhoeal morbidity among infants. Breast-feeding protects infants by decreasing their exposure to water- and foodborne pathogens and by improving their resistance to infection; good sanitation isolates faecal material from the human environment, reducing exposures to enteric pathogens. Taken together, breast-feeding and good sanitation form a set of sequential barriers that protect infants from diarrhoeal pathogens. As a result, breast-feeding may be most important if the sanitation barrier is not in place. This issue is explored using data from a prospective study of 2355 urban Filipino infants during the first 6 months of life. Longitudinal multivariate analyses are used to estimate the effects of full breast-feeding and mixed feeding on diarrhoeal disease at different levels of sanitation. Breast-feeding provides significant protection against diarrhoeal disease for infants in all environments. Administration of even small portions of contaminated water supplements to fully breast-fed infants nearly doubles their risk of diarrhoea. Mixed-fed and weaned infants consume much greater quantities of supplemental liquids, and as a result, the protective effect of full breast-feeding is greatest when drinking-water is contaminated. Similarly, full breast-feeding has stronger protective effects among infants living in crowded, highly contaminated settings.","container-title":"Bulletin of the World Health Organization","ISSN":"0042-9686","issue":"4","journalAbbreviation":"Bull World Health Organ","language":"eng","note":"PMID: 7923538\nPMCID: PMC2486614","page":"589-601","source":"PubMed","title":"Drinking-water quality, sanitation, and breast-feeding: their interactive effects on infant health","title-short":"Drinking-water quality, sanitation, and breast-feeding","volume":"72","author":[{"family":"VanDerslice","given":"J."},{"family":"Popkin","given":"B."},{"family":"Briscoe","given":"J."}],"issued":{"date-parts":[["1994"]]}}},{"id":1475,"uris":["http://zotero.org/users/4185209/items/AVG5BQG3"],"itemData":{"id":1475,"type":"article-journal","abstract":"Kadoma City experienced an increase in watery diarrhoea from 27 cases during week beginning 5th September, to 107 cases during week beginning 26th September 2011. The weekly diarrhoea cases crossed the threshold action line during week beginning 5th September at the children’s clinic in Rimuka Township, and the remaining four clinics reported cases crossing threshold action lines between week beginning 12th September and week beginning 26th September. Eighty-two percent of the cases were children less than 5 years old. We conducted a case controlstudy to determine risk factorsfor contracting watery diarrhoea in children less than 5 years in Kadoma City. An unmatched 1:1 case control study was conducted in Ngezi and Rimuka townships in Kadoma City, Zimbabwe. A case was a child less than 5 years old, who developed acute watery diarrhoea between 5th September and 1st October 2011. A control was a child less than 5 years old who stayed in the same township and did not suffer from diarrhoea. A structured questionnaire was administered to caregivers of cases and controls.Laboratory water quality tests and stool test results were reviewed.Epi Info™ statistical software was used to analyse data. A total of 109 cases and 109 controls were enrolled. Independent protective factors were: having been exclusively breastfed for six months [AOR = 0.44; 95% CI (0.24-0.82)]; using municipal water [AOR = 0.38; 95% CI (0.18-0.80)]; using aqua tablets, [AOR = 0.49; 95% CI (0.26–0.94)] and; storing water in closed containers, [AOR = 0.24; 95% CI (0.07–0.0.83). The only independent risk factor for contracting watery diarrhoea was hand washing in a single bowl, [AOR = 2.89; 95% CI (1.33–6.28)]. Salmonella, Shigella, Rotavirus, and Enteropathogenic Escherichia coli were isolated in the stool specimens. None of the 33 municipal water samples tested showed contamination with Escherichia coli, whilst 23 of 44 (52%) shallow well water samples and 3 of 15(20%) borehole water samples tested were positive for Escherichia coli. The outbreak resulted from inadequate clean water and use of contaminated water. Evidence from this study was used to guide public health response to the outbreak.","container-title":"BMC Infectious Diseases","DOI":"10.1186/1471-2334-13-567","ISSN":"1471-2334","issue":"1","journalAbbreviation":"BMC Infect Dis","language":"en","license":"2013 Maponga et al.; licensee BioMed Central Ltd.","note":"number: 1\npublisher: BioMed Central","page":"1-8","source":"bmcinfectdis-biomedcentral-com.uml.idm.oclc.org","title":"Risk factors for contracting watery diarrhoea in Kadoma City, Zimbabwe, 2011: a case control study","title-short":"Risk factors for contracting watery diarrhoea in Kadoma City, Zimbabwe, 2011","volume":"13","author":[{"family":"Maponga","given":"Brian A."},{"family":"Chirundu","given":"Daniel"},{"family":"Gombe","given":"Notion T."},{"family":"Tshimanga","given":"Mufuta"},{"family":"Shambira","given":"Gerald"},{"family":"Takundwa","given":"Lucia"}],"issued":{"date-parts":[["2013",12]]}}}],"schema":"https://github.com/citation-style-language/schema/raw/master/csl-citation.json"} </w:instrText>
      </w:r>
      <w:r w:rsidR="004232B0"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[16,17,19,20]</w:t>
      </w:r>
      <w:r w:rsidR="004232B0" w:rsidRPr="00D97196">
        <w:rPr>
          <w:rFonts w:ascii="Times New Roman" w:hAnsi="Times New Roman" w:cs="Times New Roman"/>
          <w:sz w:val="24"/>
          <w:szCs w:val="24"/>
        </w:rPr>
        <w:fldChar w:fldCharType="end"/>
      </w:r>
      <w:r w:rsidR="004232B0" w:rsidRPr="00D97196">
        <w:rPr>
          <w:rFonts w:ascii="Times New Roman" w:hAnsi="Times New Roman" w:cs="Times New Roman"/>
          <w:sz w:val="24"/>
          <w:szCs w:val="24"/>
        </w:rPr>
        <w:t xml:space="preserve">, </w:t>
      </w:r>
      <w:commentRangeEnd w:id="24"/>
      <w:r w:rsidR="008644D4">
        <w:rPr>
          <w:rStyle w:val="CommentReference"/>
        </w:rPr>
        <w:commentReference w:id="24"/>
      </w:r>
      <w:r w:rsidR="004232B0" w:rsidRPr="00D97196">
        <w:rPr>
          <w:rFonts w:ascii="Times New Roman" w:hAnsi="Times New Roman" w:cs="Times New Roman"/>
          <w:sz w:val="24"/>
          <w:szCs w:val="24"/>
        </w:rPr>
        <w:t xml:space="preserve">lower education level of mother </w:t>
      </w:r>
      <w:r w:rsidR="004232B0"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{"citationID":"SFIERsnT","properties":{"formattedCitation":"[16,18,21]","plainCitation":"[16,18,21]","noteIndex":0},"citationItems":[{"id":1455,"uris":["http://zotero.org/users/4185209/items/R3YFLKMW"],"itemData":{"id":1455,"type":"article-journal","abstract":"To determine risk factors for diarrhea, the authors followed an open cohort of 1,314 children from Gulnea-Bissau by weekly diarrhea recall interviews between April 1987 and March 1990. Data on feeding practices and measles infection were available for all children and, for 531 children, comprehensive data on explanatory variables were recorded. Of 57 variables, seven were independently associated with an increased incidence of diarrhea. These were a recent (in the past 14 days) diarrheal episode, male sex, being weaned from breast milk, not being looked after by the mother, head of the household being &amp;lt;30 years old, eating cold leftovers, and drinking water from an unprotected public water supply. In breastfed children, only three variables were associated with diarrhea, including prior diarrhea, male sex, and not being looked after by the mother. Among weaned children, six variables delineated increased rates of diarrhea, including unprotected public water supply, eating of cold leftovers, and lack of maternal education. Major determinants of persistent diarrhea included weaning, lack of maternal education, and having pigs in the home. It is concluded that, in addition to the promotion of breastfeeding, important interventions against diarrhea include improvements in water supply, hygiene, and food handling. However, because of effect modification by breastfeeding, the largest effects of these interventions will probably be among weaned children. Am J Epidemiol 1997;146: 273–82.","container-title":"American Journal of Epidemiology","DOI":"10.1093/oxfordjournals.aje.a009263","ISSN":"0002-9262","issue":"3","journalAbbreviation":"American Journal of Epidemiology","page":"273-282","source":"Silverchair","title":"Risk Factors for Diarrheal Disease Incidence in Early Childhood: A Community Cohort Study from Guinea-Bissau","title-short":"Risk Factors for Diarrheal Disease Incidence in Early Childhood","volume":"146","author":[{"family":"Mølbak","given":"Kåre"},{"family":"Jensen","given":"Henrik"},{"family":"lngholt","given":"Liselotte"},{"family":"Aaby","given":"Peter"}],"issued":{"date-parts":[["1997",8,1]]}}},{"id":1464,"uris":["http://zotero.org/users/4185209/items/3YAZQZX7"],"itemData":{"id":1464,"type":"article-journal","abstract":"OBJECTIVE\nOur goal was to estimate the impact of a Shigella vaccine in an area where shigellosis is endemic by characterizing the disease burden and antibiotic-resistance profiles of isolates and by determining the prevalence of Shigella flexneri serotypes.\n\nPATIENTS AND METHODS\nWe conducted a 43-month-long prospective, community-based diarrheal disease surveillance in 442 children &lt;72 months of age in the Peruvian Amazon between October 1, 2002, and April 15, 2006.\n\nRESULTS\nThe incidence of diarrheal disease was 4.38 episodes per child-year. The incidence rate for shigellosis was 0.34 episodes per child-year in children &lt;72 months of age and peaked in children between 12 and 23 months at 0.43 episodes per child-year. Maternal education at or beyond the primary grade level, piped water supply, weight-for-age z score, and improved water-storage practices were the most significant determinants of disease in this community with living conditions comparable to many rural areas in the developing world.\n\nCONCLUSIONS\nChildren living in this region had a 20-fold higher rate of disease incidence detected by active surveillance as those recently estimated by passive detection. Most symptomatic disease was caused by S flexneri, although the diversity of serotypes will require a multivalent vaccine to have a significant impact on the burden of disease caused by shigellosis. Several other public health disease-control interventions targeted at water source and improved storage, nutritional interventions, and improved maternal education seem to have a greater impact than a univalent S flexneri 2a vaccine.","container-title":"Pediatrics","DOI":"10.1542/peds.2008-0458","ISSN":"0031-4005","issue":"3","journalAbbreviation":"Pediatrics","note":"PMID: 18710884\nPMCID: PMC6204332","page":"e541-e549","source":"PubMed Central","title":"Epidemiology of Highly Endemic Multiply Antibiotic-Resistant Shigellosis in Children in the Peruvian Amazon","volume":"122","author":[{"family":"Kosek","given":"Margaret"},{"family":"Yori","given":"Pablo Peñataro"},{"family":"Pan","given":"William K."},{"family":"Olortegui","given":"Maribel Paredes"},{"family":"Gilman","given":"Robert H."},{"family":"Perez","given":"Juan"},{"family":"Chavez","given":"Cesar Banda"},{"family":"Sanchez","given":"Graciela Meza"},{"family":"Burga","given":"Rosa"},{"family":"Hall","given":"Eric"}],"issued":{"date-parts":[["2008",9]]}}},{"id":1467,"uris":["http://zotero.org/users/4185209/items/8F2F9T5Y"],"itemData":{"id":1467,"type":"article-journal","abstract":"Maternal education is one of the strongest determinants of infant survival in developing countries, however, questions remain regarding the extent to which its effects vary as a function of contextual variables. In this study, a multi-level interactive model is used to assess whether the protective effect of maternal education on the risk of infant diarrhea is modified by three aspects of the mother's familial and community environment: household assets, community economic resources and the availability of mothers' clubs. 2484 study participants were interviewed in 1984 as part of the Cebu Longitudinal Infant Health and Nutrition Study. The findings suggest that the protective effect of maternal education on infant diarrhea varies according to the socio-economic environment in which the mother lives: maternal education protects against infant diarrhea in the more economically and socially advantaged communities but has no effect in the more disadvantaged communities. The results also indicate that the protective effect of maternal education is smaller in the wealthier households. These data suggest that improvement in maternal education level, alone, may not always have the expected beneficial effects on infant health. Corollary measures to improve access of mothers and children to basic community resources and efforts to help mothers be more effective in their various social roles may be necessary preconditions for higher levels of maternal education to result in improved infant health.","container-title":"Social Science &amp; Medicine (1982)","DOI":"10.1016/0277-9536(94)90404-9","ISSN":"0277-9536","issue":"2","journalAbbreviation":"Soc Sci Med","language":"eng","note":"PMID: 8140461","page":"343-350","source":"PubMed","title":"Association between maternal education and infant diarrhea in different household and community environments of Cebu, Philippines","volume":"38","author":[{"family":"Dargent-Molina","given":"P."},{"family":"James","given":"S. A."},{"family":"Strogatz","given":"D. S."},{"family":"Savitz","given":"D. A."}],"issued":{"date-parts":[["1994",1]]}}}],"schema":"https://github.com/citation-style-language/schema/raw/master/csl-citation.json"} </w:instrText>
      </w:r>
      <w:r w:rsidR="004232B0"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[16,18,21]</w:t>
      </w:r>
      <w:r w:rsidR="004232B0" w:rsidRPr="00D97196">
        <w:rPr>
          <w:rFonts w:ascii="Times New Roman" w:hAnsi="Times New Roman" w:cs="Times New Roman"/>
          <w:sz w:val="24"/>
          <w:szCs w:val="24"/>
        </w:rPr>
        <w:fldChar w:fldCharType="end"/>
      </w:r>
      <w:r w:rsidR="004232B0" w:rsidRPr="00D97196">
        <w:rPr>
          <w:rFonts w:ascii="Times New Roman" w:hAnsi="Times New Roman" w:cs="Times New Roman"/>
          <w:sz w:val="24"/>
          <w:szCs w:val="24"/>
        </w:rPr>
        <w:t xml:space="preserve">,  outdoor drinking water source like river, outdoor faucet </w:t>
      </w:r>
      <w:r w:rsidR="004232B0"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{"citationID":"x6vVNJMa","properties":{"formattedCitation":"[16,18,20,22,23]","plainCitation":"[16,18,20,22,23]","noteIndex":0},"citationItems":[{"id":1455,"uris":["http://zotero.org/users/4185209/items/R3YFLKMW"],"itemData":{"id":1455,"type":"article-journal","abstract":"To determine risk factors for diarrhea, the authors followed an open cohort of 1,314 children from Gulnea-Bissau by weekly diarrhea recall interviews between April 1987 and March 1990. Data on feeding practices and measles infection were available for all children and, for 531 children, comprehensive data on explanatory variables were recorded. Of 57 variables, seven were independently associated with an increased incidence of diarrhea. These were a recent (in the past 14 days) diarrheal episode, male sex, being weaned from breast milk, not being looked after by the mother, head of the household being &amp;lt;30 years old, eating cold leftovers, and drinking water from an unprotected public water supply. In breastfed children, only three variables were associated with diarrhea, including prior diarrhea, male sex, and not being looked after by the mother. Among weaned children, six variables delineated increased rates of diarrhea, including unprotected public water supply, eating of cold leftovers, and lack of maternal education. Major determinants of persistent diarrhea included weaning, lack of maternal education, and having pigs in the home. It is concluded that, in addition to the promotion of breastfeeding, important interventions against diarrhea include improvements in water supply, hygiene, and food handling. However, because of effect modification by breastfeeding, the largest effects of these interventions will probably be among weaned children. Am J Epidemiol 1997;146: 273–82.","container-title":"American Journal of Epidemiology","DOI":"10.1093/oxfordjournals.aje.a009263","ISSN":"0002-9262","issue":"3","journalAbbreviation":"American Journal of Epidemiology","page":"273-282","source":"Silverchair","title":"Risk Factors for Diarrheal Disease Incidence in Early Childhood: A Community Cohort Study from Guinea-Bissau","title-short":"Risk Factors for Diarrheal Disease Incidence in Early Childhood","volume":"146","author":[{"family":"Mølbak","given":"Kåre"},{"family":"Jensen","given":"Henrik"},{"family":"lngholt","given":"Liselotte"},{"family":"Aaby","given":"Peter"}],"issued":{"date-parts":[["1997",8,1]]}}},{"id":1464,"uris":["http://zotero.org/users/4185209/items/3YAZQZX7"],"itemData":{"id":1464,"type":"article-journal","abstract":"OBJECTIVE\nOur goal was to estimate the impact of a Shigella vaccine in an area where shigellosis is endemic by characterizing the disease burden and antibiotic-resistance profiles of isolates and by determining the prevalence of Shigella flexneri serotypes.\n\nPATIENTS AND METHODS\nWe conducted a 43-month-long prospective, community-based diarrheal disease surveillance in 442 children &lt;72 months of age in the Peruvian Amazon between October 1, 2002, and April 15, 2006.\n\nRESULTS\nThe incidence of diarrheal disease was 4.38 episodes per child-year. The incidence rate for shigellosis was 0.34 episodes per child-year in children &lt;72 months of age and peaked in children between 12 and 23 months at 0.43 episodes per child-year. Maternal education at or beyond the primary grade level, piped water supply, weight-for-age z score, and improved water-storage practices were the most significant determinants of disease in this community with living conditions comparable to many rural areas in the developing world.\n\nCONCLUSIONS\nChildren living in this region had a 20-fold higher rate of disease incidence detected by active surveillance as those recently estimated by passive detection. Most symptomatic disease was caused by S flexneri, although the diversity of serotypes will require a multivalent vaccine to have a significant impact on the burden of disease caused by shigellosis. Several other public health disease-control interventions targeted at water source and improved storage, nutritional interventions, and improved maternal education seem to have a greater impact than a univalent S flexneri 2a vaccine.","container-title":"Pediatrics","DOI":"10.1542/peds.2008-0458","ISSN":"0031-4005","issue":"3","journalAbbreviation":"Pediatrics","note":"PMID: 18710884\nPMCID: PMC6204332","page":"e541-e549","source":"PubMed Central","title":"Epidemiology of Highly Endemic Multiply Antibiotic-Resistant Shigellosis in Children in the Peruvian Amazon","volume":"122","author":[{"family":"Kosek","given":"Margaret"},{"family":"Yori","given":"Pablo Peñataro"},{"family":"Pan","given":"William K."},{"family":"Olortegui","given":"Maribel Paredes"},{"family":"Gilman","given":"Robert H."},{"family":"Perez","given":"Juan"},{"family":"Chavez","given":"Cesar Banda"},{"family":"Sanchez","given":"Graciela Meza"},{"family":"Burga","given":"Rosa"},{"family":"Hall","given":"Eric"}],"issued":{"date-parts":[["2008",9]]}}},{"id":1475,"uris":["http://zotero.org/users/4185209/items/AVG5BQG3"],"itemData":{"id":1475,"type":"article-journal","abstract":"Kadoma City experienced an increase in watery diarrhoea from 27 cases during week beginning 5th September, to 107 cases during week beginning 26th September 2011. The weekly diarrhoea cases crossed the threshold action line during week beginning 5th September at the children’s clinic in Rimuka Township, and the remaining four clinics reported cases crossing threshold action lines between week beginning 12th September and week beginning 26th September. Eighty-two percent of the cases were children less than 5 years old. We conducted a case controlstudy to determine risk factorsfor contracting watery diarrhoea in children less than 5 years in Kadoma City. An unmatched 1:1 case control study was conducted in Ngezi and Rimuka townships in Kadoma City, Zimbabwe. A case was a child less than 5 years old, who developed acute watery diarrhoea between 5th September and 1st October 2011. A control was a child less than 5 years old who stayed in the same township and did not suffer from diarrhoea. A structured questionnaire was administered to caregivers of cases and controls.Laboratory water quality tests and stool test results were reviewed.Epi Info™ statistical software was used to analyse data. A total of 109 cases and 109 controls were enrolled. Independent protective factors were: having been exclusively breastfed for six months [AOR = 0.44; 95% CI (0.24-0.82)]; using municipal water [AOR = 0.38; 95% CI (0.18-0.80)]; using aqua tablets, [AOR = 0.49; 95% CI (0.26–0.94)] and; storing water in closed containers, [AOR = 0.24; 95% CI (0.07–0.0.83). The only independent risk factor for contracting watery diarrhoea was hand washing in a single bowl, [AOR = 2.89; 95% CI (1.33–6.28)]. Salmonella, Shigella, Rotavirus, and Enteropathogenic Escherichia coli were isolated in the stool specimens. None of the 33 municipal water samples tested showed contamination with Escherichia coli, whilst 23 of 44 (52%) shallow well water samples and 3 of 15(20%) borehole water samples tested were positive for Escherichia coli. The outbreak resulted from inadequate clean water and use of contaminated water. Evidence from this study was used to guide public health response to the outbreak.","container-title":"BMC Infectious Diseases","DOI":"10.1186/1471-2334-13-567","ISSN":"1471-2334","issue":"1","journalAbbreviation":"BMC Infect Dis","language":"en","license":"2013 Maponga et al.; licensee BioMed Central Ltd.","note":"number: 1\npublisher: BioMed Central","page":"1-8","source":"bmcinfectdis-biomedcentral-com.uml.idm.oclc.org","title":"Risk factors for contracting watery diarrhoea in Kadoma City, Zimbabwe, 2011: a case control study","title-short":"Risk factors for contracting watery diarrhoea in Kadoma City, Zimbabwe, 2011","volume":"13","author":[{"family":"Maponga","given":"Brian A."},{"family":"Chirundu","given":"Daniel"},{"family":"Gombe","given":"Notion T."},{"family":"Tshimanga","given":"Mufuta"},{"family":"Shambira","given":"Gerald"},{"family":"Takundwa","given":"Lucia"}],"issued":{"date-parts":[["2013",12]]}}},{"id":1472,"uris":["http://zotero.org/users/4185209/items/FXCWVFFC"],"itemData":{"id":1472,"type":"article-journal","abstract":"Water and sanitation services are fundamental to the prevention of pediatric diarrhea. To enhance both access to water and investment, some argue for the privatization of municipal water networks. Water networks in multiple Bolivian cities were privatized in the 1990s, but contracts ended following popular protests citing poor access. A population-based retrospective cohort study was conducted in two Bolivian cities. Data were collected on family water utilization and sanitation practices and on the prevalence of diarrhea among 596 children. Drinking from an outdoor water source (OR, 2.08; 95%CI, 1.25–3.44) and shorter in-home water boiling times (OR, 1.99; 95%CI, 1.19–3.34) were associated with prevalence of diarrhea. Increased prevalence was also observed for children from families using private versus public water services, using off-network water from cistern trucks, or not treating their water in-home. Results suggest that water source, water provider, and in-home water treatment are important predictors of pediatric diarrhea.","container-title":"International Journal of Occupational and Environmental Health","DOI":"10.1179/oeh.2009.15.3.241","ISSN":"1077-3525","issue":"3","note":"publisher: Taylor &amp; Francis\n_eprint: https://doi.org/10.1179/oeh.2009.15.3.241\nPMID: 19650578","page":"241-248","source":"Taylor and Francis+NEJM","title":"Water Privatization, Water Source, and Pediatric Diarrhea in Bolivia: Epidemiologic Analysis of a Social Experiment","title-short":"Water Privatization, Water Source, and Pediatric Diarrhea in Bolivia","volume":"15","author":[{"family":"Tornheim","given":"Jeffrey A."},{"family":"Morland","given":"Kimberly B."},{"family":"Landrigan","given":"Philip J."},{"family":"Cifuentes","given":"Enrique"}],"issued":{"date-parts":[["2009",7,1]]}}},{"id":1480,"uris":["http://zotero.org/users/4185209/items/PAAXAQJF"],"itemData":{"id":1480,"type":"article-journal","abstract":"Maternal behaviours related to certain child care practices which possibly have a contributory role in causation of diarrhoea in children were studied. Comparison was made between behaviours of mothers in 108 families having diarrhoeal children (Case families) with mothers of 72 families having age and neighbourhood matched non diarrhoeal children (control families) using a logistic regression model. Five risk behaviours were identified and these are bottle feeding (OR-2.87; CI-1.30 to 6.34), non-use of soap for cleaning feeding container (OR-2.61; CI-1.30 to 5.23), water storage in wide-mouthed container (OR-2.75; CI-1.27 to 5.96), use of pond water for the same (OR-2.36; CI-1.15 to 4.84) and indiscriminate disposal of children's stool (OR-1.99; CI-0.97 to 4.08). Around 83 per cent of diarrhoeal families could be predicted using these five variables only. The first three of these five risk behaviours were responsible for occurrence of significantly higher incidence (3 or more episodes) of diarrhoea in the case families. All these risk behaviours are amenable to change if suitable intervention is initiated. The result of this study would be helpful in reducing diarrhoea associated morbidity to a substantial level.","container-title":"The Journal of Communicable Diseases","ISSN":"0019-5138","issue":"1","journalAbbreviation":"J Commun Dis","language":"eng","note":"PMID: 9282523","page":"7-14","source":"PubMed","title":"Risk behavioural practices of rural mothers as determinants of childhood diarrhoea","volume":"29","author":[{"family":"Ghosh","given":"S."},{"family":"Sengupta","given":"P. G."},{"family":"Mondal","given":"S. K."},{"family":"Banu","given":"M. K."},{"family":"Gupta","given":"D. N."},{"family":"Sircar","given":"B. K."}],"issued":{"date-parts":[["1997",3]]}}}],"schema":"https://github.com/citation-style-language/schema/raw/master/csl-citation.json"} </w:instrText>
      </w:r>
      <w:r w:rsidR="004232B0"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[16,18,20,22,23]</w:t>
      </w:r>
      <w:r w:rsidR="004232B0" w:rsidRPr="00D97196">
        <w:rPr>
          <w:rFonts w:ascii="Times New Roman" w:hAnsi="Times New Roman" w:cs="Times New Roman"/>
          <w:sz w:val="24"/>
          <w:szCs w:val="24"/>
        </w:rPr>
        <w:fldChar w:fldCharType="end"/>
      </w:r>
      <w:r w:rsidR="004232B0" w:rsidRPr="00D97196">
        <w:rPr>
          <w:rFonts w:ascii="Times New Roman" w:hAnsi="Times New Roman" w:cs="Times New Roman"/>
          <w:sz w:val="24"/>
          <w:szCs w:val="24"/>
        </w:rPr>
        <w:t xml:space="preserve">, distance of drinking water source </w:t>
      </w:r>
      <w:r w:rsidR="004232B0"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{"citationID":"pqyADPkB","properties":{"formattedCitation":"[20]","plainCitation":"[20]","noteIndex":0},"citationItems":[{"id":1475,"uris":["http://zotero.org/users/4185209/items/AVG5BQG3"],"itemData":{"id":1475,"type":"article-journal","abstract":"Kadoma City experienced an increase in watery diarrhoea from 27 cases during week beginning 5th September, to 107 cases during week beginning 26th September 2011. The weekly diarrhoea cases crossed the threshold action line during week beginning 5th September at the children’s clinic in Rimuka Township, and the remaining four clinics reported cases crossing threshold action lines between week beginning 12th September and week beginning 26th September. Eighty-two percent of the cases were children less than 5 years old. We conducted a case controlstudy to determine risk factorsfor contracting watery diarrhoea in children less than 5 years in Kadoma City. An unmatched 1:1 case control study was conducted in Ngezi and Rimuka townships in Kadoma City, Zimbabwe. A case was a child less than 5 years old, who developed acute watery diarrhoea between 5th September and 1st October 2011. A control was a child less than 5 years old who stayed in the same township and did not suffer from diarrhoea. A structured questionnaire was administered to caregivers of cases and controls.Laboratory water quality tests and stool test results were reviewed.Epi Info™ statistical software was used to analyse data. A total of 109 cases and 109 controls were enrolled. Independent protective factors were: having been exclusively breastfed for six months [AOR = 0.44; 95% CI (0.24-0.82)]; using municipal water [AOR = 0.38; 95% CI (0.18-0.80)]; using aqua tablets, [AOR = 0.49; 95% CI (0.26–0.94)] and; storing water in closed containers, [AOR = 0.24; 95% CI (0.07–0.0.83). The only independent risk factor for contracting watery diarrhoea was hand washing in a single bowl, [AOR = 2.89; 95% CI (1.33–6.28)]. Salmonella, Shigella, Rotavirus, and Enteropathogenic Escherichia coli were isolated in the stool specimens. None of the 33 municipal water samples tested showed contamination with Escherichia coli, whilst 23 of 44 (52%) shallow well water samples and 3 of 15(20%) borehole water samples tested were positive for Escherichia coli. The outbreak resulted from inadequate clean water and use of contaminated water. Evidence from this study was used to guide public health response to the outbreak.","container-title":"BMC Infectious Diseases","DOI":"10.1186/1471-2334-13-567","ISSN":"1471-2334","issue":"1","journalAbbreviation":"BMC Infect Dis","language":"en","license":"2013 Maponga et al.; licensee BioMed Central Ltd.","note":"number: 1\npublisher: BioMed Central","page":"1-8","source":"bmcinfectdis-biomedcentral-com.uml.idm.oclc.org","title":"Risk factors for contracting watery diarrhoea in Kadoma City, Zimbabwe, 2011: a case control study","title-short":"Risk factors for contracting watery diarrhoea in Kadoma City, Zimbabwe, 2011","volume":"13","author":[{"family":"Maponga","given":"Brian A."},{"family":"Chirundu","given":"Daniel"},{"family":"Gombe","given":"Notion T."},{"family":"Tshimanga","given":"Mufuta"},{"family":"Shambira","given":"Gerald"},{"family":"Takundwa","given":"Lucia"}],"issued":{"date-parts":[["2013",12]]}}}],"schema":"https://github.com/citation-style-language/schema/raw/master/csl-citation.json"} </w:instrText>
      </w:r>
      <w:r w:rsidR="004232B0"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[20]</w:t>
      </w:r>
      <w:r w:rsidR="004232B0" w:rsidRPr="00D97196">
        <w:rPr>
          <w:rFonts w:ascii="Times New Roman" w:hAnsi="Times New Roman" w:cs="Times New Roman"/>
          <w:sz w:val="24"/>
          <w:szCs w:val="24"/>
        </w:rPr>
        <w:fldChar w:fldCharType="end"/>
      </w:r>
      <w:r w:rsidR="004232B0" w:rsidRPr="00D97196">
        <w:rPr>
          <w:rFonts w:ascii="Times New Roman" w:hAnsi="Times New Roman" w:cs="Times New Roman"/>
          <w:sz w:val="24"/>
          <w:szCs w:val="24"/>
        </w:rPr>
        <w:t xml:space="preserve">, unprotected water storage container </w:t>
      </w:r>
      <w:r w:rsidR="004232B0"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CuHUKWqS","properties":{"formattedCitation":"[18,20,23,24]","plainCitation":"[18,20,23,24]","noteIndex":0},"citationItems":[{"id":1464,"uris":["http://zotero.org/users/4185209/items/3YAZQZX7"],"itemData":{"id":1464,"type":"article-journal","abstract":"OBJECTIVE\nOur goal was to estimate the impact of a Shigella vaccine in an area where shigellosis is endemic by characterizing the disease burden and antibiotic-resistance profiles of isolates and by determining the prevalence of Shigella flexneri serotypes.\n\nPATIENTS AND METHODS\nWe conducted a 43-month-long prospective, community-based diarrheal disease surveillance in 442 children &lt;72 months of age in the Peruvian Amazon between October 1, 2002, and April 15, 2006.\n\nRESULTS\nThe incidence of diarrheal disease was 4.38 episodes per child-year. The incidence rate for shigellosis was 0.34 episodes per child-year in children &lt;72 months of age and peaked in children between 12 and 23 months at 0.43 episodes per child-year. Maternal education at or beyond the primary grade level, piped water supply, weight-for-age z score, and improved water-storage practices were the most significant determinants of disease in this community with living conditions comparable to many rural areas in the developing world.\n\nCONCLUSIONS\nChildren living in this region had a 20-fold higher rate of disease incidence detected by active surveillance as those recently estimated by passive detection. Most symptomatic disease was caused by S flexneri, although the diversity of serotypes will require a multivalent vaccine to have a significant impact on the burden of disease caused by shigellosis. Several other public health disease-control interventions targeted at water source and improved storage, nutritional interventions, and improved maternal education seem to have a greater impact than a univalent S flexneri 2a vaccine.","container-title":"Pediatrics","DOI":"10.1542/peds.2008-0458","ISSN":"0031-4005","issue":"3","journalAbbreviation":"Pediatrics","note":"PMID: 18710884\nPMCID: PMC6204332","page":"e541-e549","source":"PubMed Central","title":"Epidemiology of Highly Endemic Multiply Antibiotic-Resistant Shigellosis in Children in the Peruvian Amazon","volume":"122","author":[{"family":"Kosek","given":"Margaret"},{"family":"Yori","given":"Pablo Peñataro"},{"family":"Pan","given":"William K."},{"family":"Olortegui","given":"Maribel Paredes"},{"family":"Gilman","given":"Robert H."},{"family":"Perez","given":"Juan"},{"family":"Chavez","given":"Cesar Banda"},{"family":"Sanchez","given":"Graciela Meza"},{"family":"Burga","given":"Rosa"},{"family":"Hall","given":"Eric"}],"issued":{"date-parts":[["2008",9]]}}},{"id":1475,"uris":["http://zotero.org/users/4185209/items/AVG5BQG3"],"itemData":{"id":1475,"type":"article-journal","abstract":"Kadoma City experienced an increase in watery diarrhoea from 27 cases during week beginning 5th September, to 107 cases during week beginning 26th September 2011. The weekly diarrhoea cases crossed the threshold action line during week beginning 5th September at the children’s clinic in Rimuka Township, and the remaining four clinics reported cases crossing threshold action lines between week beginning 12th September and week beginning 26th September. Eighty-two percent of the cases were children less than 5 years old. We conducted a case controlstudy to determine risk factorsfor contracting watery diarrhoea in children less than 5 years in Kadoma City. An unmatched 1:1 case control study was conducted in Ngezi and Rimuka townships in Kadoma City, Zimbabwe. A case was a child less than 5 years old, who developed acute watery diarrhoea between 5th September and 1st October 2011. A control was a child less than 5 years old who stayed in the same township and did not suffer from diarrhoea. A structured questionnaire was administered to caregivers of cases and controls.Laboratory water quality tests and stool test results were reviewed.Epi Info™ statistical software was used to analyse data. A total of 109 cases and 109 controls were enrolled. Independent protective factors were: having been exclusively breastfed for six months [AOR = 0.44; 95% CI (0.24-0.82)]; using municipal water [AOR = 0.38; 95% CI (0.18-0.80)]; using aqua tablets, [AOR = 0.49; 95% CI (0.26–0.94)] and; storing water in closed containers, [AOR = 0.24; 95% CI (0.07–0.0.83). The only independent risk factor for contracting watery diarrhoea was hand washing in a single bowl, [AOR = 2.89; 95% CI (1.33–6.28)]. Salmonella, Shigella, Rotavirus, and Enteropathogenic Escherichia coli were isolated in the stool specimens. None of the 33 municipal water samples tested showed contamination with Escherichia coli, whilst 23 of 44 (52%) shallow well water samples and 3 of 15(20%) borehole water samples tested were positive for Escherichia coli. The outbreak resulted from inadequate clean water and use of contaminated water. Evidence from this study was used to guide public health response to the outbreak.","container-title":"BMC Infectious Diseases","DOI":"10.1186/1471-2334-13-567","ISSN":"1471-2334","issue":"1","journalAbbreviation":"BMC Infect Dis","language":"en","license":"2013 Maponga et al.; licensee BioMed Central Ltd.","note":"number: 1\npublisher: BioMed Central","page":"1-8","source":"bmcinfectdis-biomedcentral-com.uml.idm.oclc.org","title":"Risk factors for contracting watery diarrhoea in Kadoma City, Zimbabwe, 2011: a case control study","title-short":"Risk factors for contracting watery diarrhoea in Kadoma City, Zimbabwe, 2011","volume":"13","author":[{"family":"Maponga","given":"Brian A."},{"family":"Chirundu","given":"Daniel"},{"family":"Gombe","given":"Notion T."},{"family":"Tshimanga","given":"Mufuta"},{"family":"Shambira","given":"Gerald"},{"family":"Takundwa","given":"Lucia"}],"issued":{"date-parts":[["2013",12]]}}},{"id":1480,"uris":["http://zotero.org/users/4185209/items/PAAXAQJF"],"itemData":{"id":1480,"type":"article-journal","abstract":"Maternal behaviours related to certain child care practices which possibly have a contributory role in causation of diarrhoea in children were studied. Comparison was made between behaviours of mothers in 108 families having diarrhoeal children (Case families) with mothers of 72 families having age and neighbourhood matched non diarrhoeal children (control families) using a logistic regression model. Five risk behaviours were identified and these are bottle feeding (OR-2.87; CI-1.30 to 6.34), non-use of soap for cleaning feeding container (OR-2.61; CI-1.30 to 5.23), water storage in wide-mouthed container (OR-2.75; CI-1.27 to 5.96), use of pond water for the same (OR-2.36; CI-1.15 to 4.84) and indiscriminate disposal of children's stool (OR-1.99; CI-0.97 to 4.08). Around 83 per cent of diarrhoeal families could be predicted using these five variables only. The first three of these five risk behaviours were responsible for occurrence of significantly higher incidence (3 or more episodes) of diarrhoea in the case families. All these risk behaviours are amenable to change if suitable intervention is initiated. The result of this study would be helpful in reducing diarrhoea associated morbidity to a substantial level.","container-title":"The Journal of Communicable Diseases","ISSN":"0019-5138","issue":"1","journalAbbreviation":"J Commun Dis","language":"eng","note":"PMID: 9282523","page":"7-14","source":"PubMed","title":"Risk behavioural practices of rural mothers as determinants of childhood diarrhoea","volume":"29","author":[{"family":"Ghosh","given":"S."},{"family":"Sengupta","given":"P. G."},{"family":"Mondal","given":"S. K."},{"family":"Banu","given":"M. K."},{"family":"Gupta","given":"D. N."},{"family":"Sircar","given":"B. K."}],"issued":{"date-parts":[["1997",3]]}}},{"id":1478,"uris":["http://zotero.org/users/4185209/items/9RMJQV53"],"itemData":{"id":1478,"type":"article-journal","abstract":"To examine the association of environmental factors (including housing) with respiratory infections and diarrhoea in children under 5 years of age, a cross-sectional study of 403 families was conducted in a squatter settlement of Karachi. In the 2-week period before the survey prevalence of diarrhoea and respiratory infections was 14.4% and 15.0% respectively. The factors significantly associated (p &lt; 0.05) with diarrhoea in households in the multivariate analysis were: number of children under 5, regular cleaning of sewers, storage of water in small utensils and cooking inside a one room house. Five households risk factors were identified for respiratory infections: the number of children under 5, poor housing structure, increased household density, humidity inside the house less than the humidity outside house, and frequent cooking inside the house. These results suggest that children under 5 years of age in lower income areas are at additional risk to health because of poor environmental conditions.","container-title":"Journal of Biosocial Science","DOI":"10.1017/s002193209700271x","ISSN":"0021-9320","issue":"3","journalAbbreviation":"J Biosoc Sci","language":"eng","note":"PMID: 9881135","page":"271-281","source":"PubMed","title":"Housing and environmental factors and their effects on the health of children in the slums of Karachi, Pakistan","volume":"29","author":[{"family":"D'Souza","given":"R. M."}],"issued":{"date-parts":[["1997",7]]}}}],"schema":"https://github.com/citation-style-language/schema/raw/master/csl-citation.json"} </w:instrText>
      </w:r>
      <w:r w:rsidR="004232B0"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[18,20,23,24]</w:t>
      </w:r>
      <w:r w:rsidR="004232B0" w:rsidRPr="00D97196">
        <w:rPr>
          <w:rFonts w:ascii="Times New Roman" w:hAnsi="Times New Roman" w:cs="Times New Roman"/>
          <w:sz w:val="24"/>
          <w:szCs w:val="24"/>
        </w:rPr>
        <w:fldChar w:fldCharType="end"/>
      </w:r>
      <w:r w:rsidR="004232B0" w:rsidRPr="00D97196">
        <w:rPr>
          <w:rFonts w:ascii="Times New Roman" w:hAnsi="Times New Roman" w:cs="Times New Roman"/>
          <w:sz w:val="24"/>
          <w:szCs w:val="24"/>
        </w:rPr>
        <w:t xml:space="preserve">, not treating drinking water </w:t>
      </w:r>
      <w:r w:rsidR="004232B0"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{"citationID":"FlKYO1qM","properties":{"formattedCitation":"[20,22]","plainCitation":"[20,22]","noteIndex":0},"citationItems":[{"id":1475,"uris":["http://zotero.org/users/4185209/items/AVG5BQG3"],"itemData":{"id":1475,"type":"article-journal","abstract":"Kadoma City experienced an increase in watery diarrhoea from 27 cases during week beginning 5th September, to 107 cases during week beginning 26th September 2011. The weekly diarrhoea cases crossed the threshold action line during week beginning 5th September at the children’s clinic in Rimuka Township, and the remaining four clinics reported cases crossing threshold action lines between week beginning 12th September and week beginning 26th September. Eighty-two percent of the cases were children less than 5 years old. We conducted a case controlstudy to determine risk factorsfor contracting watery diarrhoea in children less than 5 years in Kadoma City. An unmatched 1:1 case control study was conducted in Ngezi and Rimuka townships in Kadoma City, Zimbabwe. A case was a child less than 5 years old, who developed acute watery diarrhoea between 5th September and 1st October 2011. A control was a child less than 5 years old who stayed in the same township and did not suffer from diarrhoea. A structured questionnaire was administered to caregivers of cases and controls.Laboratory water quality tests and stool test results were reviewed.Epi Info™ statistical software was used to analyse data. A total of 109 cases and 109 controls were enrolled. Independent protective factors were: having been exclusively breastfed for six months [AOR = 0.44; 95% CI (0.24-0.82)]; using municipal water [AOR = 0.38; 95% CI (0.18-0.80)]; using aqua tablets, [AOR = 0.49; 95% CI (0.26–0.94)] and; storing water in closed containers, [AOR = 0.24; 95% CI (0.07–0.0.83). The only independent risk factor for contracting watery diarrhoea was hand washing in a single bowl, [AOR = 2.89; 95% CI (1.33–6.28)]. Salmonella, Shigella, Rotavirus, and Enteropathogenic Escherichia coli were isolated in the stool specimens. None of the 33 municipal water samples tested showed contamination with Escherichia coli, whilst 23 of 44 (52%) shallow well water samples and 3 of 15(20%) borehole water samples tested were positive for Escherichia coli. The outbreak resulted from inadequate clean water and use of contaminated water. Evidence from this study was used to guide public health response to the outbreak.","container-title":"BMC Infectious Diseases","DOI":"10.1186/1471-2334-13-567","ISSN":"1471-2334","issue":"1","journalAbbreviation":"BMC Infect Dis","language":"en","license":"2013 Maponga et al.; licensee BioMed Central Ltd.","note":"number: 1\npublisher: BioMed Central","page":"1-8","source":"bmcinfectdis-biomedcentral-com.uml.idm.oclc.org","title":"Risk factors for contracting watery diarrhoea in Kadoma City, Zimbabwe, 2011: a case control study","title-short":"Risk factors for contracting watery diarrhoea in Kadoma City, Zimbabwe, 2011","volume":"13","author":[{"family":"Maponga","given":"Brian A."},{"family":"Chirundu","given":"Daniel"},{"family":"Gombe","given":"Notion T."},{"family":"Tshimanga","given":"Mufuta"},{"family":"Shambira","given":"Gerald"},{"family":"Takundwa","given":"Lucia"}],"issued":{"date-parts":[["2013",12]]}}},{"id":1472,"uris":["http://zotero.org/users/4185209/items/FXCWVFFC"],"itemData":{"id":1472,"type":"article-journal","abstract":"Water and sanitation services are fundamental to the prevention of pediatric diarrhea. To enhance both access to water and investment, some argue for the privatization of municipal water networks. Water networks in multiple Bolivian cities were privatized in the 1990s, but contracts ended following popular protests citing poor access. A population-based retrospective cohort study was conducted in two Bolivian cities. Data were collected on family water utilization and sanitation practices and on the prevalence of diarrhea among 596 children. Drinking from an outdoor water source (OR, 2.08; 95%CI, 1.25–3.44) and shorter in-home water boiling times (OR, 1.99; 95%CI, 1.19–3.34) were associated with prevalence of diarrhea. Increased prevalence was also observed for children from families using private versus public water services, using off-network water from cistern trucks, or not treating their water in-home. Results suggest that water source, water provider, and in-home water treatment are important predictors of pediatric diarrhea.","container-title":"International Journal of Occupational and Environmental Health","DOI":"10.1179/oeh.2009.15.3.241","ISSN":"1077-3525","issue":"3","note":"publisher: Taylor &amp; Francis\n_eprint: https://doi.org/10.1179/oeh.2009.15.3.241\nPMID: 19650578","page":"241-248","source":"Taylor and Francis+NEJM","title":"Water Privatization, Water Source, and Pediatric Diarrhea in Bolivia: Epidemiologic Analysis of a Social Experiment","title-short":"Water Privatization, Water Source, and Pediatric Diarrhea in Bolivia","volume":"15","author":[{"family":"Tornheim","given":"Jeffrey A."},{"family":"Morland","given":"Kimberly B."},{"family":"Landrigan","given":"Philip J."},{"family":"Cifuentes","given":"Enrique"}],"issued":{"date-parts":[["2009",7,1]]}}}],"schema":"https://github.com/citation-style-language/schema/raw/master/csl-citation.json"} </w:instrText>
      </w:r>
      <w:r w:rsidR="004232B0"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[20,22]</w:t>
      </w:r>
      <w:r w:rsidR="004232B0" w:rsidRPr="00D97196">
        <w:rPr>
          <w:rFonts w:ascii="Times New Roman" w:hAnsi="Times New Roman" w:cs="Times New Roman"/>
          <w:sz w:val="24"/>
          <w:szCs w:val="24"/>
        </w:rPr>
        <w:fldChar w:fldCharType="end"/>
      </w:r>
      <w:r w:rsidR="004232B0" w:rsidRPr="00D97196">
        <w:rPr>
          <w:rFonts w:ascii="Times New Roman" w:hAnsi="Times New Roman" w:cs="Times New Roman"/>
          <w:sz w:val="24"/>
          <w:szCs w:val="24"/>
        </w:rPr>
        <w:t xml:space="preserve">, larger household size </w:t>
      </w:r>
      <w:r w:rsidR="004232B0"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{"citationID":"qA88BN6d","properties":{"formattedCitation":"[25]","plainCitation":"[25]","noteIndex":0},"citationItems":[{"id":1462,"uris":["http://zotero.org/users/4185209/items/PGHXJ2KA"],"itemData":{"id":1462,"type":"article-journal","abstract":"To evaluate potential risk factors and protective factors for acute diarrheal disease in urban infants, 500 infants &lt; or = 12 months old with diarrhea and 500 age-matched control subjects coming to a São Paulo emergency room were studied. On multivariate analysis, these apparently sporadic community-acquired cases of diarrhea were significantly associated with hospitalization in the month before onset (odds ratio [OR], 3.4), day care center exposure (OR, 2.0), prior diarrhea in another household member (OR, 4.4), and low family income (OR, 1.8). Breast-feeding infants &lt; 6 months old (OR, 0.3) and boiling household drinking water (OR, 0.4) were protective. Enteropathogenic Escherichia coli (EPEC; OR, 12.0) and Salmonella (OR, 7/0, discordant pairs) infections were associated with prior hospitalization, rotavirus infections were associated with day care (OR, 6/0), and breast-feeding was protective against EPEC infections (OR, 0.1). These results suggest that certain preventive strategies can prevent a substantial proportion of cases of diarrheal disease in Brazilian infants.","container-title":"The Journal of Infectious Diseases","DOI":"10.1093/infdis/167.3.627","ISSN":"0022-1899","issue":"3","journalAbbreviation":"J Infect Dis","language":"eng","note":"PMID: 8440933","page":"627-632","source":"PubMed","title":"Pathogen-specific risk factors and protective factors for acute diarrheal disease in urban Brazilian infants","volume":"167","author":[{"family":"Blake","given":"P. A."},{"family":"Ramos","given":"S."},{"family":"MacDonald","given":"K. L."},{"family":"Rassi","given":"V."},{"family":"Gomes","given":"T. A."},{"family":"Ivey","given":"C."},{"family":"Bean","given":"N. H."},{"family":"Trabulsi","given":"L. R."}],"issued":{"date-parts":[["1993",3]]}}}],"schema":"https://github.com/citation-style-language/schema/raw/master/csl-citation.json"} </w:instrText>
      </w:r>
      <w:r w:rsidR="004232B0"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[25]</w:t>
      </w:r>
      <w:r w:rsidR="004232B0" w:rsidRPr="00D97196">
        <w:rPr>
          <w:rFonts w:ascii="Times New Roman" w:hAnsi="Times New Roman" w:cs="Times New Roman"/>
          <w:sz w:val="24"/>
          <w:szCs w:val="24"/>
        </w:rPr>
        <w:fldChar w:fldCharType="end"/>
      </w:r>
      <w:r w:rsidR="004232B0" w:rsidRPr="00D97196">
        <w:rPr>
          <w:rFonts w:ascii="Times New Roman" w:hAnsi="Times New Roman" w:cs="Times New Roman"/>
          <w:sz w:val="24"/>
          <w:szCs w:val="24"/>
        </w:rPr>
        <w:t xml:space="preserve">, lower household income </w:t>
      </w:r>
      <w:r w:rsidR="004232B0"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{"citationID":"hfuRCvqm","properties":{"formattedCitation":"[25,26]","plainCitation":"[25,26]","noteIndex":0},"citationItems":[{"id":1462,"uris":["http://zotero.org/users/4185209/items/PGHXJ2KA"],"itemData":{"id":1462,"type":"article-journal","abstract":"To evaluate potential risk factors and protective factors for acute diarrheal disease in urban infants, 500 infants &lt; or = 12 months old with diarrhea and 500 age-matched control subjects coming to a São Paulo emergency room were studied. On multivariate analysis, these apparently sporadic community-acquired cases of diarrhea were significantly associated with hospitalization in the month before onset (odds ratio [OR], 3.4), day care center exposure (OR, 2.0), prior diarrhea in another household member (OR, 4.4), and low family income (OR, 1.8). Breast-feeding infants &lt; 6 months old (OR, 0.3) and boiling household drinking water (OR, 0.4) were protective. Enteropathogenic Escherichia coli (EPEC; OR, 12.0) and Salmonella (OR, 7/0, discordant pairs) infections were associated with prior hospitalization, rotavirus infections were associated with day care (OR, 6/0), and breast-feeding was protective against EPEC infections (OR, 0.1). These results suggest that certain preventive strategies can prevent a substantial proportion of cases of diarrheal disease in Brazilian infants.","container-title":"The Journal of Infectious Diseases","DOI":"10.1093/infdis/167.3.627","ISSN":"0022-1899","issue":"3","journalAbbreviation":"J Infect Dis","language":"eng","note":"PMID: 8440933","page":"627-632","source":"PubMed","title":"Pathogen-specific risk factors and protective factors for acute diarrheal disease in urban Brazilian infants","volume":"167","author":[{"family":"Blake","given":"P. A."},{"family":"Ramos","given":"S."},{"family":"MacDonald","given":"K. L."},{"family":"Rassi","given":"V."},{"family":"Gomes","given":"T. A."},{"family":"Ivey","given":"C."},{"family":"Bean","given":"N. H."},{"family":"Trabulsi","given":"L. R."}],"issued":{"date-parts":[["1993",3]]}}},{"id":1470,"uris":["http://zotero.org/users/4185209/items/UC4UV28G"],"itemData":{"id":1470,"type":"article-journal","abstract":"BACKGROUND: Several longitudinal studies have investigated factors associated with childhood diarrhea in developing countries. However, most studies have neglected important dynamic features of the longitudinal design and hierarchical interrelationships among the potential risk factors.\nMETHODS: We conducted a longitudinal study of 902 children, age 0 to 36 months at baseline, in a large urban center in northeastern Brazil. Diarrhea data were collected by following children from October 2000 until January 2002 with biweekly home visits. We used a dynamic time-to-event analysis to account for several longitudinal features. We applied an effect-decomposition strategy to quantify direct and indirect effects of risk factors grouped in different blocks.\nRESULTS: Child's age and an autoregressive effect of past diarrhea episodes explained some of the decline of diarrhea incidence observed throughout the study (from more than 14 episodes to 2 episodes per child-year), a phenomenon already observed but not explained in other longitudinal diarrhea studies. We identified the following major diarrhea determinants: low socioeconomic status, poor sanitation conditions, presence of intestinal parasites, and absence of prenatal examination. The effect of socioeconomic status was mediated mostly by living and sanitation conditions.\nCONCLUSION: Our study shows important advantages of applying a dynamic analysis approach to longitudinal observational studies of diarrhea or other acute diseases and highlights the complex interrelationships of diarrhea determinants. Our results confirm the importance of sanitation as a major determinant of child health in urban settings of developing countries.","container-title":"Epidemiology (Cambridge, Mass.)","DOI":"10.1097/01.ede.0000239728.75215.86","ISSN":"1044-3983","issue":"6","journalAbbreviation":"Epidemiology","language":"eng","note":"PMID: 17003687","page":"658-667","source":"PubMed","title":"Risk factors for childhood diarrhea incidence: dynamic analysis of a longitudinal study","title-short":"Risk factors for childhood diarrhea incidence","volume":"17","author":[{"family":"Genser","given":"Bernd"},{"family":"Strina","given":"Agostino"},{"family":"Teles","given":"Carlos A."},{"family":"Prado","given":"Matildes S."},{"family":"Barreto","given":"Mauricio L."}],"issued":{"date-parts":[["2006",11]]}}}],"schema":"https://github.com/citation-style-language/schema/raw/master/csl-citation.json"} </w:instrText>
      </w:r>
      <w:r w:rsidR="004232B0"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[25,26]</w:t>
      </w:r>
      <w:r w:rsidR="004232B0" w:rsidRPr="00D97196">
        <w:rPr>
          <w:rFonts w:ascii="Times New Roman" w:hAnsi="Times New Roman" w:cs="Times New Roman"/>
          <w:sz w:val="24"/>
          <w:szCs w:val="24"/>
        </w:rPr>
        <w:fldChar w:fldCharType="end"/>
      </w:r>
      <w:r w:rsidR="004232B0" w:rsidRPr="00D97196">
        <w:rPr>
          <w:rFonts w:ascii="Times New Roman" w:hAnsi="Times New Roman" w:cs="Times New Roman"/>
          <w:sz w:val="24"/>
          <w:szCs w:val="24"/>
        </w:rPr>
        <w:t xml:space="preserve">, having dirt/wood/bark as floor material </w:t>
      </w:r>
      <w:r w:rsidR="004232B0"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{"citationID":"hs6OAfnd","properties":{"formattedCitation":"[18]","plainCitation":"[18]","noteIndex":0},"citationItems":[{"id":1464,"uris":["http://zotero.org/users/4185209/items/3YAZQZX7"],"itemData":{"id":1464,"type":"article-journal","abstract":"OBJECTIVE\nOur goal was to estimate the impact of a Shigella vaccine in an area where shigellosis is endemic by characterizing the disease burden and antibiotic-resistance profiles of isolates and by determining the prevalence of Shigella flexneri serotypes.\n\nPATIENTS AND METHODS\nWe conducted a 43-month-long prospective, community-based diarrheal disease surveillance in 442 children &lt;72 months of age in the Peruvian Amazon between October 1, 2002, and April 15, 2006.\n\nRESULTS\nThe incidence of diarrheal disease was 4.38 episodes per child-year. The incidence rate for shigellosis was 0.34 episodes per child-year in children &lt;72 months of age and peaked in children between 12 and 23 months at 0.43 episodes per child-year. Maternal education at or beyond the primary grade level, piped water supply, weight-for-age z score, and improved water-storage practices were the most significant determinants of disease in this community with living conditions comparable to many rural areas in the developing world.\n\nCONCLUSIONS\nChildren living in this region had a 20-fold higher rate of disease incidence detected by active surveillance as those recently estimated by passive detection. Most symptomatic disease was caused by S flexneri, although the diversity of serotypes will require a multivalent vaccine to have a significant impact on the burden of disease caused by shigellosis. Several other public health disease-control interventions targeted at water source and improved storage, nutritional interventions, and improved maternal education seem to have a greater impact than a univalent S flexneri 2a vaccine.","container-title":"Pediatrics","DOI":"10.1542/peds.2008-0458","ISSN":"0031-4005","issue":"3","journalAbbreviation":"Pediatrics","note":"PMID: 18710884\nPMCID: PMC6204332","page":"e541-e549","source":"PubMed Central","title":"Epidemiology of Highly Endemic Multiply Antibiotic-Resistant Shigellosis in Children in the Peruvian Amazon","volume":"122","author":[{"family":"Kosek","given":"Margaret"},{"family":"Yori","given":"Pablo Peñataro"},{"family":"Pan","given":"William K."},{"family":"Olortegui","given":"Maribel Paredes"},{"family":"Gilman","given":"Robert H."},{"family":"Perez","given":"Juan"},{"family":"Chavez","given":"Cesar Banda"},{"family":"Sanchez","given":"Graciela Meza"},{"family":"Burga","given":"Rosa"},{"family":"Hall","given":"Eric"}],"issued":{"date-parts":[["2008",9]]}}}],"schema":"https://github.com/citation-style-language/schema/raw/master/csl-citation.json"} </w:instrText>
      </w:r>
      <w:r w:rsidR="004232B0"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[18]</w:t>
      </w:r>
      <w:r w:rsidR="004232B0" w:rsidRPr="00D97196">
        <w:rPr>
          <w:rFonts w:ascii="Times New Roman" w:hAnsi="Times New Roman" w:cs="Times New Roman"/>
          <w:sz w:val="24"/>
          <w:szCs w:val="24"/>
        </w:rPr>
        <w:fldChar w:fldCharType="end"/>
      </w:r>
      <w:r w:rsidR="004232B0" w:rsidRPr="00D97196">
        <w:rPr>
          <w:rFonts w:ascii="Times New Roman" w:hAnsi="Times New Roman" w:cs="Times New Roman"/>
          <w:sz w:val="24"/>
          <w:szCs w:val="24"/>
        </w:rPr>
        <w:t xml:space="preserve">, not having antenatal care during pregnancy </w:t>
      </w:r>
      <w:r w:rsidR="004232B0"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{"citationID":"kvH0H88R","properties":{"formattedCitation":"[26]","plainCitation":"[26]","noteIndex":0},"citationItems":[{"id":1470,"uris":["http://zotero.org/users/4185209/items/UC4UV28G"],"itemData":{"id":1470,"type":"article-journal","abstract":"BACKGROUND: Several longitudinal studies have investigated factors associated with childhood diarrhea in developing countries. However, most studies have neglected important dynamic features of the longitudinal design and hierarchical interrelationships among the potential risk factors.\nMETHODS: We conducted a longitudinal study of 902 children, age 0 to 36 months at baseline, in a large urban center in northeastern Brazil. Diarrhea data were collected by following children from October 2000 until January 2002 with biweekly home visits. We used a dynamic time-to-event analysis to account for several longitudinal features. We applied an effect-decomposition strategy to quantify direct and indirect effects of risk factors grouped in different blocks.\nRESULTS: Child's age and an autoregressive effect of past diarrhea episodes explained some of the decline of diarrhea incidence observed throughout the study (from more than 14 episodes to 2 episodes per child-year), a phenomenon already observed but not explained in other longitudinal diarrhea studies. We identified the following major diarrhea determinants: low socioeconomic status, poor sanitation conditions, presence of intestinal parasites, and absence of prenatal examination. The effect of socioeconomic status was mediated mostly by living and sanitation conditions.\nCONCLUSION: Our study shows important advantages of applying a dynamic analysis approach to longitudinal observational studies of diarrhea or other acute diseases and highlights the complex interrelationships of diarrhea determinants. Our results confirm the importance of sanitation as a major determinant of child health in urban settings of developing countries.","container-title":"Epidemiology (Cambridge, Mass.)","DOI":"10.1097/01.ede.0000239728.75215.86","ISSN":"1044-3983","issue":"6","journalAbbreviation":"Epidemiology","language":"eng","note":"PMID: 17003687","page":"658-667","source":"PubMed","title":"Risk factors for childhood diarrhea incidence: dynamic analysis of a longitudinal study","title-short":"Risk factors for childhood diarrhea incidence","volume":"17","author":[{"family":"Genser","given":"Bernd"},{"family":"Strina","given":"Agostino"},{"family":"Teles","given":"Carlos A."},{"family":"Prado","given":"Matildes S."},{"family":"Barreto","given":"Mauricio L."}],"issued":{"date-parts":[["2006",11]]}}}],"schema":"https://github.com/citation-style-language/schema/raw/master/csl-citation.json"} </w:instrText>
      </w:r>
      <w:r w:rsidR="004232B0"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[26]</w:t>
      </w:r>
      <w:r w:rsidR="004232B0" w:rsidRPr="00D97196">
        <w:rPr>
          <w:rFonts w:ascii="Times New Roman" w:hAnsi="Times New Roman" w:cs="Times New Roman"/>
          <w:sz w:val="24"/>
          <w:szCs w:val="24"/>
        </w:rPr>
        <w:fldChar w:fldCharType="end"/>
      </w:r>
      <w:r w:rsidR="004232B0" w:rsidRPr="00D97196">
        <w:rPr>
          <w:rFonts w:ascii="Times New Roman" w:hAnsi="Times New Roman" w:cs="Times New Roman"/>
          <w:sz w:val="24"/>
          <w:szCs w:val="24"/>
        </w:rPr>
        <w:t xml:space="preserve">, unimproved sanitation system </w:t>
      </w:r>
      <w:r w:rsidR="004232B0"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{"citationID":"EQMipsah","properties":{"formattedCitation":"[24,26,27]","plainCitation":"[24,26,27]","noteIndex":0},"citationItems":[{"id":1478,"uris":["http://zotero.org/users/4185209/items/9RMJQV53"],"itemData":{"id":1478,"type":"article-journal","abstract":"To examine the association of environmental factors (including housing) with respiratory infections and diarrhoea in children under 5 years of age, a cross-sectional study of 403 families was conducted in a squatter settlement of Karachi. In the 2-week period before the survey prevalence of diarrhoea and respiratory infections was 14.4% and 15.0% respectively. The factors significantly associated (p &lt; 0.05) with diarrhoea in households in the multivariate analysis were: number of children under 5, regular cleaning of sewers, storage of water in small utensils and cooking inside a one room house. Five households risk factors were identified for respiratory infections: the number of children under 5, poor housing structure, increased household density, humidity inside the house less than the humidity outside house, and frequent cooking inside the house. These results suggest that children under 5 years of age in lower income areas are at additional risk to health because of poor environmental conditions.","container-title":"Journal of Biosocial Science","DOI":"10.1017/s002193209700271x","ISSN":"0021-9320","issue":"3","journalAbbreviation":"J Biosoc Sci","language":"eng","note":"PMID: 9881135","page":"271-281","source":"PubMed","title":"Housing and environmental factors and their effects on the health of children in the slums of Karachi, Pakistan","volume":"29","author":[{"family":"D'Souza","given":"R. M."}],"issued":{"date-parts":[["1997",7]]}}},{"id":1470,"uris":["http://zotero.org/users/4185209/items/UC4UV28G"],"itemData":{"id":1470,"type":"article-journal","abstract":"BACKGROUND: Several longitudinal studies have investigated factors associated with childhood diarrhea in developing countries. However, most studies have neglected important dynamic features of the longitudinal design and hierarchical interrelationships among the potential risk factors.\nMETHODS: We conducted a longitudinal study of 902 children, age 0 to 36 months at baseline, in a large urban center in northeastern Brazil. Diarrhea data were collected by following children from October 2000 until January 2002 with biweekly home visits. We used a dynamic time-to-event analysis to account for several longitudinal features. We applied an effect-decomposition strategy to quantify direct and indirect effects of risk factors grouped in different blocks.\nRESULTS: Child's age and an autoregressive effect of past diarrhea episodes explained some of the decline of diarrhea incidence observed throughout the study (from more than 14 episodes to 2 episodes per child-year), a phenomenon already observed but not explained in other longitudinal diarrhea studies. We identified the following major diarrhea determinants: low socioeconomic status, poor sanitation conditions, presence of intestinal parasites, and absence of prenatal examination. The effect of socioeconomic status was mediated mostly by living and sanitation conditions.\nCONCLUSION: Our study shows important advantages of applying a dynamic analysis approach to longitudinal observational studies of diarrhea or other acute diseases and highlights the complex interrelationships of diarrhea determinants. Our results confirm the importance of sanitation as a major determinant of child health in urban settings of developing countries.","container-title":"Epidemiology (Cambridge, Mass.)","DOI":"10.1097/01.ede.0000239728.75215.86","ISSN":"1044-3983","issue":"6","journalAbbreviation":"Epidemiology","language":"eng","note":"PMID: 17003687","page":"658-667","source":"PubMed","title":"Risk factors for childhood diarrhea incidence: dynamic analysis of a longitudinal study","title-short":"Risk factors for childhood diarrhea incidence","volume":"17","author":[{"family":"Genser","given":"Bernd"},{"family":"Strina","given":"Agostino"},{"family":"Teles","given":"Carlos A."},{"family":"Prado","given":"Matildes S."},{"family":"Barreto","given":"Mauricio L."}],"issued":{"date-parts":[["2006",11]]}}},{"id":1485,"uris":["http://zotero.org/users/4185209/items/H9I8QRVJ"],"itemData":{"id":1485,"type":"article-journal","abstract":"Diarrheal diseases are a leading cause of childhood morbidity and mortality in Latin America. Most studies have focused on infants but not on older children. We enrolled 505 children (age, 12-59 months) with diarrhea and age-matched controls in a case-control study in Sao Paulo, Brazil. Independent risk factors for diarrhea included another household member with diarrhea (matched odds ratio [mOR], 8.1; attributable fraction [AF], 0.17; P&lt;.001) and consumption of homemade juice (mOR, 1.8; AF, 0.10; P=.01); protective factors included boiling of the baby bottle or nipple (mOR, 0.60; AF, 0.19; P=.026), childcare at home (mOR, 0.58; AF, 0.12; P=.004), and piped sewage (mOR, 0.58; AF, 0.05; P=.047). Hand washing by the caretaker after helping the child defecate protected against Shigella infection (mOR, 0.35; P&lt;.05). Preparation of rice, beans, or soup in the morning and serving it to children after noon were associated with enterotoxigenic Escherichia coli infection (mOR, 8.0; P&lt;.05). In these poor households, 28% of cases of diarrhea in 1-4-year-old children was attributable to easily modifiable exposures.","container-title":"Clinical Infectious Diseases: An Official Publication of the Infectious Diseases Society of America","DOI":"10.1086/420822","ISSN":"1537-6591","issue":"11","journalAbbreviation":"Clin Infect Dis","language":"eng","note":"PMID: 15156440","page":"1545-1551","source":"PubMed","title":"Pathogen-specific risk factors and protective factors for acute diarrheal illness in children aged 12-59 months in São Paulo, Brazil","volume":"38","author":[{"family":"Sobel","given":"J."},{"family":"Gomes","given":"T. a. T."},{"family":"Ramos","given":"R. T. S."},{"family":"Hoekstra","given":"M."},{"family":"Rodrigue","given":"D."},{"family":"Rassi","given":"V."},{"family":"Griffin","given":"P. M."}],"issued":{"date-parts":[["2004",6,1]]}}}],"schema":"https://github.com/citation-style-language/schema/raw/master/csl-citation.json"} </w:instrText>
      </w:r>
      <w:r w:rsidR="004232B0"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[24,26,27]</w:t>
      </w:r>
      <w:r w:rsidR="004232B0" w:rsidRPr="00D97196">
        <w:rPr>
          <w:rFonts w:ascii="Times New Roman" w:hAnsi="Times New Roman" w:cs="Times New Roman"/>
          <w:sz w:val="24"/>
          <w:szCs w:val="24"/>
        </w:rPr>
        <w:fldChar w:fldCharType="end"/>
      </w:r>
      <w:r w:rsidR="004232B0" w:rsidRPr="00D97196">
        <w:rPr>
          <w:rFonts w:ascii="Times New Roman" w:hAnsi="Times New Roman" w:cs="Times New Roman"/>
          <w:sz w:val="24"/>
          <w:szCs w:val="24"/>
        </w:rPr>
        <w:t xml:space="preserve">, wastewater to septic tank/street </w:t>
      </w:r>
      <w:r w:rsidR="004232B0"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{"citationID":"46Ztey8m","properties":{"formattedCitation":"[22]","plainCitation":"[22]","noteIndex":0},"citationItems":[{"id":1472,"uris":["http://zotero.org/users/4185209/items/FXCWVFFC"],"itemData":{"id":1472,"type":"article-journal","abstract":"Water and sanitation services are fundamental to the prevention of pediatric diarrhea. To enhance both access to water and investment, some argue for the privatization of municipal water networks. Water networks in multiple Bolivian cities were privatized in the 1990s, but contracts ended following popular protests citing poor access. A population-based retrospective cohort study was conducted in two Bolivian cities. Data were collected on family water utilization and sanitation practices and on the prevalence of diarrhea among 596 children. Drinking from an outdoor water source (OR, 2.08; 95%CI, 1.25–3.44) and shorter in-home water boiling times (OR, 1.99; 95%CI, 1.19–3.34) were associated with prevalence of diarrhea. Increased prevalence was also observed for children from families using private versus public water services, using off-network water from cistern trucks, or not treating their water in-home. Results suggest that water source, water provider, and in-home water treatment are important predictors of pediatric diarrhea.","container-title":"International Journal of Occupational and Environmental Health","DOI":"10.1179/oeh.2009.15.3.241","ISSN":"1077-3525","issue":"3","note":"publisher: Taylor &amp; Francis\n_eprint: https://doi.org/10.1179/oeh.2009.15.3.241\nPMID: 19650578","page":"241-248","source":"Taylor and Francis+NEJM","title":"Water Privatization, Water Source, and Pediatric Diarrhea in Bolivia: Epidemiologic Analysis of a Social Experiment","title-short":"Water Privatization, Water Source, and Pediatric Diarrhea in Bolivia","volume":"15","author":[{"family":"Tornheim","given":"Jeffrey A."},{"family":"Morland","given":"Kimberly B."},{"family":"Landrigan","given":"Philip J."},{"family":"Cifuentes","given":"Enrique"}],"issued":{"date-parts":[["2009",7,1]]}}}],"schema":"https://github.com/citation-style-language/schema/raw/master/csl-citation.json"} </w:instrText>
      </w:r>
      <w:r w:rsidR="004232B0"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[22]</w:t>
      </w:r>
      <w:r w:rsidR="004232B0" w:rsidRPr="00D97196">
        <w:rPr>
          <w:rFonts w:ascii="Times New Roman" w:hAnsi="Times New Roman" w:cs="Times New Roman"/>
          <w:sz w:val="24"/>
          <w:szCs w:val="24"/>
        </w:rPr>
        <w:fldChar w:fldCharType="end"/>
      </w:r>
      <w:r w:rsidR="004232B0" w:rsidRPr="00D97196">
        <w:rPr>
          <w:rFonts w:ascii="Times New Roman" w:hAnsi="Times New Roman" w:cs="Times New Roman"/>
          <w:sz w:val="24"/>
          <w:szCs w:val="24"/>
        </w:rPr>
        <w:t xml:space="preserve">, disposal of child faces indiscriminately </w:t>
      </w:r>
      <w:r w:rsidR="004232B0"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{"citationID":"OMKt4Jl3","properties":{"formattedCitation":"[23,28]","plainCitation":"[23,28]","noteIndex":0},"citationItems":[{"id":1480,"uris":["http://zotero.org/users/4185209/items/PAAXAQJF"],"itemData":{"id":1480,"type":"article-journal","abstract":"Maternal behaviours related to certain child care practices which possibly have a contributory role in causation of diarrhoea in children were studied. Comparison was made between behaviours of mothers in 108 families having diarrhoeal children (Case families) with mothers of 72 families having age and neighbourhood matched non diarrhoeal children (control families) using a logistic regression model. Five risk behaviours were identified and these are bottle feeding (OR-2.87; CI-1.30 to 6.34), non-use of soap for cleaning feeding container (OR-2.61; CI-1.30 to 5.23), water storage in wide-mouthed container (OR-2.75; CI-1.27 to 5.96), use of pond water for the same (OR-2.36; CI-1.15 to 4.84) and indiscriminate disposal of children's stool (OR-1.99; CI-0.97 to 4.08). Around 83 per cent of diarrhoeal families could be predicted using these five variables only. The first three of these five risk behaviours were responsible for occurrence of significantly higher incidence (3 or more episodes) of diarrhoea in the case families. All these risk behaviours are amenable to change if suitable intervention is initiated. The result of this study would be helpful in reducing diarrhoea associated morbidity to a substantial level.","container-title":"The Journal of Communicable Diseases","ISSN":"0019-5138","issue":"1","journalAbbreviation":"J Commun Dis","language":"eng","note":"PMID: 9282523","page":"7-14","source":"PubMed","title":"Risk behavioural practices of rural mothers as determinants of childhood diarrhoea","volume":"29","author":[{"family":"Ghosh","given":"S."},{"family":"Sengupta","given":"P. G."},{"family":"Mondal","given":"S. K."},{"family":"Banu","given":"M. K."},{"family":"Gupta","given":"D. N."},{"family":"Sircar","given":"B. K."}],"issued":{"date-parts":[["1997",3]]}}},{"id":1482,"uris":["http://zotero.org/users/4185209/items/TRIRDWMU"],"itemData":{"id":1482,"type":"article-journal","abstract":"Interventions to improve child faeces disposal and prevent diarrhoea and soil‐transmitted helminths\n        , \n          What was the aim of this review?\n        , The aim of this Cochrane Review was to assess the impact of improved disposal of child faeces on diarrhoea and soil‐transmitted helminth (STH) infection. We collected and analysed all relevant studies and found 63 studies covering over 222,800 participants., \n          Key messages\n        , We found some evidence that interventions to promote safe disposal of child faeces were protective against diarrhoea. However, the evidence was mixed and its certainty was very low to moderate. We found no evidence that such interventions were protective against STH infections, but the evidence was very limited and the certainty was low to very low. More research is needed to study the health impact of different types of interventions to improve child faeces disposal., \n          What was studied in this review?\n        , Diarrhoea and STH infections affect millions of people worldwide, particularly in low‐income countries. Diarrhoea and STHs are transmitted through human faeces so the safe containment and management of human excreta has the potential to significantly reduce exposure and disease. An often‐neglected source of exposure is from the unsafe disposal of child faeces. Research has shown that even in settings with improved sanitation, child faeces are thrown into refuse piles or elsewhere and not disposed of in latrines as considered safe by the World Health Organization (WHO) and United Nations Children's Fund (UNICEF)., We included 26 studies with experimental designs and 37 observational studies in this review. Most included studies were conducted in low‐ and middle‐income countries., \n          What were the main results of the review?\n        , Results from studies using experimental study designs suggest that:, Education and hygiene promotion interventions that included child faeces disposal messages may reduce diarrhoea incidence by about 30% but did not show an effect on diarrhoea prevalence (low‐certainty evidence)., Evidence from interventions that addressed child faeces as part of a wider intervention aimed at ending open defecation by all household members did not detect an effect on diarrhoea prevalence (moderate‐certainty evidence) or STH infection (low‐certainty evidence)., Sanitation hardware (for example, faeces scoopers, potties) and behaviour change interventions (for example, to increase use of latrines) had mixed results on diarrhoea prevalence, but no effect was demonstrated in the combined analysis (very low‐certainty evidence)., Interventions that addressed safe disposal of child faeces education as part of a wider water, sanitation, and hygiene hardware intervention did not demonstrate an effect on diarrhoea prevalence (one study; very low‐certainty evidence). Although diarrhoea incidence (two studies) and STH prevalence (one study) were lower, the evidence was very low‐certainty so we do not know if this is a true effect., Results from observational studies (where researchers observe the effect of a treatment without trying to change who is or is not exposed to it) showed mixed results of education and hygiene promotion interventions, with two studies in Bangladesh showing no effect on diarrhoea prevalence (very low‐certainty evidence) and two studies in Ethiopia reducing diarrhoea prevalence (very low‐certainty evidence). One study evaluating an intervention aimed at ending open defecation found an increase in STH infection the intervention arm (very low‐certainty evidence). Pooled results from other studies that presented data for child faeces disposal indicate that disposal of faeces in the latrine may decrease the odds of diarrhoea by about a quarter among all ages (very low‐certainty evidence). Children using the latrine to defecate may reduce the odds of diarrhoea by about half in all ages (very low‐certainty evidence). However, given the very low‐certainty evidence we are unsure about the effects of these risk factors on diarrhoea., \n          How up to date was this review?\n        , We searched for available studies up to 27 September 2018.","container-title":"The Cochrane Database of Systematic Reviews","DOI":"10.1002/14651858.CD011055.pub2","ISSN":"1469-493X","issue":"9","journalAbbreviation":"Cochrane Database Syst Rev","note":"PMID: 31549742\nPMCID: PMC6757260","page":"CD011055","source":"PubMed Central","title":"Interventions to improve disposal of child faeces for preventing diarrhoea and soil‐transmitted helminth infection","volume":"2019","author":[{"family":"Majorin","given":"Fiona"},{"family":"Torondel","given":"Belen"},{"family":"Ka Seen Chan","given":"Gabrielle"},{"family":"Clasen","given":"Thomas"}],"issued":{"date-parts":[["2019",9,24]]}}}],"schema":"https://github.com/citation-style-language/schema/raw/master/csl-citation.json"} </w:instrText>
      </w:r>
      <w:r w:rsidR="004232B0"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[23,28]</w:t>
      </w:r>
      <w:r w:rsidR="004232B0" w:rsidRPr="00D97196">
        <w:rPr>
          <w:rFonts w:ascii="Times New Roman" w:hAnsi="Times New Roman" w:cs="Times New Roman"/>
          <w:sz w:val="24"/>
          <w:szCs w:val="24"/>
        </w:rPr>
        <w:fldChar w:fldCharType="end"/>
      </w:r>
      <w:r w:rsidR="004232B0" w:rsidRPr="00D97196">
        <w:rPr>
          <w:rFonts w:ascii="Times New Roman" w:hAnsi="Times New Roman" w:cs="Times New Roman"/>
          <w:sz w:val="24"/>
          <w:szCs w:val="24"/>
        </w:rPr>
        <w:t xml:space="preserve">, no hand washing facility </w:t>
      </w:r>
      <w:r w:rsidR="004232B0"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{"citationID":"Bcs43zwN","properties":{"formattedCitation":"[20]","plainCitation":"[20]","noteIndex":0},"citationItems":[{"id":1475,"uris":["http://zotero.org/users/4185209/items/AVG5BQG3"],"itemData":{"id":1475,"type":"article-journal","abstract":"Kadoma City experienced an increase in watery diarrhoea from 27 cases during week beginning 5th September, to 107 cases during week beginning 26th September 2011. The weekly diarrhoea cases crossed the threshold action line during week beginning 5th September at the children’s clinic in Rimuka Township, and the remaining four clinics reported cases crossing threshold action lines between week beginning 12th September and week beginning 26th September. Eighty-two percent of the cases were children less than 5 years old. We conducted a case controlstudy to determine risk factorsfor contracting watery diarrhoea in children less than 5 years in Kadoma City. An unmatched 1:1 case control study was conducted in Ngezi and Rimuka townships in Kadoma City, Zimbabwe. A case was a child less than 5 years old, who developed acute watery diarrhoea between 5th September and 1st October 2011. A control was a child less than 5 years old who stayed in the same township and did not suffer from diarrhoea. A structured questionnaire was administered to caregivers of cases and controls.Laboratory water quality tests and stool test results were reviewed.Epi Info™ statistical software was used to analyse data. A total of 109 cases and 109 controls were enrolled. Independent protective factors were: having been exclusively breastfed for six months [AOR = 0.44; 95% CI (0.24-0.82)]; using municipal water [AOR = 0.38; 95% CI (0.18-0.80)]; using aqua tablets, [AOR = 0.49; 95% CI (0.26–0.94)] and; storing water in closed containers, [AOR = 0.24; 95% CI (0.07–0.0.83). The only independent risk factor for contracting watery diarrhoea was hand washing in a single bowl, [AOR = 2.89; 95% CI (1.33–6.28)]. Salmonella, Shigella, Rotavirus, and Enteropathogenic Escherichia coli were isolated in the stool specimens. None of the 33 municipal water samples tested showed contamination with Escherichia coli, whilst 23 of 44 (52%) shallow well water samples and 3 of 15(20%) borehole water samples tested were positive for Escherichia coli. The outbreak resulted from inadequate clean water and use of contaminated water. Evidence from this study was used to guide public health response to the outbreak.","container-title":"BMC Infectious Diseases","DOI":"10.1186/1471-2334-13-567","ISSN":"1471-2334","issue":"1","journalAbbreviation":"BMC Infect Dis","language":"en","license":"2013 Maponga et al.; licensee BioMed Central Ltd.","note":"number: 1\npublisher: BioMed Central","page":"1-8","source":"bmcinfectdis-biomedcentral-com.uml.idm.oclc.org","title":"Risk factors for contracting watery diarrhoea in Kadoma City, Zimbabwe, 2011: a case control study","title-short":"Risk factors for contracting watery diarrhoea in Kadoma City, Zimbabwe, 2011","volume":"13","author":[{"family":"Maponga","given":"Brian A."},{"family":"Chirundu","given":"Daniel"},{"family":"Gombe","given":"Notion T."},{"family":"Tshimanga","given":"Mufuta"},{"family":"Shambira","given":"Gerald"},{"family":"Takundwa","given":"Lucia"}],"issued":{"date-parts":[["2013",12]]}}}],"schema":"https://github.com/citation-style-language/schema/raw/master/csl-citation.json"} </w:instrText>
      </w:r>
      <w:r w:rsidR="004232B0"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[20]</w:t>
      </w:r>
      <w:r w:rsidR="004232B0" w:rsidRPr="00D97196">
        <w:rPr>
          <w:rFonts w:ascii="Times New Roman" w:hAnsi="Times New Roman" w:cs="Times New Roman"/>
          <w:sz w:val="24"/>
          <w:szCs w:val="24"/>
        </w:rPr>
        <w:fldChar w:fldCharType="end"/>
      </w:r>
      <w:r w:rsidR="004232B0" w:rsidRPr="00D97196">
        <w:rPr>
          <w:rFonts w:ascii="Times New Roman" w:hAnsi="Times New Roman" w:cs="Times New Roman"/>
          <w:sz w:val="24"/>
          <w:szCs w:val="24"/>
        </w:rPr>
        <w:t xml:space="preserve">, and unhealthy home environment (garbage and flies near home) </w:t>
      </w:r>
      <w:r w:rsidR="004232B0"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{"citationID":"3tkOrBJw","properties":{"formattedCitation":"[20]","plainCitation":"[20]","noteIndex":0},"citationItems":[{"id":1475,"uris":["http://zotero.org/users/4185209/items/AVG5BQG3"],"itemData":{"id":1475,"type":"article-journal","abstract":"Kadoma City experienced an increase in watery diarrhoea from 27 cases during week beginning 5th September, to 107 cases during week beginning 26th September 2011. The weekly diarrhoea cases crossed the threshold action line during week beginning 5th September at the children’s clinic in Rimuka Township, and the remaining four clinics reported cases crossing threshold action lines between week beginning 12th September and week beginning 26th September. Eighty-two percent of the cases were children less than 5 years old. We conducted a case controlstudy to determine risk factorsfor contracting watery diarrhoea in children less than 5 years in Kadoma City. An unmatched 1:1 case control study was conducted in Ngezi and Rimuka townships in Kadoma City, Zimbabwe. A case was a child less than 5 years old, who developed acute watery diarrhoea between 5th September and 1st October 2011. A control was a child less than 5 years old who stayed in the same township and did not suffer from diarrhoea. A structured questionnaire was administered to caregivers of cases and controls.Laboratory water quality tests and stool test results were reviewed.Epi Info™ statistical software was used to analyse data. A total of 109 cases and 109 controls were enrolled. Independent protective factors were: having been exclusively breastfed for six months [AOR = 0.44; 95% CI (0.24-0.82)]; using municipal water [AOR = 0.38; 95% CI (0.18-0.80)]; using aqua tablets, [AOR = 0.49; 95% CI (0.26–0.94)] and; storing water in closed containers, [AOR = 0.24; 95% CI (0.07–0.0.83). The only independent risk factor for contracting watery diarrhoea was hand washing in a single bowl, [AOR = 2.89; 95% CI (1.33–6.28)]. Salmonella, Shigella, Rotavirus, and Enteropathogenic Escherichia coli were isolated in the stool specimens. None of the 33 municipal water samples tested showed contamination with Escherichia coli, whilst 23 of 44 (52%) shallow well water samples and 3 of 15(20%) borehole water samples tested were positive for Escherichia coli. The outbreak resulted from inadequate clean water and use of contaminated water. Evidence from this study was used to guide public health response to the outbreak.","container-title":"BMC Infectious Diseases","DOI":"10.1186/1471-2334-13-567","ISSN":"1471-2334","issue":"1","journalAbbreviation":"BMC Infect Dis","language":"en","license":"2013 Maponga et al.; licensee BioMed Central Ltd.","note":"number: 1\npublisher: BioMed Central","page":"1-8","source":"bmcinfectdis-biomedcentral-com.uml.idm.oclc.org","title":"Risk factors for contracting watery diarrhoea in Kadoma City, Zimbabwe, 2011: a case control study","title-short":"Risk factors for contracting watery diarrhoea in Kadoma City, Zimbabwe, 2011","volume":"13","author":[{"family":"Maponga","given":"Brian A."},{"family":"Chirundu","given":"Daniel"},{"family":"Gombe","given":"Notion T."},{"family":"Tshimanga","given":"Mufuta"},{"family":"Shambira","given":"Gerald"},{"family":"Takundwa","given":"Lucia"}],"issued":{"date-parts":[["2013",12]]}}}],"schema":"https://github.com/citation-style-language/schema/raw/master/csl-citation.json"} </w:instrText>
      </w:r>
      <w:r w:rsidR="004232B0"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[20]</w:t>
      </w:r>
      <w:r w:rsidR="004232B0" w:rsidRPr="00D97196">
        <w:rPr>
          <w:rFonts w:ascii="Times New Roman" w:hAnsi="Times New Roman" w:cs="Times New Roman"/>
          <w:sz w:val="24"/>
          <w:szCs w:val="24"/>
        </w:rPr>
        <w:fldChar w:fldCharType="end"/>
      </w:r>
      <w:r w:rsidR="004232B0" w:rsidRPr="00D97196">
        <w:rPr>
          <w:rFonts w:ascii="Times New Roman" w:hAnsi="Times New Roman" w:cs="Times New Roman"/>
          <w:sz w:val="24"/>
          <w:szCs w:val="24"/>
        </w:rPr>
        <w:t xml:space="preserve">. It was identified that boys and younger children had higher risk of having diarrhea </w:t>
      </w:r>
      <w:r w:rsidR="004232B0"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{"citationID":"O9ET4KEb","properties":{"formattedCitation":"[16,29]","plainCitation":"[16,29]","noteIndex":0},"citationItems":[{"id":1453,"uris":["http://zotero.org/users/4185209/items/9VBW5UIF"],"itemData":{"id":1453,"type":"article-journal","abstract":"A novel water quality intervention that consists of point-of-use water disinfection, safe storage and community education was field tested in Bolivia. A total of 127 households in two periurban communities were randomized into intervention and control groups, surveyed and the intervention was distributed. Monthly water quality testing and weekly diarrhoea surveillance were conducted. Over a 5-month period, intervention households had 44% fewer diarrhoea episodes than control households (P = 0.002). Infants &lt; 1 year old (P = 0.05) and children 5-14 years old (P = 0.01) in intervention households had significantly less diarrhoea than control children. Campylobacter was less commonly isolated from intervention than control patients (P = 0.02). Stored water in intervention households was less contaminated with Escherichia coli than stored water in control households (P &lt; 0.0001). Intervention households exhibited less E. coli contamination of stored water and less diarrhoea than control households. This promising new strategy may have broad applicability for waterborne disease prevention.","container-title":"Epidemiology and Infection","ISSN":"0950-2688","issue":"1","journalAbbreviation":"Epidemiol Infect","note":"PMID: 10098789\nPMCID: PMC2809591","page":"83-90","source":"PubMed Central","title":"Diarrhoea prevention in Bolivia through point-of-use water treatment and safe storage: a promising new strategy.","title-short":"Diarrhoea prevention in Bolivia through point-of-use water treatment and safe storage","volume":"122","author":[{"family":"Quick","given":"R. E."},{"family":"Venczel","given":"L. V."},{"family":"Mintz","given":"E. D."},{"family":"Soleto","given":"L."},{"family":"Aparicio","given":"J."},{"family":"Gironaz","given":"M."},{"family":"Hutwagner","given":"L."},{"family":"Greene","given":"K."},{"family":"Bopp","given":"C."},{"family":"Maloney","given":"K."},{"family":"Chavez","given":"D."},{"family":"Sobsey","given":"M."},{"family":"Tauxe","given":"R. V."}],"issued":{"date-parts":[["1999",2]]}}},{"id":1455,"uris":["http://zotero.org/users/4185209/items/R3YFLKMW"],"itemData":{"id":1455,"type":"article-journal","abstract":"To determine risk factors for diarrhea, the authors followed an open cohort of 1,314 children from Gulnea-Bissau by weekly diarrhea recall interviews between April 1987 and March 1990. Data on feeding practices and measles infection were available for all children and, for 531 children, comprehensive data on explanatory variables were recorded. Of 57 variables, seven were independently associated with an increased incidence of diarrhea. These were a recent (in the past 14 days) diarrheal episode, male sex, being weaned from breast milk, not being looked after by the mother, head of the household being &amp;lt;30 years old, eating cold leftovers, and drinking water from an unprotected public water supply. In breastfed children, only three variables were associated with diarrhea, including prior diarrhea, male sex, and not being looked after by the mother. Among weaned children, six variables delineated increased rates of diarrhea, including unprotected public water supply, eating of cold leftovers, and lack of maternal education. Major determinants of persistent diarrhea included weaning, lack of maternal education, and having pigs in the home. It is concluded that, in addition to the promotion of breastfeeding, important interventions against diarrhea include improvements in water supply, hygiene, and food handling. However, because of effect modification by breastfeeding, the largest effects of these interventions will probably be among weaned children. Am J Epidemiol 1997;146: 273–82.","container-title":"American Journal of Epidemiology","DOI":"10.1093/oxfordjournals.aje.a009263","ISSN":"0002-9262","issue":"3","journalAbbreviation":"American Journal of Epidemiology","page":"273-282","source":"Silverchair","title":"Risk Factors for Diarrheal Disease Incidence in Early Childhood: A Community Cohort Study from Guinea-Bissau","title-short":"Risk Factors for Diarrheal Disease Incidence in Early Childhood","volume":"146","author":[{"family":"Mølbak","given":"Kåre"},{"family":"Jensen","given":"Henrik"},{"family":"lngholt","given":"Liselotte"},{"family":"Aaby","given":"Peter"}],"issued":{"date-parts":[["1997",8,1]]}}}],"schema":"https://github.com/citation-style-language/schema/raw/master/csl-citation.json"} </w:instrText>
      </w:r>
      <w:r w:rsidR="004232B0"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[16,29]</w:t>
      </w:r>
      <w:r w:rsidR="004232B0" w:rsidRPr="00D97196">
        <w:rPr>
          <w:rFonts w:ascii="Times New Roman" w:hAnsi="Times New Roman" w:cs="Times New Roman"/>
          <w:sz w:val="24"/>
          <w:szCs w:val="24"/>
        </w:rPr>
        <w:fldChar w:fldCharType="end"/>
      </w:r>
      <w:r w:rsidR="004232B0" w:rsidRPr="00D97196">
        <w:rPr>
          <w:rFonts w:ascii="Times New Roman" w:hAnsi="Times New Roman" w:cs="Times New Roman"/>
          <w:sz w:val="24"/>
          <w:szCs w:val="24"/>
        </w:rPr>
        <w:t>.  To reduce the child morbidity and mortality, the prevention of diarrhea is indispensable.</w:t>
      </w:r>
    </w:p>
    <w:p w14:paraId="7B3F5B40" w14:textId="570CFF9C" w:rsidR="00275578" w:rsidRPr="00D97196" w:rsidRDefault="00682909" w:rsidP="0063530A">
      <w:pPr>
        <w:spacing w:line="480" w:lineRule="auto"/>
        <w:ind w:firstLine="720"/>
        <w:rPr>
          <w:rFonts w:ascii="Times New Roman" w:hAnsi="Times New Roman" w:cs="Times New Roman"/>
          <w:sz w:val="24"/>
          <w:szCs w:val="24"/>
        </w:rPr>
      </w:pPr>
      <w:commentRangeStart w:id="25"/>
      <w:r>
        <w:rPr>
          <w:rFonts w:ascii="Times New Roman" w:hAnsi="Times New Roman" w:cs="Times New Roman"/>
          <w:sz w:val="24"/>
          <w:szCs w:val="24"/>
        </w:rPr>
        <w:t>According to the information that we have</w:t>
      </w:r>
      <w:r w:rsidR="008A34AB">
        <w:rPr>
          <w:rFonts w:ascii="Times New Roman" w:hAnsi="Times New Roman" w:cs="Times New Roman"/>
          <w:sz w:val="24"/>
          <w:szCs w:val="24"/>
        </w:rPr>
        <w:t xml:space="preserve">, no study was conducted using the </w:t>
      </w:r>
      <w:r w:rsidR="0023711F">
        <w:rPr>
          <w:rFonts w:ascii="Times New Roman" w:hAnsi="Times New Roman" w:cs="Times New Roman"/>
          <w:sz w:val="24"/>
          <w:szCs w:val="24"/>
        </w:rPr>
        <w:t>Multiple Indicator Cluster</w:t>
      </w:r>
      <w:r w:rsidR="00275578" w:rsidRPr="00D97196">
        <w:rPr>
          <w:rFonts w:ascii="Times New Roman" w:hAnsi="Times New Roman" w:cs="Times New Roman"/>
          <w:sz w:val="24"/>
          <w:szCs w:val="24"/>
        </w:rPr>
        <w:t xml:space="preserve"> </w:t>
      </w:r>
      <w:r w:rsidR="0023711F">
        <w:rPr>
          <w:rFonts w:ascii="Times New Roman" w:hAnsi="Times New Roman" w:cs="Times New Roman"/>
          <w:sz w:val="24"/>
          <w:szCs w:val="24"/>
        </w:rPr>
        <w:t>Survey</w:t>
      </w:r>
      <w:r w:rsidR="001B6C05">
        <w:rPr>
          <w:rFonts w:ascii="Times New Roman" w:hAnsi="Times New Roman" w:cs="Times New Roman"/>
          <w:sz w:val="24"/>
          <w:szCs w:val="24"/>
        </w:rPr>
        <w:t xml:space="preserve"> (MICS)</w:t>
      </w:r>
      <w:r w:rsidR="0023711F">
        <w:rPr>
          <w:rFonts w:ascii="Times New Roman" w:hAnsi="Times New Roman" w:cs="Times New Roman"/>
          <w:sz w:val="24"/>
          <w:szCs w:val="24"/>
        </w:rPr>
        <w:t xml:space="preserve"> data of B</w:t>
      </w:r>
      <w:r w:rsidR="009908E3">
        <w:rPr>
          <w:rFonts w:ascii="Times New Roman" w:hAnsi="Times New Roman" w:cs="Times New Roman"/>
          <w:sz w:val="24"/>
          <w:szCs w:val="24"/>
        </w:rPr>
        <w:t>an</w:t>
      </w:r>
      <w:r w:rsidR="0023711F">
        <w:rPr>
          <w:rFonts w:ascii="Times New Roman" w:hAnsi="Times New Roman" w:cs="Times New Roman"/>
          <w:sz w:val="24"/>
          <w:szCs w:val="24"/>
        </w:rPr>
        <w:t>gladesh</w:t>
      </w:r>
      <w:r w:rsidR="009908E3">
        <w:rPr>
          <w:rFonts w:ascii="Times New Roman" w:hAnsi="Times New Roman" w:cs="Times New Roman"/>
          <w:sz w:val="24"/>
          <w:szCs w:val="24"/>
        </w:rPr>
        <w:t xml:space="preserve"> </w:t>
      </w:r>
      <w:r w:rsidR="003D7B5A">
        <w:rPr>
          <w:rFonts w:ascii="Times New Roman" w:hAnsi="Times New Roman" w:cs="Times New Roman"/>
          <w:sz w:val="24"/>
          <w:szCs w:val="24"/>
        </w:rPr>
        <w:t xml:space="preserve">to </w:t>
      </w:r>
      <w:r w:rsidR="007B1328">
        <w:rPr>
          <w:rFonts w:ascii="Times New Roman" w:hAnsi="Times New Roman" w:cs="Times New Roman"/>
          <w:sz w:val="24"/>
          <w:szCs w:val="24"/>
        </w:rPr>
        <w:t xml:space="preserve">portray the changes of factors </w:t>
      </w:r>
      <w:r w:rsidR="004D4453">
        <w:rPr>
          <w:rFonts w:ascii="Times New Roman" w:hAnsi="Times New Roman" w:cs="Times New Roman"/>
          <w:sz w:val="24"/>
          <w:szCs w:val="24"/>
        </w:rPr>
        <w:lastRenderedPageBreak/>
        <w:t>influencing</w:t>
      </w:r>
      <w:r w:rsidR="007B1328">
        <w:rPr>
          <w:rFonts w:ascii="Times New Roman" w:hAnsi="Times New Roman" w:cs="Times New Roman"/>
          <w:sz w:val="24"/>
          <w:szCs w:val="24"/>
        </w:rPr>
        <w:t xml:space="preserve"> diarrhea ove</w:t>
      </w:r>
      <w:r w:rsidR="004D4453">
        <w:rPr>
          <w:rFonts w:ascii="Times New Roman" w:hAnsi="Times New Roman" w:cs="Times New Roman"/>
          <w:sz w:val="24"/>
          <w:szCs w:val="24"/>
        </w:rPr>
        <w:t>r time.</w:t>
      </w:r>
      <w:r w:rsidR="0023711F">
        <w:rPr>
          <w:rFonts w:ascii="Times New Roman" w:hAnsi="Times New Roman" w:cs="Times New Roman"/>
          <w:sz w:val="24"/>
          <w:szCs w:val="24"/>
        </w:rPr>
        <w:t xml:space="preserve"> </w:t>
      </w:r>
      <w:r w:rsidR="00264FBA">
        <w:rPr>
          <w:rFonts w:ascii="Times New Roman" w:hAnsi="Times New Roman" w:cs="Times New Roman"/>
          <w:sz w:val="24"/>
          <w:szCs w:val="24"/>
        </w:rPr>
        <w:t>We intended</w:t>
      </w:r>
      <w:r w:rsidR="00275578" w:rsidRPr="00D97196">
        <w:rPr>
          <w:rFonts w:ascii="Times New Roman" w:hAnsi="Times New Roman" w:cs="Times New Roman"/>
          <w:sz w:val="24"/>
          <w:szCs w:val="24"/>
        </w:rPr>
        <w:t xml:space="preserve"> to explore the relationship between </w:t>
      </w:r>
      <w:r w:rsidR="00E10003" w:rsidRPr="00D97196">
        <w:rPr>
          <w:rFonts w:ascii="Times New Roman" w:hAnsi="Times New Roman" w:cs="Times New Roman"/>
          <w:sz w:val="24"/>
          <w:szCs w:val="24"/>
        </w:rPr>
        <w:t>diarrhea</w:t>
      </w:r>
      <w:r w:rsidR="00275578" w:rsidRPr="00D97196">
        <w:rPr>
          <w:rFonts w:ascii="Times New Roman" w:hAnsi="Times New Roman" w:cs="Times New Roman"/>
          <w:sz w:val="24"/>
          <w:szCs w:val="24"/>
        </w:rPr>
        <w:t xml:space="preserve"> </w:t>
      </w:r>
      <w:r w:rsidR="00771B06">
        <w:rPr>
          <w:rFonts w:ascii="Times New Roman" w:hAnsi="Times New Roman" w:cs="Times New Roman"/>
          <w:color w:val="313131"/>
          <w:sz w:val="24"/>
          <w:szCs w:val="24"/>
          <w:shd w:val="clear" w:color="auto" w:fill="FFFFFF"/>
        </w:rPr>
        <w:t>and</w:t>
      </w:r>
      <w:r w:rsidR="00771B06" w:rsidRPr="00D97196" w:rsidDel="00E0777D">
        <w:rPr>
          <w:rFonts w:ascii="Times New Roman" w:hAnsi="Times New Roman" w:cs="Times New Roman"/>
          <w:sz w:val="24"/>
          <w:szCs w:val="24"/>
        </w:rPr>
        <w:t xml:space="preserve"> </w:t>
      </w:r>
      <w:r w:rsidR="00771B06" w:rsidRPr="00D97196">
        <w:rPr>
          <w:rFonts w:ascii="Times New Roman" w:hAnsi="Times New Roman" w:cs="Times New Roman"/>
          <w:sz w:val="24"/>
          <w:szCs w:val="24"/>
        </w:rPr>
        <w:t>some</w:t>
      </w:r>
      <w:r w:rsidR="00275578" w:rsidRPr="00D97196">
        <w:rPr>
          <w:rFonts w:ascii="Times New Roman" w:hAnsi="Times New Roman" w:cs="Times New Roman"/>
          <w:sz w:val="24"/>
          <w:szCs w:val="24"/>
        </w:rPr>
        <w:t xml:space="preserve"> important features </w:t>
      </w:r>
      <w:r w:rsidR="00E10003" w:rsidRPr="00D97196">
        <w:rPr>
          <w:rFonts w:ascii="Times New Roman" w:hAnsi="Times New Roman" w:cs="Times New Roman"/>
          <w:sz w:val="24"/>
          <w:szCs w:val="24"/>
        </w:rPr>
        <w:t>e.g.,</w:t>
      </w:r>
      <w:r w:rsidR="00275578" w:rsidRPr="00D97196">
        <w:rPr>
          <w:rFonts w:ascii="Times New Roman" w:hAnsi="Times New Roman" w:cs="Times New Roman"/>
          <w:sz w:val="24"/>
          <w:szCs w:val="24"/>
        </w:rPr>
        <w:t xml:space="preserve"> drinking water source, health of children, economic status of household, environment of household etc.</w:t>
      </w:r>
      <w:r w:rsidR="00AD6141">
        <w:rPr>
          <w:rFonts w:ascii="Times New Roman" w:hAnsi="Times New Roman" w:cs="Times New Roman"/>
          <w:sz w:val="24"/>
          <w:szCs w:val="24"/>
        </w:rPr>
        <w:t xml:space="preserve"> </w:t>
      </w:r>
      <w:r w:rsidR="00275578" w:rsidRPr="00D97196">
        <w:rPr>
          <w:rFonts w:ascii="Times New Roman" w:hAnsi="Times New Roman" w:cs="Times New Roman"/>
          <w:sz w:val="24"/>
          <w:szCs w:val="24"/>
        </w:rPr>
        <w:t xml:space="preserve">we </w:t>
      </w:r>
      <w:r w:rsidR="00AD6141">
        <w:rPr>
          <w:rFonts w:ascii="Times New Roman" w:hAnsi="Times New Roman" w:cs="Times New Roman"/>
          <w:sz w:val="24"/>
          <w:szCs w:val="24"/>
        </w:rPr>
        <w:t xml:space="preserve">also </w:t>
      </w:r>
      <w:r w:rsidR="00275578" w:rsidRPr="00D97196">
        <w:rPr>
          <w:rFonts w:ascii="Times New Roman" w:hAnsi="Times New Roman" w:cs="Times New Roman"/>
          <w:sz w:val="24"/>
          <w:szCs w:val="24"/>
        </w:rPr>
        <w:t xml:space="preserve">aimed to examine the change in the status of </w:t>
      </w:r>
      <w:r w:rsidR="00E10003" w:rsidRPr="00D97196">
        <w:rPr>
          <w:rFonts w:ascii="Times New Roman" w:hAnsi="Times New Roman" w:cs="Times New Roman"/>
          <w:sz w:val="24"/>
          <w:szCs w:val="24"/>
        </w:rPr>
        <w:t>diarrhea</w:t>
      </w:r>
      <w:r w:rsidR="00275578" w:rsidRPr="00D97196">
        <w:rPr>
          <w:rFonts w:ascii="Times New Roman" w:hAnsi="Times New Roman" w:cs="Times New Roman"/>
          <w:sz w:val="24"/>
          <w:szCs w:val="24"/>
        </w:rPr>
        <w:t xml:space="preserve"> and the contributory factors causing diarrheal disease among the children aged </w:t>
      </w:r>
      <w:r w:rsidR="00610F49">
        <w:rPr>
          <w:rFonts w:ascii="Times New Roman" w:hAnsi="Times New Roman" w:cs="Times New Roman"/>
          <w:sz w:val="24"/>
          <w:szCs w:val="24"/>
        </w:rPr>
        <w:t>0-5 years</w:t>
      </w:r>
      <w:r w:rsidR="00275578" w:rsidRPr="00D97196">
        <w:rPr>
          <w:rFonts w:ascii="Times New Roman" w:hAnsi="Times New Roman" w:cs="Times New Roman"/>
          <w:sz w:val="24"/>
          <w:szCs w:val="24"/>
        </w:rPr>
        <w:t xml:space="preserve"> in Bangladesh from 2006 to 2019.</w:t>
      </w:r>
      <w:r w:rsidR="00AD6141" w:rsidRPr="00AD6141">
        <w:rPr>
          <w:rFonts w:ascii="Times New Roman" w:hAnsi="Times New Roman" w:cs="Times New Roman"/>
          <w:sz w:val="24"/>
          <w:szCs w:val="24"/>
        </w:rPr>
        <w:t xml:space="preserve"> </w:t>
      </w:r>
      <w:moveFromRangeStart w:id="26" w:author="Akter, Farzana" w:date="2023-02-13T15:40:00Z" w:name="move127195216"/>
      <w:commentRangeStart w:id="27"/>
      <w:moveFrom w:id="28" w:author="Akter, Farzana" w:date="2023-02-13T15:40:00Z">
        <w:r w:rsidR="00AD6141" w:rsidRPr="00D97196" w:rsidDel="00A20F32">
          <w:rPr>
            <w:rFonts w:ascii="Times New Roman" w:hAnsi="Times New Roman" w:cs="Times New Roman"/>
            <w:sz w:val="24"/>
            <w:szCs w:val="24"/>
          </w:rPr>
          <w:t>Hopefully, this study will help policy makers to focus on interventions that are feasible and can be implemented to reduce the risk</w:t>
        </w:r>
        <w:commentRangeEnd w:id="27"/>
        <w:r w:rsidR="00986F74" w:rsidDel="00A20F32">
          <w:rPr>
            <w:rStyle w:val="CommentReference"/>
          </w:rPr>
          <w:commentReference w:id="27"/>
        </w:r>
        <w:r w:rsidR="00AD6141" w:rsidRPr="00D97196" w:rsidDel="00A20F32">
          <w:rPr>
            <w:rFonts w:ascii="Times New Roman" w:hAnsi="Times New Roman" w:cs="Times New Roman"/>
            <w:sz w:val="24"/>
            <w:szCs w:val="24"/>
          </w:rPr>
          <w:t>.</w:t>
        </w:r>
        <w:commentRangeEnd w:id="25"/>
        <w:r w:rsidR="00F66021" w:rsidDel="00A20F32">
          <w:rPr>
            <w:rStyle w:val="CommentReference"/>
          </w:rPr>
          <w:commentReference w:id="25"/>
        </w:r>
      </w:moveFrom>
      <w:moveFromRangeEnd w:id="26"/>
    </w:p>
    <w:p w14:paraId="08F1885C" w14:textId="1D0CFAC2" w:rsidR="002D1C85" w:rsidRDefault="00275578" w:rsidP="0063530A">
      <w:pPr>
        <w:spacing w:line="480" w:lineRule="auto"/>
        <w:rPr>
          <w:ins w:id="29" w:author="Mohammad Nayeem Hasan" w:date="2023-02-15T23:06:00Z"/>
          <w:rFonts w:ascii="Times New Roman" w:hAnsi="Times New Roman" w:cs="Times New Roman"/>
          <w:b/>
          <w:sz w:val="24"/>
          <w:szCs w:val="24"/>
        </w:rPr>
      </w:pPr>
      <w:r w:rsidRPr="00D97196">
        <w:rPr>
          <w:rFonts w:ascii="Times New Roman" w:hAnsi="Times New Roman" w:cs="Times New Roman"/>
          <w:sz w:val="24"/>
          <w:szCs w:val="24"/>
        </w:rPr>
        <w:br/>
      </w:r>
      <w:commentRangeStart w:id="30"/>
      <w:commentRangeStart w:id="31"/>
      <w:r w:rsidRPr="00D97196">
        <w:rPr>
          <w:rFonts w:ascii="Times New Roman" w:hAnsi="Times New Roman" w:cs="Times New Roman"/>
          <w:b/>
          <w:sz w:val="24"/>
          <w:szCs w:val="24"/>
        </w:rPr>
        <w:t>Methods</w:t>
      </w:r>
      <w:commentRangeEnd w:id="30"/>
      <w:r w:rsidR="00C16175">
        <w:rPr>
          <w:rStyle w:val="CommentReference"/>
        </w:rPr>
        <w:commentReference w:id="30"/>
      </w:r>
      <w:commentRangeEnd w:id="31"/>
      <w:r w:rsidR="00154ABF">
        <w:rPr>
          <w:rStyle w:val="CommentReference"/>
        </w:rPr>
        <w:commentReference w:id="31"/>
      </w:r>
    </w:p>
    <w:p w14:paraId="15FCB3AE" w14:textId="6C8B7636" w:rsidR="00154ABF" w:rsidRPr="00154ABF" w:rsidRDefault="00154ABF" w:rsidP="0063530A">
      <w:pPr>
        <w:spacing w:line="480" w:lineRule="auto"/>
        <w:rPr>
          <w:rFonts w:ascii="Times New Roman" w:hAnsi="Times New Roman" w:cs="Times New Roman"/>
          <w:bCs/>
          <w:sz w:val="24"/>
          <w:szCs w:val="24"/>
          <w:rPrChange w:id="32" w:author="Mohammad Nayeem Hasan" w:date="2023-02-15T23:06:00Z">
            <w:rPr>
              <w:rFonts w:ascii="Times New Roman" w:hAnsi="Times New Roman" w:cs="Times New Roman"/>
              <w:b/>
              <w:sz w:val="24"/>
              <w:szCs w:val="24"/>
            </w:rPr>
          </w:rPrChange>
        </w:rPr>
      </w:pPr>
      <w:ins w:id="33" w:author="Mohammad Nayeem Hasan" w:date="2023-02-15T23:06:00Z">
        <w:r w:rsidRPr="00154ABF">
          <w:rPr>
            <w:rFonts w:ascii="Times New Roman" w:hAnsi="Times New Roman" w:cs="Times New Roman"/>
            <w:bCs/>
            <w:sz w:val="24"/>
            <w:szCs w:val="24"/>
            <w:rPrChange w:id="34" w:author="Mohammad Nayeem Hasan" w:date="2023-02-15T23:06:00Z">
              <w:rPr>
                <w:rFonts w:ascii="Times New Roman" w:hAnsi="Times New Roman" w:cs="Times New Roman"/>
                <w:b/>
                <w:sz w:val="24"/>
                <w:szCs w:val="24"/>
              </w:rPr>
            </w:rPrChange>
          </w:rPr>
          <w:t>We followed the STROBE guideline for better observational cross-sectional study reporting in epidemiology.</w:t>
        </w:r>
      </w:ins>
    </w:p>
    <w:p w14:paraId="3BD5CB75" w14:textId="45B341D6" w:rsidR="00275578" w:rsidRPr="00D97196" w:rsidRDefault="00275578" w:rsidP="0063530A">
      <w:pPr>
        <w:spacing w:line="480" w:lineRule="auto"/>
        <w:rPr>
          <w:rFonts w:ascii="Times New Roman" w:hAnsi="Times New Roman" w:cs="Times New Roman"/>
          <w:b/>
          <w:sz w:val="24"/>
          <w:szCs w:val="24"/>
        </w:rPr>
      </w:pPr>
      <w:r w:rsidRPr="00D97196">
        <w:rPr>
          <w:rFonts w:ascii="Times New Roman" w:hAnsi="Times New Roman" w:cs="Times New Roman"/>
          <w:b/>
          <w:sz w:val="24"/>
          <w:szCs w:val="24"/>
        </w:rPr>
        <w:t>Data</w:t>
      </w:r>
    </w:p>
    <w:p w14:paraId="13EB25EB" w14:textId="4D0AFDC7" w:rsidR="00275578" w:rsidRPr="00D97196" w:rsidRDefault="00275578" w:rsidP="0063530A">
      <w:pPr>
        <w:spacing w:line="480" w:lineRule="auto"/>
        <w:ind w:firstLine="720"/>
        <w:rPr>
          <w:rFonts w:ascii="Times New Roman" w:hAnsi="Times New Roman" w:cs="Times New Roman"/>
          <w:sz w:val="24"/>
          <w:szCs w:val="24"/>
        </w:rPr>
      </w:pPr>
      <w:r w:rsidRPr="00D97196">
        <w:rPr>
          <w:rFonts w:ascii="Times New Roman" w:hAnsi="Times New Roman" w:cs="Times New Roman"/>
          <w:sz w:val="24"/>
          <w:szCs w:val="24"/>
        </w:rPr>
        <w:t xml:space="preserve">We used secondary data of </w:t>
      </w:r>
      <w:r w:rsidR="003211E4">
        <w:rPr>
          <w:rFonts w:ascii="Times New Roman" w:hAnsi="Times New Roman" w:cs="Times New Roman"/>
          <w:sz w:val="24"/>
          <w:szCs w:val="24"/>
        </w:rPr>
        <w:t xml:space="preserve">year </w:t>
      </w:r>
      <w:r w:rsidR="00F360AA">
        <w:rPr>
          <w:rFonts w:ascii="Times New Roman" w:hAnsi="Times New Roman" w:cs="Times New Roman"/>
          <w:sz w:val="24"/>
          <w:szCs w:val="24"/>
        </w:rPr>
        <w:t>2006, 2012-13 and 2019</w:t>
      </w:r>
      <w:r w:rsidR="00BB1FEC">
        <w:rPr>
          <w:rFonts w:ascii="Times New Roman" w:hAnsi="Times New Roman" w:cs="Times New Roman"/>
          <w:sz w:val="24"/>
          <w:szCs w:val="24"/>
        </w:rPr>
        <w:t xml:space="preserve"> of </w:t>
      </w:r>
      <w:r w:rsidR="002B19F9">
        <w:rPr>
          <w:rFonts w:ascii="Times New Roman" w:hAnsi="Times New Roman" w:cs="Times New Roman"/>
          <w:sz w:val="24"/>
          <w:szCs w:val="24"/>
        </w:rPr>
        <w:t xml:space="preserve"> </w:t>
      </w:r>
      <w:r w:rsidRPr="00D97196">
        <w:rPr>
          <w:rFonts w:ascii="Times New Roman" w:hAnsi="Times New Roman" w:cs="Times New Roman"/>
          <w:sz w:val="24"/>
          <w:szCs w:val="24"/>
        </w:rPr>
        <w:t xml:space="preserve"> MICS </w:t>
      </w:r>
      <w:r w:rsidR="003D78E2">
        <w:rPr>
          <w:rFonts w:ascii="Times New Roman" w:hAnsi="Times New Roman" w:cs="Times New Roman"/>
          <w:sz w:val="24"/>
          <w:szCs w:val="24"/>
        </w:rPr>
        <w:t>of</w:t>
      </w:r>
      <w:r w:rsidRPr="00D97196">
        <w:rPr>
          <w:rFonts w:ascii="Times New Roman" w:hAnsi="Times New Roman" w:cs="Times New Roman"/>
          <w:sz w:val="24"/>
          <w:szCs w:val="24"/>
        </w:rPr>
        <w:t xml:space="preserve"> Bangladesh. Bangladesh Bureau of Statistics (BBS) and Ministry of Planning </w:t>
      </w:r>
      <w:r w:rsidR="002B19F9">
        <w:rPr>
          <w:rFonts w:ascii="Times New Roman" w:hAnsi="Times New Roman" w:cs="Times New Roman"/>
          <w:sz w:val="24"/>
          <w:szCs w:val="24"/>
        </w:rPr>
        <w:t>have been</w:t>
      </w:r>
      <w:r w:rsidR="002B19F9" w:rsidRPr="00D97196">
        <w:rPr>
          <w:rFonts w:ascii="Times New Roman" w:hAnsi="Times New Roman" w:cs="Times New Roman"/>
          <w:sz w:val="24"/>
          <w:szCs w:val="24"/>
        </w:rPr>
        <w:t xml:space="preserve"> </w:t>
      </w:r>
      <w:r w:rsidRPr="00D97196">
        <w:rPr>
          <w:rFonts w:ascii="Times New Roman" w:hAnsi="Times New Roman" w:cs="Times New Roman"/>
          <w:sz w:val="24"/>
          <w:szCs w:val="24"/>
        </w:rPr>
        <w:t>conduct</w:t>
      </w:r>
      <w:r w:rsidR="002B19F9">
        <w:rPr>
          <w:rFonts w:ascii="Times New Roman" w:hAnsi="Times New Roman" w:cs="Times New Roman"/>
          <w:sz w:val="24"/>
          <w:szCs w:val="24"/>
        </w:rPr>
        <w:t>ing</w:t>
      </w:r>
      <w:r w:rsidRPr="00D97196">
        <w:rPr>
          <w:rFonts w:ascii="Times New Roman" w:hAnsi="Times New Roman" w:cs="Times New Roman"/>
          <w:sz w:val="24"/>
          <w:szCs w:val="24"/>
        </w:rPr>
        <w:t xml:space="preserve"> MICS </w:t>
      </w:r>
      <w:r w:rsidR="002B19F9">
        <w:rPr>
          <w:rFonts w:ascii="Times New Roman" w:hAnsi="Times New Roman" w:cs="Times New Roman"/>
          <w:sz w:val="24"/>
          <w:szCs w:val="24"/>
        </w:rPr>
        <w:t>since</w:t>
      </w:r>
      <w:r w:rsidR="002B19F9" w:rsidRPr="00D97196">
        <w:rPr>
          <w:rFonts w:ascii="Times New Roman" w:hAnsi="Times New Roman" w:cs="Times New Roman"/>
          <w:sz w:val="24"/>
          <w:szCs w:val="24"/>
        </w:rPr>
        <w:t xml:space="preserve"> </w:t>
      </w:r>
      <w:r w:rsidRPr="00D97196">
        <w:rPr>
          <w:rFonts w:ascii="Times New Roman" w:hAnsi="Times New Roman" w:cs="Times New Roman"/>
          <w:sz w:val="24"/>
          <w:szCs w:val="24"/>
        </w:rPr>
        <w:t xml:space="preserve">1993. As it was a part of global MICS program, BBS worked with United Nations Children’s Forum (UNICEF) which supported this survey by providing technical and financial support. This survey report has circumstantial information and investigation on children and women of Bangladesh for </w:t>
      </w:r>
      <w:r w:rsidR="00670373">
        <w:rPr>
          <w:rFonts w:ascii="Times New Roman" w:hAnsi="Times New Roman" w:cs="Times New Roman"/>
          <w:sz w:val="24"/>
          <w:szCs w:val="24"/>
        </w:rPr>
        <w:t>disease, health conditio</w:t>
      </w:r>
      <w:r w:rsidR="008464E5">
        <w:rPr>
          <w:rFonts w:ascii="Times New Roman" w:hAnsi="Times New Roman" w:cs="Times New Roman"/>
          <w:sz w:val="24"/>
          <w:szCs w:val="24"/>
        </w:rPr>
        <w:t xml:space="preserve">n, household facilities, educational status, </w:t>
      </w:r>
      <w:r w:rsidR="00E04A36">
        <w:rPr>
          <w:rFonts w:ascii="Times New Roman" w:hAnsi="Times New Roman" w:cs="Times New Roman"/>
          <w:sz w:val="24"/>
          <w:szCs w:val="24"/>
        </w:rPr>
        <w:t xml:space="preserve">knowledge and practices related to disease prevention, access to media and </w:t>
      </w:r>
      <w:r w:rsidR="004C285E">
        <w:rPr>
          <w:rFonts w:ascii="Times New Roman" w:hAnsi="Times New Roman" w:cs="Times New Roman"/>
          <w:sz w:val="24"/>
          <w:szCs w:val="24"/>
        </w:rPr>
        <w:t xml:space="preserve">technology, </w:t>
      </w:r>
      <w:r w:rsidRPr="00D97196">
        <w:rPr>
          <w:rFonts w:ascii="Times New Roman" w:hAnsi="Times New Roman" w:cs="Times New Roman"/>
          <w:sz w:val="24"/>
          <w:szCs w:val="24"/>
        </w:rPr>
        <w:t xml:space="preserve">which is named </w:t>
      </w:r>
      <w:r w:rsidRPr="00E10003">
        <w:rPr>
          <w:rFonts w:ascii="Times New Roman" w:hAnsi="Times New Roman" w:cs="Times New Roman"/>
          <w:i/>
          <w:iCs/>
          <w:sz w:val="24"/>
          <w:szCs w:val="24"/>
        </w:rPr>
        <w:t>“</w:t>
      </w:r>
      <w:proofErr w:type="spellStart"/>
      <w:r w:rsidRPr="00E10003">
        <w:rPr>
          <w:rFonts w:ascii="Times New Roman" w:hAnsi="Times New Roman" w:cs="Times New Roman"/>
          <w:i/>
          <w:iCs/>
          <w:sz w:val="24"/>
          <w:szCs w:val="24"/>
        </w:rPr>
        <w:t>Progotir</w:t>
      </w:r>
      <w:proofErr w:type="spellEnd"/>
      <w:r w:rsidRPr="00E10003">
        <w:rPr>
          <w:rFonts w:ascii="Times New Roman" w:hAnsi="Times New Roman" w:cs="Times New Roman"/>
          <w:i/>
          <w:iCs/>
          <w:sz w:val="24"/>
          <w:szCs w:val="24"/>
        </w:rPr>
        <w:t xml:space="preserve"> </w:t>
      </w:r>
      <w:proofErr w:type="spellStart"/>
      <w:r w:rsidRPr="00E10003">
        <w:rPr>
          <w:rFonts w:ascii="Times New Roman" w:hAnsi="Times New Roman" w:cs="Times New Roman"/>
          <w:i/>
          <w:iCs/>
          <w:sz w:val="24"/>
          <w:szCs w:val="24"/>
        </w:rPr>
        <w:t>Pathey</w:t>
      </w:r>
      <w:proofErr w:type="spellEnd"/>
      <w:r w:rsidRPr="00E10003">
        <w:rPr>
          <w:rFonts w:ascii="Times New Roman" w:hAnsi="Times New Roman" w:cs="Times New Roman"/>
          <w:i/>
          <w:iCs/>
          <w:sz w:val="24"/>
          <w:szCs w:val="24"/>
        </w:rPr>
        <w:t>”</w:t>
      </w:r>
      <w:r w:rsidRPr="00D97196">
        <w:rPr>
          <w:rFonts w:ascii="Times New Roman" w:hAnsi="Times New Roman" w:cs="Times New Roman"/>
          <w:sz w:val="24"/>
          <w:szCs w:val="24"/>
        </w:rPr>
        <w:t xml:space="preserve"> </w:t>
      </w:r>
      <w:r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{"citationID":"giVowRs3","properties":{"formattedCitation":"[30]","plainCitation":"[30]","noteIndex":0},"citationItems":[{"id":1443,"uris":["http://zotero.org/users/4185209/items/UUK68L4D"],"itemData":{"id":1443,"type":"webpage","title":"Surveys - UNICEF MICS","URL":"https://mics.unicef.org/surveys","accessed":{"date-parts":[["2022",6,23]]}}}],"schema":"https://github.com/citation-style-language/schema/raw/master/csl-citation.json"} </w:instrText>
      </w:r>
      <w:r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[30]</w:t>
      </w:r>
      <w:r w:rsidRPr="00D97196">
        <w:rPr>
          <w:rFonts w:ascii="Times New Roman" w:hAnsi="Times New Roman" w:cs="Times New Roman"/>
          <w:sz w:val="24"/>
          <w:szCs w:val="24"/>
        </w:rPr>
        <w:fldChar w:fldCharType="end"/>
      </w:r>
      <w:r w:rsidRPr="00D97196">
        <w:rPr>
          <w:rFonts w:ascii="Times New Roman" w:hAnsi="Times New Roman" w:cs="Times New Roman"/>
          <w:sz w:val="24"/>
          <w:szCs w:val="24"/>
        </w:rPr>
        <w:t xml:space="preserve">. </w:t>
      </w:r>
    </w:p>
    <w:p w14:paraId="29084121" w14:textId="67B79303" w:rsidR="00275578" w:rsidRPr="00D97196" w:rsidRDefault="00275578" w:rsidP="0063530A">
      <w:pPr>
        <w:spacing w:line="480" w:lineRule="auto"/>
        <w:ind w:firstLine="720"/>
        <w:rPr>
          <w:rFonts w:ascii="Times New Roman" w:hAnsi="Times New Roman" w:cs="Times New Roman"/>
          <w:sz w:val="24"/>
          <w:szCs w:val="24"/>
        </w:rPr>
      </w:pPr>
      <w:r w:rsidRPr="00D97196">
        <w:rPr>
          <w:rFonts w:ascii="Times New Roman" w:hAnsi="Times New Roman" w:cs="Times New Roman"/>
          <w:sz w:val="24"/>
          <w:szCs w:val="24"/>
        </w:rPr>
        <w:t xml:space="preserve">The sampling procedure was two-stage stratified cluster sampling covering urban and rural areas of Bangladesh where enumeration areas (EAs) were selected at first stage and households with each selected EAs were selected at second stage. In the survey of 2006, the sample included 68,247 households, among which 67,540 had people to be interviewed. </w:t>
      </w:r>
      <w:r w:rsidR="009E148A">
        <w:rPr>
          <w:rFonts w:ascii="Times New Roman" w:hAnsi="Times New Roman" w:cs="Times New Roman"/>
          <w:sz w:val="24"/>
          <w:szCs w:val="24"/>
        </w:rPr>
        <w:t xml:space="preserve">Among </w:t>
      </w:r>
      <w:r w:rsidR="009E148A">
        <w:rPr>
          <w:rFonts w:ascii="Times New Roman" w:hAnsi="Times New Roman" w:cs="Times New Roman"/>
          <w:sz w:val="24"/>
          <w:szCs w:val="24"/>
        </w:rPr>
        <w:lastRenderedPageBreak/>
        <w:t xml:space="preserve">them, </w:t>
      </w:r>
      <w:r w:rsidRPr="00D97196">
        <w:rPr>
          <w:rFonts w:ascii="Times New Roman" w:hAnsi="Times New Roman" w:cs="Times New Roman"/>
          <w:sz w:val="24"/>
          <w:szCs w:val="24"/>
        </w:rPr>
        <w:t xml:space="preserve">62, 463 households were successfully </w:t>
      </w:r>
      <w:r w:rsidR="009E148A">
        <w:rPr>
          <w:rFonts w:ascii="Times New Roman" w:hAnsi="Times New Roman" w:cs="Times New Roman"/>
          <w:sz w:val="24"/>
          <w:szCs w:val="24"/>
        </w:rPr>
        <w:t xml:space="preserve">completed the survey </w:t>
      </w:r>
      <w:r w:rsidR="009E148A" w:rsidRPr="00D97196">
        <w:rPr>
          <w:rFonts w:ascii="Times New Roman" w:hAnsi="Times New Roman" w:cs="Times New Roman"/>
          <w:sz w:val="24"/>
          <w:szCs w:val="24"/>
        </w:rPr>
        <w:t>with</w:t>
      </w:r>
      <w:r w:rsidRPr="00D97196">
        <w:rPr>
          <w:rFonts w:ascii="Times New Roman" w:hAnsi="Times New Roman" w:cs="Times New Roman"/>
          <w:sz w:val="24"/>
          <w:szCs w:val="24"/>
        </w:rPr>
        <w:t xml:space="preserve"> response rate of 92.5 percent. In total, 31,566 children under age 5 were completed the questionnaire among 34,710 children identified from interviewed households with response rate of 90.9 percent.</w:t>
      </w:r>
      <w:r w:rsidR="00D97196">
        <w:rPr>
          <w:rFonts w:ascii="Times New Roman" w:hAnsi="Times New Roman" w:cs="Times New Roman"/>
          <w:sz w:val="24"/>
          <w:szCs w:val="24"/>
        </w:rPr>
        <w:t xml:space="preserve"> </w:t>
      </w:r>
      <w:r w:rsidRPr="00D97196">
        <w:rPr>
          <w:rFonts w:ascii="Times New Roman" w:hAnsi="Times New Roman" w:cs="Times New Roman"/>
          <w:sz w:val="24"/>
          <w:szCs w:val="24"/>
        </w:rPr>
        <w:t>In the survey of 2012-2013, the sample covered 55,120 households from which 52,711 households had people to attend the interview and out of these, 51,895 were completely interviewed with response rate of 98.5 percent. In total 23,402 children under age five were selected in the sample but completed data found from 20,903 children given a response rate of 89.3 percent among visited households.</w:t>
      </w:r>
      <w:r w:rsidR="00D97196">
        <w:rPr>
          <w:rFonts w:ascii="Times New Roman" w:hAnsi="Times New Roman" w:cs="Times New Roman"/>
          <w:sz w:val="24"/>
          <w:szCs w:val="24"/>
        </w:rPr>
        <w:t xml:space="preserve"> </w:t>
      </w:r>
      <w:r w:rsidRPr="00D97196">
        <w:rPr>
          <w:rFonts w:ascii="Times New Roman" w:hAnsi="Times New Roman" w:cs="Times New Roman"/>
          <w:sz w:val="24"/>
          <w:szCs w:val="24"/>
        </w:rPr>
        <w:t>The sample of 2019 survey selected 64,400 households and people were inhabited in 61,602 households of them. Among those, 61,242 household completed the survey with response rate of 99.4 percent. 24,686 children under age five were included in household survey and among them completed information of 23,099 children were found with response rate of 93.6 percent [</w:t>
      </w:r>
      <w:r w:rsidRPr="00E10003">
        <w:rPr>
          <w:rFonts w:ascii="Times New Roman" w:hAnsi="Times New Roman" w:cs="Times New Roman"/>
          <w:b/>
          <w:bCs/>
          <w:sz w:val="24"/>
          <w:szCs w:val="24"/>
        </w:rPr>
        <w:t xml:space="preserve">Figure </w:t>
      </w:r>
      <w:r w:rsidR="00D97196" w:rsidRPr="00E10003">
        <w:rPr>
          <w:rFonts w:ascii="Times New Roman" w:hAnsi="Times New Roman" w:cs="Times New Roman"/>
          <w:b/>
          <w:bCs/>
          <w:sz w:val="24"/>
          <w:szCs w:val="24"/>
        </w:rPr>
        <w:t>1</w:t>
      </w:r>
      <w:r w:rsidRPr="00D97196">
        <w:rPr>
          <w:rFonts w:ascii="Times New Roman" w:hAnsi="Times New Roman" w:cs="Times New Roman"/>
          <w:sz w:val="24"/>
          <w:szCs w:val="24"/>
        </w:rPr>
        <w:t>].</w:t>
      </w:r>
      <w:r w:rsidR="004D5BF6">
        <w:rPr>
          <w:rFonts w:ascii="Times New Roman" w:hAnsi="Times New Roman" w:cs="Times New Roman"/>
          <w:sz w:val="24"/>
          <w:szCs w:val="24"/>
        </w:rPr>
        <w:t xml:space="preserve"> The sample size estimation and sample allocation are available in detail in the final reports of each survey </w:t>
      </w:r>
      <w:r w:rsidR="004D5BF6">
        <w:rPr>
          <w:rFonts w:ascii="Times New Roman" w:hAnsi="Times New Roman" w:cs="Times New Roman"/>
          <w:sz w:val="24"/>
          <w:szCs w:val="24"/>
        </w:rPr>
        <w:fldChar w:fldCharType="begin"/>
      </w:r>
      <w:r w:rsidR="004D5BF6">
        <w:rPr>
          <w:rFonts w:ascii="Times New Roman" w:hAnsi="Times New Roman" w:cs="Times New Roman"/>
          <w:sz w:val="24"/>
          <w:szCs w:val="24"/>
        </w:rPr>
        <w:instrText xml:space="preserve"> ADDIN ZOTERO_ITEM CSL_CITATION {"citationID":"a1oenutrvd5","properties":{"formattedCitation":"[30]","plainCitation":"[30]","noteIndex":0},"citationItems":[{"id":1443,"uris":["http://zotero.org/users/4185209/items/UUK68L4D"],"itemData":{"id":1443,"type":"webpage","title":"Surveys - UNICEF MICS","URL":"https://mics.unicef.org/surveys","accessed":{"date-parts":[["2022",6,23]]}}}],"schema":"https://github.com/citation-style-language/schema/raw/master/csl-citation.json"} </w:instrText>
      </w:r>
      <w:r w:rsidR="004D5BF6">
        <w:rPr>
          <w:rFonts w:ascii="Times New Roman" w:hAnsi="Times New Roman" w:cs="Times New Roman"/>
          <w:sz w:val="24"/>
          <w:szCs w:val="24"/>
        </w:rPr>
        <w:fldChar w:fldCharType="separate"/>
      </w:r>
      <w:r w:rsidR="004D5BF6" w:rsidRPr="004D5BF6">
        <w:rPr>
          <w:rFonts w:ascii="Times New Roman" w:hAnsi="Times New Roman" w:cs="Times New Roman"/>
          <w:sz w:val="24"/>
          <w:szCs w:val="24"/>
        </w:rPr>
        <w:t>[30]</w:t>
      </w:r>
      <w:r w:rsidR="004D5BF6">
        <w:rPr>
          <w:rFonts w:ascii="Times New Roman" w:hAnsi="Times New Roman" w:cs="Times New Roman"/>
          <w:sz w:val="24"/>
          <w:szCs w:val="24"/>
        </w:rPr>
        <w:fldChar w:fldCharType="end"/>
      </w:r>
      <w:r w:rsidR="004D5BF6">
        <w:rPr>
          <w:rFonts w:ascii="Times New Roman" w:hAnsi="Times New Roman" w:cs="Times New Roman"/>
          <w:sz w:val="24"/>
          <w:szCs w:val="24"/>
        </w:rPr>
        <w:t xml:space="preserve">. </w:t>
      </w:r>
    </w:p>
    <w:p w14:paraId="3CB744A3" w14:textId="420FE810" w:rsidR="00275578" w:rsidRPr="00D97196" w:rsidRDefault="00C2040A" w:rsidP="0063530A">
      <w:pPr>
        <w:spacing w:line="480" w:lineRule="auto"/>
        <w:rPr>
          <w:rFonts w:ascii="Times New Roman" w:hAnsi="Times New Roman" w:cs="Times New Roman"/>
          <w:b/>
          <w:sz w:val="24"/>
          <w:szCs w:val="24"/>
        </w:rPr>
      </w:pPr>
      <w:r>
        <w:rPr>
          <w:rFonts w:ascii="Times New Roman" w:hAnsi="Times New Roman" w:cs="Times New Roman"/>
          <w:b/>
          <w:sz w:val="24"/>
          <w:szCs w:val="24"/>
        </w:rPr>
        <w:t>Q</w:t>
      </w:r>
      <w:r w:rsidR="00275578" w:rsidRPr="00D97196">
        <w:rPr>
          <w:rFonts w:ascii="Times New Roman" w:hAnsi="Times New Roman" w:cs="Times New Roman"/>
          <w:b/>
          <w:sz w:val="24"/>
          <w:szCs w:val="24"/>
        </w:rPr>
        <w:t>uestionnaires</w:t>
      </w:r>
    </w:p>
    <w:p w14:paraId="5DD0FD26" w14:textId="286CCBB6" w:rsidR="00275578" w:rsidRPr="00D97196" w:rsidRDefault="00275578" w:rsidP="0063530A">
      <w:pPr>
        <w:spacing w:line="480" w:lineRule="auto"/>
        <w:ind w:firstLine="720"/>
        <w:rPr>
          <w:rFonts w:ascii="Times New Roman" w:hAnsi="Times New Roman" w:cs="Times New Roman"/>
          <w:sz w:val="24"/>
          <w:szCs w:val="24"/>
        </w:rPr>
      </w:pPr>
      <w:r w:rsidRPr="00D97196">
        <w:rPr>
          <w:rFonts w:ascii="Times New Roman" w:hAnsi="Times New Roman" w:cs="Times New Roman"/>
          <w:sz w:val="24"/>
          <w:szCs w:val="24"/>
        </w:rPr>
        <w:t xml:space="preserve">The MICS tools </w:t>
      </w:r>
      <w:r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{"citationID":"yMdMJiaJ","properties":{"formattedCitation":"[31]","plainCitation":"[31]","noteIndex":0},"citationItems":[{"id":27,"uris":["http://zotero.org/users/4185209/items/9CIESYD6"],"itemData":{"id":27,"type":"webpage","title":"Tools - UNICEF MICS","URL":"http://mics.unicef.org/tools","accessed":{"date-parts":[["2017",8,27]]}}}],"schema":"https://github.com/citation-style-language/schema/raw/master/csl-citation.json"} </w:instrText>
      </w:r>
      <w:r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[31]</w:t>
      </w:r>
      <w:r w:rsidRPr="00D97196">
        <w:rPr>
          <w:rFonts w:ascii="Times New Roman" w:hAnsi="Times New Roman" w:cs="Times New Roman"/>
          <w:sz w:val="24"/>
          <w:szCs w:val="24"/>
        </w:rPr>
        <w:fldChar w:fldCharType="end"/>
      </w:r>
      <w:r w:rsidRPr="00D97196">
        <w:rPr>
          <w:rFonts w:ascii="Times New Roman" w:hAnsi="Times New Roman" w:cs="Times New Roman"/>
          <w:sz w:val="24"/>
          <w:szCs w:val="24"/>
        </w:rPr>
        <w:t xml:space="preserve"> of round MICS3 were used in the survey of 2006, MICS5 in 2012-2013 and MICS6 in 2019 for Bangladesh. The round MICS3 had three questionnaires: </w:t>
      </w:r>
      <w:proofErr w:type="spellStart"/>
      <w:r w:rsidRPr="00D97196">
        <w:rPr>
          <w:rFonts w:ascii="Times New Roman" w:hAnsi="Times New Roman" w:cs="Times New Roman"/>
          <w:sz w:val="24"/>
          <w:szCs w:val="24"/>
        </w:rPr>
        <w:t>i</w:t>
      </w:r>
      <w:proofErr w:type="spellEnd"/>
      <w:r w:rsidRPr="00D97196">
        <w:rPr>
          <w:rFonts w:ascii="Times New Roman" w:hAnsi="Times New Roman" w:cs="Times New Roman"/>
          <w:sz w:val="24"/>
          <w:szCs w:val="24"/>
        </w:rPr>
        <w:t xml:space="preserve">) household questionnaire which included information of the characteristics of household, ii) questionnaire for individual women which covered information of every woman aged 15-49 years in each household, and iii) questionnaire for children under five which covered each children’s overall information. The round MICS5 used four sets of questionnaire and along with the three questionnaires of MICS3 round, another questionnaire was for testing water quality which used to find out the arsenic and E. coli content in </w:t>
      </w:r>
      <w:r w:rsidR="008B708E">
        <w:rPr>
          <w:rFonts w:ascii="Times New Roman" w:hAnsi="Times New Roman" w:cs="Times New Roman"/>
          <w:sz w:val="24"/>
          <w:szCs w:val="24"/>
        </w:rPr>
        <w:t>potable</w:t>
      </w:r>
      <w:r w:rsidR="008B708E" w:rsidRPr="00D97196">
        <w:rPr>
          <w:rFonts w:ascii="Times New Roman" w:hAnsi="Times New Roman" w:cs="Times New Roman"/>
          <w:sz w:val="24"/>
          <w:szCs w:val="24"/>
        </w:rPr>
        <w:t xml:space="preserve"> </w:t>
      </w:r>
      <w:r w:rsidRPr="00D97196">
        <w:rPr>
          <w:rFonts w:ascii="Times New Roman" w:hAnsi="Times New Roman" w:cs="Times New Roman"/>
          <w:sz w:val="24"/>
          <w:szCs w:val="24"/>
        </w:rPr>
        <w:t xml:space="preserve">water of household. The round MICS6 used five questionnaires and the addition in this round was </w:t>
      </w:r>
      <w:r w:rsidR="00803E03">
        <w:rPr>
          <w:rFonts w:ascii="Times New Roman" w:hAnsi="Times New Roman" w:cs="Times New Roman"/>
          <w:sz w:val="24"/>
          <w:szCs w:val="24"/>
        </w:rPr>
        <w:t>collecting information of</w:t>
      </w:r>
      <w:r w:rsidR="002E3904">
        <w:rPr>
          <w:rFonts w:ascii="Times New Roman" w:hAnsi="Times New Roman" w:cs="Times New Roman"/>
          <w:sz w:val="24"/>
          <w:szCs w:val="24"/>
        </w:rPr>
        <w:t xml:space="preserve"> one</w:t>
      </w:r>
      <w:r w:rsidRPr="00D97196">
        <w:rPr>
          <w:rFonts w:ascii="Times New Roman" w:hAnsi="Times New Roman" w:cs="Times New Roman"/>
          <w:sz w:val="24"/>
          <w:szCs w:val="24"/>
        </w:rPr>
        <w:t xml:space="preserve"> </w:t>
      </w:r>
      <w:r w:rsidR="00DA6140">
        <w:rPr>
          <w:rFonts w:ascii="Times New Roman" w:hAnsi="Times New Roman" w:cs="Times New Roman"/>
          <w:sz w:val="24"/>
          <w:szCs w:val="24"/>
        </w:rPr>
        <w:lastRenderedPageBreak/>
        <w:t xml:space="preserve">randomly selected </w:t>
      </w:r>
      <w:r w:rsidR="00FA4EE5">
        <w:rPr>
          <w:rFonts w:ascii="Times New Roman" w:hAnsi="Times New Roman" w:cs="Times New Roman"/>
          <w:sz w:val="24"/>
          <w:szCs w:val="24"/>
        </w:rPr>
        <w:t xml:space="preserve">child </w:t>
      </w:r>
      <w:r w:rsidR="000D7F48">
        <w:rPr>
          <w:rFonts w:ascii="Times New Roman" w:hAnsi="Times New Roman" w:cs="Times New Roman"/>
          <w:sz w:val="24"/>
          <w:szCs w:val="24"/>
        </w:rPr>
        <w:t>from</w:t>
      </w:r>
      <w:r w:rsidR="00BE2235">
        <w:rPr>
          <w:rFonts w:ascii="Times New Roman" w:hAnsi="Times New Roman" w:cs="Times New Roman"/>
          <w:sz w:val="24"/>
          <w:szCs w:val="24"/>
        </w:rPr>
        <w:t xml:space="preserve"> 5-17 years age group</w:t>
      </w:r>
      <w:r w:rsidR="0065247D">
        <w:rPr>
          <w:rFonts w:ascii="Times New Roman" w:hAnsi="Times New Roman" w:cs="Times New Roman"/>
          <w:sz w:val="24"/>
          <w:szCs w:val="24"/>
        </w:rPr>
        <w:t xml:space="preserve"> from each household</w:t>
      </w:r>
      <w:r w:rsidRPr="00D97196">
        <w:rPr>
          <w:rFonts w:ascii="Times New Roman" w:hAnsi="Times New Roman" w:cs="Times New Roman"/>
          <w:sz w:val="24"/>
          <w:szCs w:val="24"/>
        </w:rPr>
        <w:t>. All questionnaires were interpreted into Bangla.</w:t>
      </w:r>
    </w:p>
    <w:p w14:paraId="6D6895CD" w14:textId="76CBFFF2" w:rsidR="00275578" w:rsidRPr="00D97196" w:rsidRDefault="00275578" w:rsidP="0063530A">
      <w:pPr>
        <w:spacing w:line="480" w:lineRule="auto"/>
        <w:rPr>
          <w:rFonts w:ascii="Times New Roman" w:hAnsi="Times New Roman" w:cs="Times New Roman"/>
          <w:b/>
          <w:sz w:val="24"/>
          <w:szCs w:val="24"/>
        </w:rPr>
      </w:pPr>
      <w:r w:rsidRPr="00D97196">
        <w:rPr>
          <w:rFonts w:ascii="Times New Roman" w:hAnsi="Times New Roman" w:cs="Times New Roman"/>
          <w:b/>
          <w:sz w:val="24"/>
          <w:szCs w:val="24"/>
        </w:rPr>
        <w:t>Outcome and possible covariates</w:t>
      </w:r>
    </w:p>
    <w:p w14:paraId="6047D88D" w14:textId="0B26CF71" w:rsidR="00275578" w:rsidRPr="00D97196" w:rsidRDefault="00275578" w:rsidP="0063530A">
      <w:pPr>
        <w:spacing w:line="480" w:lineRule="auto"/>
        <w:rPr>
          <w:rFonts w:ascii="Times New Roman" w:hAnsi="Times New Roman" w:cs="Times New Roman"/>
          <w:b/>
          <w:sz w:val="24"/>
          <w:szCs w:val="24"/>
        </w:rPr>
      </w:pPr>
      <w:r w:rsidRPr="00D97196">
        <w:rPr>
          <w:rFonts w:ascii="Times New Roman" w:hAnsi="Times New Roman" w:cs="Times New Roman"/>
          <w:b/>
          <w:sz w:val="24"/>
          <w:szCs w:val="24"/>
        </w:rPr>
        <w:t>Outcome variable</w:t>
      </w:r>
    </w:p>
    <w:p w14:paraId="3F4B7576" w14:textId="6F700848" w:rsidR="00275578" w:rsidRPr="00D97196" w:rsidRDefault="00275578" w:rsidP="0063530A">
      <w:pPr>
        <w:spacing w:line="480" w:lineRule="auto"/>
        <w:ind w:firstLine="720"/>
        <w:rPr>
          <w:rFonts w:ascii="Times New Roman" w:hAnsi="Times New Roman" w:cs="Times New Roman"/>
          <w:sz w:val="24"/>
          <w:szCs w:val="24"/>
        </w:rPr>
      </w:pPr>
      <w:r w:rsidRPr="00D97196">
        <w:rPr>
          <w:rFonts w:ascii="Times New Roman" w:hAnsi="Times New Roman" w:cs="Times New Roman"/>
          <w:sz w:val="24"/>
          <w:szCs w:val="24"/>
        </w:rPr>
        <w:t xml:space="preserve">Diarrhea is determined as whether </w:t>
      </w:r>
      <w:r w:rsidR="006629F1">
        <w:rPr>
          <w:rFonts w:ascii="Times New Roman" w:hAnsi="Times New Roman" w:cs="Times New Roman"/>
          <w:sz w:val="24"/>
          <w:szCs w:val="24"/>
        </w:rPr>
        <w:t>0-5 years old children</w:t>
      </w:r>
      <w:r w:rsidRPr="00D97196">
        <w:rPr>
          <w:rFonts w:ascii="Times New Roman" w:hAnsi="Times New Roman" w:cs="Times New Roman"/>
          <w:sz w:val="24"/>
          <w:szCs w:val="24"/>
        </w:rPr>
        <w:t xml:space="preserve"> had diarrhea in past two weeks or not and the answer is given by mothers or caretakers of children. We considered binary variable “Diarrhea” as the outcome variable. Here, the Diarrhea variable has two categories: “Yes” for having diarrhea and “No” for not having diarrhea in past two weeks for the children under age five.</w:t>
      </w:r>
    </w:p>
    <w:p w14:paraId="4CE5FA58" w14:textId="6AF0E483" w:rsidR="00275578" w:rsidRPr="00D97196" w:rsidRDefault="00275578" w:rsidP="0063530A">
      <w:pPr>
        <w:spacing w:line="480" w:lineRule="auto"/>
        <w:rPr>
          <w:rFonts w:ascii="Times New Roman" w:hAnsi="Times New Roman" w:cs="Times New Roman"/>
          <w:b/>
          <w:sz w:val="24"/>
          <w:szCs w:val="24"/>
        </w:rPr>
      </w:pPr>
      <w:commentRangeStart w:id="35"/>
      <w:r w:rsidRPr="00D97196">
        <w:rPr>
          <w:rFonts w:ascii="Times New Roman" w:hAnsi="Times New Roman" w:cs="Times New Roman"/>
          <w:b/>
          <w:sz w:val="24"/>
          <w:szCs w:val="24"/>
        </w:rPr>
        <w:t>Covariates</w:t>
      </w:r>
      <w:commentRangeEnd w:id="35"/>
      <w:r w:rsidR="00B92378">
        <w:rPr>
          <w:rStyle w:val="CommentReference"/>
        </w:rPr>
        <w:commentReference w:id="35"/>
      </w:r>
    </w:p>
    <w:p w14:paraId="2DC1F0F0" w14:textId="720BDF02" w:rsidR="00275578" w:rsidRPr="00D97196" w:rsidRDefault="00275578" w:rsidP="0063530A">
      <w:pPr>
        <w:spacing w:line="480" w:lineRule="auto"/>
        <w:ind w:firstLine="720"/>
        <w:rPr>
          <w:rFonts w:ascii="Times New Roman" w:hAnsi="Times New Roman" w:cs="Times New Roman"/>
          <w:sz w:val="24"/>
          <w:szCs w:val="24"/>
        </w:rPr>
      </w:pPr>
      <w:r w:rsidRPr="00D97196">
        <w:rPr>
          <w:rFonts w:ascii="Times New Roman" w:hAnsi="Times New Roman" w:cs="Times New Roman"/>
          <w:sz w:val="24"/>
          <w:szCs w:val="24"/>
        </w:rPr>
        <w:t xml:space="preserve">Characteristics of children such as age, sex, child supervision, nutritional status (stunned, wasted, underweight, overweight), community characteristics e.g. place of residence, division, parental characteristics e.g. mother’s education and age, household characteristics e.g. wealth index, religion, sex of household head, type of toilet facility and its shared status, salt iodization, access to mass media, household size, possession of livestock, drinking water source and type, water treatment were considered as covariates in the analysis. </w:t>
      </w:r>
      <w:r w:rsidR="00AD11CE">
        <w:rPr>
          <w:rFonts w:ascii="Times New Roman" w:hAnsi="Times New Roman" w:cs="Times New Roman"/>
          <w:sz w:val="24"/>
          <w:szCs w:val="24"/>
        </w:rPr>
        <w:t xml:space="preserve">The covariates were selected for the </w:t>
      </w:r>
      <w:r w:rsidR="005A6D7E">
        <w:rPr>
          <w:rFonts w:ascii="Times New Roman" w:hAnsi="Times New Roman" w:cs="Times New Roman"/>
          <w:sz w:val="24"/>
          <w:szCs w:val="24"/>
        </w:rPr>
        <w:t xml:space="preserve">analysis </w:t>
      </w:r>
      <w:r w:rsidR="00554857">
        <w:rPr>
          <w:rFonts w:ascii="Times New Roman" w:hAnsi="Times New Roman" w:cs="Times New Roman"/>
          <w:sz w:val="24"/>
          <w:szCs w:val="24"/>
        </w:rPr>
        <w:t>based on the</w:t>
      </w:r>
      <w:r w:rsidR="005A6D7E">
        <w:rPr>
          <w:rFonts w:ascii="Times New Roman" w:hAnsi="Times New Roman" w:cs="Times New Roman"/>
          <w:sz w:val="24"/>
          <w:szCs w:val="24"/>
        </w:rPr>
        <w:t xml:space="preserve"> available information in MICS dataset and </w:t>
      </w:r>
      <w:r w:rsidR="007B6876">
        <w:rPr>
          <w:rFonts w:ascii="Times New Roman" w:hAnsi="Times New Roman" w:cs="Times New Roman"/>
          <w:sz w:val="24"/>
          <w:szCs w:val="24"/>
        </w:rPr>
        <w:t>the findings of previous studies</w:t>
      </w:r>
      <w:r w:rsidR="00554857">
        <w:rPr>
          <w:rFonts w:ascii="Times New Roman" w:hAnsi="Times New Roman" w:cs="Times New Roman"/>
          <w:sz w:val="24"/>
          <w:szCs w:val="24"/>
        </w:rPr>
        <w:t xml:space="preserve"> </w:t>
      </w:r>
      <w:r w:rsidR="00124882">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5mCmzG21","properties":{"formattedCitation":"[10,13,16\\uc0\\u8211{}29]","plainCitation":"[10,13,16–29]","noteIndex":0},"citationItems":[{"id":1431,"uris":["http://zotero.org/users/4185209/items/PWEH3VW6"],"itemData":{"id":1431,"type":"article-journal","abstract":"&lt;b&gt;Background:&lt;/b&gt; Children are the most vulnerable and high risk group in the prevalence of diarrhea in low income countries like Bangladesh. This can lead to the higher rate of child morbidity and mortality. Achievement of Millennium Development Goal’s (MDGs) at a target period, it is important to comprise the issue first. Therefore, the purpose of the present study is to find out the risk factors of diarrhea in the childhood. &lt;b&gt;Methods: &lt;/b&gt;Data and necessary information of 485 women were obtained from the Bangladesh Demographic and Health Survey (BDHS), 2007. These 485 women were extracted from 10,996 women whose children had experienced an episode of diarrhea in the two weeks before the survey. The chi-square test and binary logistic regression analyses have been used as the statistical tools. &lt;b&gt;Results:&lt;/b&gt; Majority of the women (76.9%) reported their child had experienced diarrhea in the last two weeks. Respondent’s educational level, husband occupation, living condition, birth interval and the sources of drinking water were found to be significantly associated (p&lt;0.05) with the disease of diarrhea. Finally, binary logistic model identified that respondents’ husband occupation, their living condition, birth interval and the source of drinking water were significant factors. &lt;b&gt;Conclusions:&lt;/b&gt; The prevalence of diarrhea disease is more common in Bangladeshi children. So, it is necessary to educate general people about the possible living arrangements for avoiding diarrhea and its termination.","container-title":"Journal of Health Science","ISSN":"2166-5990","issue":"1","language":"en","license":"http://creativecommons.org/licenses/by/2.0/","note":"publisher: Scientific &amp; Academic Publishing","page":"1-5","source":"article.sapub.org","title":"An Evidence of Socio-Demographic Effects on Child’s Diarrhoea in Bangladesh","volume":"5","author":[{"family":"Islam","given":"Md Rafiqul"},{"family":"Hossain","given":"Md Kamal"},{"family":"Khan","given":"Md Nuruzzaman"},{"family":"Ali","given":"Md Raihan"}],"issued":{"date-parts":[["2015"]]}}},{"id":1489,"uris":["http://zotero.org/users/4185209/items/76XQS6DQ"],"itemData":{"id":1489,"type":"article-journal","abstract":"Although efforts have been made by the international community to improve childhood health, risk factors linked with the healthiness of preschool-age children in low and middle-income countries (LMICs) are very diverse. Therefore, this paper examines the prevalence and determinants of fever, acute respiratory infection and diarrhea of preschool children in Bangladesh. A sample of 8,421 children from the latest country representative BDHS-2017–18 survey was analyzed by utilizing both the bivariate and multivariate techniques. The results revealed that about 4.7, 33.1, and 35.8% of the children aged under 5 years had suffered from diarrhea, fever and ARI respectively during the 2 weeks preceding the date of the survey. Demographic, socio-economic, and community and health characteristics likely to play an important role in suffering under-five children from diarrhea, fever, and ARI in Bangladesh. The child’s age of 13–24 months, delivery by cesarean section, unsafe drinking water, unhygienic toilet facility, low level of family wealth index and parental education, a higher number of living children in the household, rural residency and regional difference were all found to be most crucial determinants of the occurrences of fever, ARI and diarrhea. Interventions should focus on improving these significant demographic, socioeconomic, and community and health risk factors. A special attention is necessary to the people who live in rural areas and geospatially disadvantaged regions.","container-title":"BMC Pediatrics","DOI":"10.1186/s12887-022-03166-9","ISSN":"1471-2431","issue":"1","journalAbbreviation":"BMC Pediatr","language":"en","license":"2022 The Author(s)","note":"number: 1\npublisher: BioMed Central","page":"1-12","source":"bmcpediatr.biomedcentral.com","title":"Prevalence and determinants of fever, ARI and diarrhea among children aged 6–59 months in Bangladesh","volume":"22","author":[{"family":"Rahman","given":"Azizur"},{"family":"Hossain","given":"Md Moyazzem"}],"issued":{"date-parts":[["2022",12]]}}},{"id":1455,"uris":["http://zotero.org/users/4185209/items/R3YFLKMW"],"itemData":{"id":1455,"type":"article-journal","abstract":"To determine risk factors for diarrhea, the authors followed an open cohort of 1,314 children from Gulnea-Bissau by weekly diarrhea recall interviews between April 1987 and March 1990. Data on feeding practices and measles infection were available for all children and, for 531 children, comprehensive data on explanatory variables were recorded. Of 57 variables, seven were independently associated with an increased incidence of diarrhea. These were a recent (in the past 14 days) diarrheal episode, male sex, being weaned from breast milk, not being looked after by the mother, head of the household being &amp;lt;30 years old, eating cold leftovers, and drinking water from an unprotected public water supply. In breastfed children, only three variables were associated with diarrhea, including prior diarrhea, male sex, and not being looked after by the mother. Among weaned children, six variables delineated increased rates of diarrhea, including unprotected public water supply, eating of cold leftovers, and lack of maternal education. Major determinants of persistent diarrhea included weaning, lack of maternal education, and having pigs in the home. It is concluded that, in addition to the promotion of breastfeeding, important interventions against diarrhea include improvements in water supply, hygiene, and food handling. However, because of effect modification by breastfeeding, the largest effects of these interventions will probably be among weaned children. Am J Epidemiol 1997;146: 273–82.","container-title":"American Journal of Epidemiology","DOI":"10.1093/oxfordjournals.aje.a009263","ISSN":"0002-9262","issue":"3","journalAbbreviation":"American Journal of Epidemiology","page":"273-282","source":"Silverchair","title":"Risk Factors for Diarrheal Disease Incidence in Early Childhood: A Community Cohort Study from Guinea-Bissau","title-short":"Risk Factors for Diarrheal Disease Incidence in Early Childhood","volume":"146","author":[{"family":"Mølbak","given":"Kåre"},{"family":"Jensen","given":"Henrik"},{"family":"lngholt","given":"Liselotte"},{"family":"Aaby","given":"Peter"}],"issued":{"date-parts":[["1997",8,1]]}}},{"id":1460,"uris":["http://zotero.org/users/4185209/items/IF7NKG3Y"],"itemData":{"id":1460,"type":"article-journal","abstract":"Diarrhea is a leading cause of death in tropical countries. One of the highest childhood mortalities is in northeastern Brazil, where little is known about the morbidity, etiology, and risk factors of diarrhea. Prospective village surveillance over 30 months revealed diarrhea attack rates of more than seven episodes per child-year at six to 11 months of age among the children of the poorest families. Other risk factors included early weaning and the lack of toilets. Diarrhea led to weight loss and stunted growth. Enterotoxigenic Escherichia coli and rotaviruses were the most common pathogens, accounting for 21% and 19% of cases, respectively, followed by Shigella species (8.0%), Campylobacter jejuni (7.5%), Giardia species (6.7%), Strongyloides species (5.3%), and enteropathogenic E coli serotypes (4.6%). Most (84%) enterotoxigenic E coli were isolated during the rainy season of October to March (P less than 0.03), whereas 71% of rotaviral illnesses occurred during the drier months of June to October (P less than 0.03). In the present study, the early occurrence and nutritional impact of diarrhea and weaning, as well as the major etiologic agents of diarrhea and their different seasonal patterns have been defined for this region in which life-threatening diarrhea is endemic.","container-title":"The Journal of Infectious Diseases","DOI":"10.1093/infdis/148.6.986","ISSN":"0022-1899","issue":"6","journalAbbreviation":"J Infect Dis","language":"eng","note":"PMID: 6361176","page":"986-997","source":"PubMed","title":"Prospective study of diarrheal illnesses in northeastern Brazil: patterns of disease, nutritional impact, etiologies, and risk factors","title-short":"Prospective study of diarrheal illnesses in northeastern Brazil","volume":"148","author":[{"family":"Guerrant","given":"R. L."},{"family":"Kirchhoff","given":"L. V."},{"family":"Shields","given":"D. S."},{"family":"Nations","given":"M. K."},{"family":"Leslie","given":"J."},{"family":"Sousa","given":"M. A.","non-dropping-particle":"de"},{"family":"Araujo","given":"J. G."},{"family":"Correia","given":"L. L."},{"family":"Sauer","given":"K. T."},{"family":"McClelland","given":"K. E."}],"issued":{"date-parts":[["1983",12]]}}},{"id":1464,"uris":["http://zotero.org/users/4185209/items/3YAZQZX7"],"itemData":{"id":1464,"type":"article-journal","abstract":"OBJECTIVE\nOur goal was to estimate the impact of a Shigella vaccine in an area where shigellosis is endemic by characterizing the disease burden and antibiotic-resistance profiles of isolates and by determining the prevalence of Shigella flexneri serotypes.\n\nPATIENTS AND METHODS\nWe conducted a 43-month-long prospective, community-based diarrheal disease surveillance in 442 children &lt;72 months of age in the Peruvian Amazon between October 1, 2002, and April 15, 2006.\n\nRESULTS\nThe incidence of diarrheal disease was 4.38 episodes per child-year. The incidence rate for shigellosis was 0.34 episodes per child-year in children &lt;72 months of age and peaked in children between 12 and 23 months at 0.43 episodes per child-year. Maternal education at or beyond the primary grade level, piped water supply, weight-for-age z score, and improved water-storage practices were the most significant determinants of disease in this community with living conditions comparable to many rural areas in the developing world.\n\nCONCLUSIONS\nChildren living in this region had a 20-fold higher rate of disease incidence detected by active surveillance as those recently estimated by passive detection. Most symptomatic disease was caused by S flexneri, although the diversity of serotypes will require a multivalent vaccine to have a significant impact on the burden of disease caused by shigellosis. Several other public health disease-control interventions targeted at water source and improved storage, nutritional interventions, and improved maternal education seem to have a greater impact than a univalent S flexneri 2a vaccine.","container-title":"Pediatrics","DOI":"10.1542/peds.2008-0458","ISSN":"0031-4005","issue":"3","journalAbbreviation":"Pediatrics","note":"PMID: 18710884\nPMCID: PMC6204332","page":"e541-e549","source":"PubMed Central","title":"Epidemiology of Highly Endemic Multiply Antibiotic-Resistant Shigellosis in Children in the Peruvian Amazon","volume":"122","author":[{"family":"Kosek","given":"Margaret"},{"family":"Yori","given":"Pablo Peñataro"},{"family":"Pan","given":"William K."},{"family":"Olortegui","given":"Maribel Paredes"},{"family":"Gilman","given":"Robert H."},{"family":"Perez","given":"Juan"},{"family":"Chavez","given":"Cesar Banda"},{"family":"Sanchez","given":"Graciela Meza"},{"family":"Burga","given":"Rosa"},{"family":"Hall","given":"Eric"}],"issued":{"date-parts":[["2008",9]]}}},{"id":1458,"uris":["http://zotero.org/users/4185209/items/U8VEA3AW"],"itemData":{"id":1458,"type":"article-journal","abstract":"The promotion of proper infant feeding practices and the improvement of environmental sanitation have been two important strategies in the effort to reduce diarrhoeal morbidity among infants. Breast-feeding protects infants by decreasing their exposure to water- and foodborne pathogens and by improving their resistance to infection; good sanitation isolates faecal material from the human environment, reducing exposures to enteric pathogens. Taken together, breast-feeding and good sanitation form a set of sequential barriers that protect infants from diarrhoeal pathogens. As a result, breast-feeding may be most important if the sanitation barrier is not in place. This issue is explored using data from a prospective study of 2355 urban Filipino infants during the first 6 months of life. Longitudinal multivariate analyses are used to estimate the effects of full breast-feeding and mixed feeding on diarrhoeal disease at different levels of sanitation. Breast-feeding provides significant protection against diarrhoeal disease for infants in all environments. Administration of even small portions of contaminated water supplements to fully breast-fed infants nearly doubles their risk of diarrhoea. Mixed-fed and weaned infants consume much greater quantities of supplemental liquids, and as a result, the protective effect of full breast-feeding is greatest when drinking-water is contaminated. Similarly, full breast-feeding has stronger protective effects among infants living in crowded, highly contaminated settings.","container-title":"Bulletin of the World Health Organization","ISSN":"0042-9686","issue":"4","journalAbbreviation":"Bull World Health Organ","language":"eng","note":"PMID: 7923538\nPMCID: PMC2486614","page":"589-601","source":"PubMed","title":"Drinking-water quality, sanitation, and breast-feeding: their interactive effects on infant health","title-short":"Drinking-water quality, sanitation, and breast-feeding","volume":"72","author":[{"family":"VanDerslice","given":"J."},{"family":"Popkin","given":"B."},{"family":"Briscoe","given":"J."}],"issued":{"date-parts":[["1994"]]}}},{"id":1475,"uris":["http://zotero.org/users/4185209/items/AVG5BQG3"],"itemData":{"id":1475,"type":"article-journal","abstract":"Kadoma City experienced an increase in watery diarrhoea from 27 cases during week beginning 5th September, to 107 cases during week beginning 26th September 2011. The weekly diarrhoea cases crossed the threshold action line during week beginning 5th September at the children’s clinic in Rimuka Township, and the remaining four clinics reported cases crossing threshold action lines between week beginning 12th September and week beginning 26th September. Eighty-two percent of the cases were children less than 5 years old. We conducted a case controlstudy to determine risk factorsfor contracting watery diarrhoea in children less than 5 years in Kadoma City. An unmatched 1:1 case control study was conducted in Ngezi and Rimuka townships in Kadoma City, Zimbabwe. A case was a child less than 5 years old, who developed acute watery diarrhoea between 5th September and 1st October 2011. A control was a child less than 5 years old who stayed in the same township and did not suffer from diarrhoea. A structured questionnaire was administered to caregivers of cases and controls.Laboratory water quality tests and stool test results were reviewed.Epi Info™ statistical software was used to analyse data. A total of 109 cases and 109 controls were enrolled. Independent protective factors were: having been exclusively breastfed for six months [AOR = 0.44; 95% CI (0.24-0.82)]; using municipal water [AOR = 0.38; 95% CI (0.18-0.80)]; using aqua tablets, [AOR = 0.49; 95% CI (0.26–0.94)] and; storing water in closed containers, [AOR = 0.24; 95% CI (0.07–0.0.83). The only independent risk factor for contracting watery diarrhoea was hand washing in a single bowl, [AOR = 2.89; 95% CI (1.33–6.28)]. Salmonella, Shigella, Rotavirus, and Enteropathogenic Escherichia coli were isolated in the stool specimens. None of the 33 municipal water samples tested showed contamination with Escherichia coli, whilst 23 of 44 (52%) shallow well water samples and 3 of 15(20%) borehole water samples tested were positive for Escherichia coli. The outbreak resulted from inadequate clean water and use of contaminated water. Evidence from this study was used to guide public health response to the outbreak.","container-title":"BMC Infectious Diseases","DOI":"10.1186/1471-2334-13-567","ISSN":"1471-2334","issue":"1","journalAbbreviation":"BMC Infect Dis","language":"en","license":"2013 Maponga et al.; licensee BioMed Central Ltd.","note":"number: 1\npublisher: BioMed Central","page":"1-8","source":"bmcinfectdis-biomedcentral-com.uml.idm.oclc.org","title":"Risk factors for contracting watery diarrhoea in Kadoma City, Zimbabwe, 2011: a case control study","title-short":"Risk factors for contracting watery diarrhoea in Kadoma City, Zimbabwe, 2011","volume":"13","author":[{"family":"Maponga","given":"Brian A."},{"family":"Chirundu","given":"Daniel"},{"family":"Gombe","given":"Notion T."},{"family":"Tshimanga","given":"Mufuta"},{"family":"Shambira","given":"Gerald"},{"family":"Takundwa","given":"Lucia"}],"issued":{"date-parts":[["2013",12]]}}},{"id":1467,"uris":["http://zotero.org/users/4185209/items/8F2F9T5Y"],"itemData":{"id":1467,"type":"article-journal","abstract":"Maternal education is one of the strongest determinants of infant survival in developing countries, however, questions remain regarding the extent to which its effects vary as a function of contextual variables. In this study, a multi-level interactive model is used to assess whether the protective effect of maternal education on the risk of infant diarrhea is modified by three aspects of the mother's familial and community environment: household assets, community economic resources and the availability of mothers' clubs. 2484 study participants were interviewed in 1984 as part of the Cebu Longitudinal Infant Health and Nutrition Study. The findings suggest that the protective effect of maternal education on infant diarrhea varies according to the socio-economic environment in which the mother lives: maternal education protects against infant diarrhea in the more economically and socially advantaged communities but has no effect in the more disadvantaged communities. The results also indicate that the protective effect of maternal education is smaller in the wealthier households. These data suggest that improvement in maternal education level, alone, may not always have the expected beneficial effects on infant health. Corollary measures to improve access of mothers and children to basic community resources and efforts to help mothers be more effective in their various social roles may be necessary preconditions for higher levels of maternal education to result in improved infant health.","container-title":"Social Science &amp; Medicine (1982)","DOI":"10.1016/0277-9536(94)90404-9","ISSN":"0277-9536","issue":"2","journalAbbreviation":"Soc Sci Med","language":"eng","note":"PMID: 8140461","page":"343-350","source":"PubMed","title":"Association between maternal education and infant diarrhea in different household and community environments of Cebu, Philippines","volume":"38","author":[{"family":"Dargent-Molina","given":"P."},{"family":"James","given":"S. A."},{"family":"Strogatz","given":"D. S."},{"family":"Savitz","given":"D. A."}],"issued":{"date-parts":[["1994",1]]}}},{"id":1472,"uris":["http://zotero.org/users/4185209/items/FXCWVFFC"],"itemData":{"id":1472,"type":"article-journal","abstract":"Water and sanitation services are fundamental to the prevention of pediatric diarrhea. To enhance both access to water and investment, some argue for the privatization of municipal water networks. Water networks in multiple Bolivian cities were privatized in the 1990s, but contracts ended following popular protests citing poor access. A population-based retrospective cohort study was conducted in two Bolivian cities. Data were collected on family water utilization and sanitation practices and on the prevalence of diarrhea among 596 children. Drinking from an outdoor water source (OR, 2.08; 95%CI, 1.25–3.44) and shorter in-home water boiling times (OR, 1.99; 95%CI, 1.19–3.34) were associated with prevalence of diarrhea. Increased prevalence was also observed for children from families using private versus public water services, using off-network water from cistern trucks, or not treating their water in-home. Results suggest that water source, water provider, and in-home water treatment are important predictors of pediatric diarrhea.","container-title":"International Journal of Occupational and Environmental Health","DOI":"10.1179/oeh.2009.15.3.241","ISSN":"1077-3525","issue":"3","note":"publisher: Taylor &amp; Francis\n_eprint: https://doi.org/10.1179/oeh.2009.15.3.241\nPMID: 19650578","page":"241-248","source":"Taylor and Francis+NEJM","title":"Water Privatization, Water Source, and Pediatric Diarrhea in Bolivia: Epidemiologic Analysis of a Social Experiment","title-short":"Water Privatization, Water Source, and Pediatric Diarrhea in Bolivia","volume":"15","author":[{"family":"Tornheim","given":"Jeffrey A."},{"family":"Morland","given":"Kimberly B."},{"family":"Landrigan","given":"Philip J."},{"family":"Cifuentes","given":"Enrique"}],"issued":{"date-parts":[["2009",7,1]]}}},{"id":1480,"uris":["http://zotero.org/users/4185209/items/PAAXAQJF"],"itemData":{"id":1480,"type":"article-journal","abstract":"Maternal behaviours related to certain child care practices which possibly have a contributory role in causation of diarrhoea in children were studied. Comparison was made between behaviours of mothers in 108 families having diarrhoeal children (Case families) with mothers of 72 families having age and neighbourhood matched non diarrhoeal children (control families) using a logistic regression model. Five risk behaviours were identified and these are bottle feeding (OR-2.87; CI-1.30 to 6.34), non-use of soap for cleaning feeding container (OR-2.61; CI-1.30 to 5.23), water storage in wide-mouthed container (OR-2.75; CI-1.27 to 5.96), use of pond water for the same (OR-2.36; CI-1.15 to 4.84) and indiscriminate disposal of children's stool (OR-1.99; CI-0.97 to 4.08). Around 83 per cent of diarrhoeal families could be predicted using these five variables only. The first three of these five risk behaviours were responsible for occurrence of significantly higher incidence (3 or more episodes) of diarrhoea in the case families. All these risk behaviours are amenable to change if suitable intervention is initiated. The result of this study would be helpful in reducing diarrhoea associated morbidity to a substantial level.","container-title":"The Journal of Communicable Diseases","ISSN":"0019-5138","issue":"1","journalAbbreviation":"J Commun Dis","language":"eng","note":"PMID: 9282523","page":"7-14","source":"PubMed","title":"Risk behavioural practices of rural mothers as determinants of childhood diarrhoea","volume":"29","author":[{"family":"Ghosh","given":"S."},{"family":"Sengupta","given":"P. G."},{"family":"Mondal","given":"S. K."},{"family":"Banu","given":"M. K."},{"family":"Gupta","given":"D. N."},{"family":"Sircar","given":"B. K."}],"issued":{"date-parts":[["1997",3]]}}},{"id":1478,"uris":["http://zotero.org/users/4185209/items/9RMJQV53"],"itemData":{"id":1478,"type":"article-journal","abstract":"To examine the association of environmental factors (including housing) with respiratory infections and diarrhoea in children under 5 years of age, a cross-sectional study of 403 families was conducted in a squatter settlement of Karachi. In the 2-week period before the survey prevalence of diarrhoea and respiratory infections was 14.4% and 15.0% respectively. The factors significantly associated (p &lt; 0.05) with diarrhoea in households in the multivariate analysis were: number of children under 5, regular cleaning of sewers, storage of water in small utensils and cooking inside a one room house. Five households risk factors were identified for respiratory infections: the number of children under 5, poor housing structure, increased household density, humidity inside the house less than the humidity outside house, and frequent cooking inside the house. These results suggest that children under 5 years of age in lower income areas are at additional risk to health because of poor environmental conditions.","container-title":"Journal of Biosocial Science","DOI":"10.1017/s002193209700271x","ISSN":"0021-9320","issue":"3","journalAbbreviation":"J Biosoc Sci","language":"eng","note":"PMID: 9881135","page":"271-281","source":"PubMed","title":"Housing and environmental factors and their effects on the health of children in the slums of Karachi, Pakistan","volume":"29","author":[{"family":"D'Souza","given":"R. M."}],"issued":{"date-parts":[["1997",7]]}}},{"id":1462,"uris":["http://zotero.org/users/4185209/items/PGHXJ2KA"],"itemData":{"id":1462,"type":"article-journal","abstract":"To evaluate potential risk factors and protective factors for acute diarrheal disease in urban infants, 500 infants &lt; or = 12 months old with diarrhea and 500 age-matched control subjects coming to a São Paulo emergency room were studied. On multivariate analysis, these apparently sporadic community-acquired cases of diarrhea were significantly associated with hospitalization in the month before onset (odds ratio [OR], 3.4), day care center exposure (OR, 2.0), prior diarrhea in another household member (OR, 4.4), and low family income (OR, 1.8). Breast-feeding infants &lt; 6 months old (OR, 0.3) and boiling household drinking water (OR, 0.4) were protective. Enteropathogenic Escherichia coli (EPEC; OR, 12.0) and Salmonella (OR, 7/0, discordant pairs) infections were associated with prior hospitalization, rotavirus infections were associated with day care (OR, 6/0), and breast-feeding was protective against EPEC infections (OR, 0.1). These results suggest that certain preventive strategies can prevent a substantial proportion of cases of diarrheal disease in Brazilian infants.","container-title":"The Journal of Infectious Diseases","DOI":"10.1093/infdis/167.3.627","ISSN":"0022-1899","issue":"3","journalAbbreviation":"J Infect Dis","language":"eng","note":"PMID: 8440933","page":"627-632","source":"PubMed","title":"Pathogen-specific risk factors and protective factors for acute diarrheal disease in urban Brazilian infants","volume":"167","author":[{"family":"Blake","given":"P. A."},{"family":"Ramos","given":"S."},{"family":"MacDonald","given":"K. L."},{"family":"Rassi","given":"V."},{"family":"Gomes","given":"T. A."},{"family":"Ivey","given":"C."},{"family":"Bean","given":"N. H."},{"family":"Trabulsi","given":"L. R."}],"issued":{"date-parts":[["1993",3]]}}},{"id":1470,"uris":["http://zotero.org/users/4185209/items/UC4UV28G"],"itemData":{"id":1470,"type":"article-journal","abstract":"BACKGROUND: Several longitudinal studies have investigated factors associated with childhood diarrhea in developing countries. However, most studies have neglected important dynamic features of the longitudinal design and hierarchical interrelationships among the potential risk factors.\nMETHODS: We conducted a longitudinal study of 902 children, age 0 to 36 months at baseline, in a large urban center in northeastern Brazil. Diarrhea data were collected by following children from October 2000 until January 2002 with biweekly home visits. We used a dynamic time-to-event analysis to account for several longitudinal features. We applied an effect-decomposition strategy to quantify direct and indirect effects of risk factors grouped in different blocks.\nRESULTS: Child's age and an autoregressive effect of past diarrhea episodes explained some of the decline of diarrhea incidence observed throughout the study (from more than 14 episodes to 2 episodes per child-year), a phenomenon already observed but not explained in other longitudinal diarrhea studies. We identified the following major diarrhea determinants: low socioeconomic status, poor sanitation conditions, presence of intestinal parasites, and absence of prenatal examination. The effect of socioeconomic status was mediated mostly by living and sanitation conditions.\nCONCLUSION: Our study shows important advantages of applying a dynamic analysis approach to longitudinal observational studies of diarrhea or other acute diseases and highlights the complex interrelationships of diarrhea determinants. Our results confirm the importance of sanitation as a major determinant of child health in urban settings of developing countries.","container-title":"Epidemiology (Cambridge, Mass.)","DOI":"10.1097/01.ede.0000239728.75215.86","ISSN":"1044-3983","issue":"6","journalAbbreviation":"Epidemiology","language":"eng","note":"PMID: 17003687","page":"658-667","source":"PubMed","title":"Risk factors for childhood diarrhea incidence: dynamic analysis of a longitudinal study","title-short":"Risk factors for childhood diarrhea incidence","volume":"17","author":[{"family":"Genser","given":"Bernd"},{"family":"Strina","given":"Agostino"},{"family":"Teles","given":"Carlos A."},{"family":"Prado","given":"Matildes S."},{"family":"Barreto","given":"Mauricio L."}],"issued":{"date-parts":[["2006",11]]}}},{"id":1485,"uris":["http://zotero.org/users/4185209/items/H9I8QRVJ"],"itemData":{"id":1485,"type":"article-journal","abstract":"Diarrheal diseases are a leading cause of childhood morbidity and mortality in Latin America. Most studies have focused on infants but not on older children. We enrolled 505 children (age, 12-59 months) with diarrhea and age-matched controls in a case-control study in Sao Paulo, Brazil. Independent risk factors for diarrhea included another household member with diarrhea (matched odds ratio [mOR], 8.1; attributable fraction [AF], 0.17; P&lt;.001) and consumption of homemade juice (mOR, 1.8; AF, 0.10; P=.01); protective factors included boiling of the baby bottle or nipple (mOR, 0.60; AF, 0.19; P=.026), childcare at home (mOR, 0.58; AF, 0.12; P=.004), and piped sewage (mOR, 0.58; AF, 0.05; P=.047). Hand washing by the caretaker after helping the child defecate protected against Shigella infection (mOR, 0.35; P&lt;.05). Preparation of rice, beans, or soup in the morning and serving it to children after noon were associated with enterotoxigenic Escherichia coli infection (mOR, 8.0; P&lt;.05). In these poor households, 28% of cases of diarrhea in 1-4-year-old children was attributable to easily modifiable exposures.","container-title":"Clinical Infectious Diseases: An Official Publication of the Infectious Diseases Society of America","DOI":"10.1086/420822","ISSN":"1537-6591","issue":"11","journalAbbreviation":"Clin Infect Dis","language":"eng","note":"PMID: 15156440","page":"1545-1551","source":"PubMed","title":"Pathogen-specific risk factors and protective factors for acute diarrheal illness in children aged 12-59 months in São Paulo, Brazil","volume":"38","author":[{"family":"Sobel","given":"J."},{"family":"Gomes","given":"T. a. T."},{"family":"Ramos","given":"R. T. S."},{"family":"Hoekstra","given":"M."},{"family":"Rodrigue","given":"D."},{"family":"Rassi","given":"V."},{"family":"Griffin","given":"P. M."}],"issued":{"date-parts":[["2004",6,1]]}}},{"id":1482,"uris":["http://zotero.org/users/4185209/items/TRIRDWMU"],"itemData":{"id":1482,"type":"article-journal","abstract":"Interventions to improve child faeces disposal and prevent diarrhoea and soil‐transmitted helminths\n        , \n          What was the aim of this review?\n        , The aim of this Cochrane Review was to assess the impact of improved disposal of child faeces on diarrhoea and soil‐transmitted helminth (STH) infection. We collected and analysed all relevant studies and found 63 studies covering over 222,800 participants., \n          Key messages\n        , We found some evidence that interventions to promote safe disposal of child faeces were protective against diarrhoea. However, the evidence was mixed and its certainty was very low to moderate. We found no evidence that such interventions were protective against STH infections, but the evidence was very limited and the certainty was low to very low. More research is needed to study the health impact of different types of interventions to improve child faeces disposal., \n          What was studied in this review?\n        , Diarrhoea and STH infections affect millions of people worldwide, particularly in low‐income countries. Diarrhoea and STHs are transmitted through human faeces so the safe containment and management of human excreta has the potential to significantly reduce exposure and disease. An often‐neglected source of exposure is from the unsafe disposal of child faeces. Research has shown that even in settings with improved sanitation, child faeces are thrown into refuse piles or elsewhere and not disposed of in latrines as considered safe by the World Health Organization (WHO) and United Nations Children's Fund (UNICEF)., We included 26 studies with experimental designs and 37 observational studies in this review. Most included studies were conducted in low‐ and middle‐income countries., \n          What were the main results of the review?\n        , Results from studies using experimental study designs suggest that:, Education and hygiene promotion interventions that included child faeces disposal messages may reduce diarrhoea incidence by about 30% but did not show an effect on diarrhoea prevalence (low‐certainty evidence)., Evidence from interventions that addressed child faeces as part of a wider intervention aimed at ending open defecation by all household members did not detect an effect on diarrhoea prevalence (moderate‐certainty evidence) or STH infection (low‐certainty evidence)., Sanitation hardware (for example, faeces scoopers, potties) and behaviour change interventions (for example, to increase use of latrines) had mixed results on diarrhoea prevalence, but no effect was demonstrated in the combined analysis (very low‐certainty evidence)., Interventions that addressed safe disposal of child faeces education as part of a wider water, sanitation, and hygiene hardware intervention did not demonstrate an effect on diarrhoea prevalence (one study; very low‐certainty evidence). Although diarrhoea incidence (two studies) and STH prevalence (one study) were lower, the evidence was very low‐certainty so we do not know if this is a true effect., Results from observational studies (where researchers observe the effect of a treatment without trying to change who is or is not exposed to it) showed mixed results of education and hygiene promotion interventions, with two studies in Bangladesh showing no effect on diarrhoea prevalence (very low‐certainty evidence) and two studies in Ethiopia reducing diarrhoea prevalence (very low‐certainty evidence). One study evaluating an intervention aimed at ending open defecation found an increase in STH infection the intervention arm (very low‐certainty evidence). Pooled results from other studies that presented data for child faeces disposal indicate that disposal of faeces in the latrine may decrease the odds of diarrhoea by about a quarter among all ages (very low‐certainty evidence). Children using the latrine to defecate may reduce the odds of diarrhoea by about half in all ages (very low‐certainty evidence). However, given the very low‐certainty evidence we are unsure about the effects of these risk factors on diarrhoea., \n          How up to date was this review?\n        , We searched for available studies up to 27 September 2018.","container-title":"The Cochrane Database of Systematic Reviews","DOI":"10.1002/14651858.CD011055.pub2","ISSN":"1469-493X","issue":"9","journalAbbreviation":"Cochrane Database Syst Rev","note":"PMID: 31549742\nPMCID: PMC6757260","page":"CD011055","source":"PubMed Central","title":"Interventions to improve disposal of child faeces for preventing diarrhoea and soil‐transmitted helminth infection","volume":"2019","author":[{"family":"Majorin","given":"Fiona"},{"family":"Torondel","given":"Belen"},{"family":"Ka Seen Chan","given":"Gabrielle"},{"family":"Clasen","given":"Thomas"}],"issued":{"date-parts":[["2019",9,24]]}}},{"id":1453,"uris":["http://zotero.org/users/4185209/items/9VBW5UIF"],"itemData":{"id":1453,"type":"article-journal","abstract":"A novel water quality intervention that consists of point-of-use water disinfection, safe storage and community education was field tested in Bolivia. A total of 127 households in two periurban communities were randomized into intervention and control groups, surveyed and the intervention was distributed. Monthly water quality testing and weekly diarrhoea surveillance were conducted. Over a 5-month period, intervention households had 44% fewer diarrhoea episodes than control households (P = 0.002). Infants &lt; 1 year old (P = 0.05) and children 5-14 years old (P = 0.01) in intervention households had significantly less diarrhoea than control children. Campylobacter was less commonly isolated from intervention than control patients (P = 0.02). Stored water in intervention households was less contaminated with Escherichia coli than stored water in control households (P &lt; 0.0001). Intervention households exhibited less E. coli contamination of stored water and less diarrhoea than control households. This promising new strategy may have broad applicability for waterborne disease prevention.","container-title":"Epidemiology and Infection","ISSN":"0950-2688","issue":"1","journalAbbreviation":"Epidemiol Infect","note":"PMID: 10098789\nPMCID: PMC2809591","page":"83-90","source":"PubMed Central","title":"Diarrhoea prevention in Bolivia through point-of-use water treatment and safe storage: a promising new strategy.","title-short":"Diarrhoea prevention in Bolivia through point-of-use water treatment and safe storage","volume":"122","author":[{"family":"Quick","given":"R. E."},{"family":"Venczel","given":"L. V."},{"family":"Mintz","given":"E. D."},{"family":"Soleto","given":"L."},{"family":"Aparicio","given":"J."},{"family":"Gironaz","given":"M."},{"family":"Hutwagner","given":"L."},{"family":"Greene","given":"K."},{"family":"Bopp","given":"C."},{"family":"Maloney","given":"K."},{"family":"Chavez","given":"D."},{"family":"Sobsey","given":"M."},{"family":"Tauxe","given":"R. V."}],"issued":{"date-parts":[["1999",2]]}}}],"schema":"https://github.com/citation-style-language/schema/raw/master/csl-citation.json"} </w:instrText>
      </w:r>
      <w:r w:rsidR="00124882">
        <w:rPr>
          <w:rFonts w:ascii="Times New Roman" w:hAnsi="Times New Roman" w:cs="Times New Roman"/>
          <w:sz w:val="24"/>
          <w:szCs w:val="24"/>
        </w:rPr>
        <w:fldChar w:fldCharType="separate"/>
      </w:r>
      <w:r w:rsidR="00361F8D" w:rsidRPr="00361F8D">
        <w:rPr>
          <w:rFonts w:ascii="Times New Roman" w:hAnsi="Times New Roman" w:cs="Times New Roman"/>
          <w:sz w:val="24"/>
          <w:szCs w:val="24"/>
        </w:rPr>
        <w:t>[10,13,16–29]</w:t>
      </w:r>
      <w:r w:rsidR="00124882">
        <w:rPr>
          <w:rFonts w:ascii="Times New Roman" w:hAnsi="Times New Roman" w:cs="Times New Roman"/>
          <w:sz w:val="24"/>
          <w:szCs w:val="24"/>
        </w:rPr>
        <w:fldChar w:fldCharType="end"/>
      </w:r>
      <w:r w:rsidR="007B6876">
        <w:rPr>
          <w:rFonts w:ascii="Times New Roman" w:hAnsi="Times New Roman" w:cs="Times New Roman"/>
          <w:sz w:val="24"/>
          <w:szCs w:val="24"/>
        </w:rPr>
        <w:t>.</w:t>
      </w:r>
    </w:p>
    <w:p w14:paraId="04450168" w14:textId="243DF43D" w:rsidR="00275578" w:rsidRPr="00D97196" w:rsidRDefault="00275578" w:rsidP="0063530A">
      <w:pPr>
        <w:spacing w:line="480" w:lineRule="auto"/>
        <w:ind w:firstLine="720"/>
        <w:rPr>
          <w:rFonts w:ascii="Times New Roman" w:hAnsi="Times New Roman" w:cs="Times New Roman"/>
          <w:sz w:val="24"/>
          <w:szCs w:val="24"/>
        </w:rPr>
      </w:pPr>
      <w:r w:rsidRPr="00D97196">
        <w:rPr>
          <w:rFonts w:ascii="Times New Roman" w:hAnsi="Times New Roman" w:cs="Times New Roman"/>
          <w:sz w:val="24"/>
          <w:szCs w:val="24"/>
        </w:rPr>
        <w:t xml:space="preserve">A child had inadequate supervision if the child was </w:t>
      </w:r>
      <w:r w:rsidR="00441BF5">
        <w:rPr>
          <w:rFonts w:ascii="Times New Roman" w:hAnsi="Times New Roman" w:cs="Times New Roman"/>
          <w:sz w:val="24"/>
          <w:szCs w:val="24"/>
        </w:rPr>
        <w:t>not with any adult</w:t>
      </w:r>
      <w:r w:rsidRPr="00D97196">
        <w:rPr>
          <w:rFonts w:ascii="Times New Roman" w:hAnsi="Times New Roman" w:cs="Times New Roman"/>
          <w:sz w:val="24"/>
          <w:szCs w:val="24"/>
        </w:rPr>
        <w:t xml:space="preserve"> for more than one hour at least once during last week. Stunting, </w:t>
      </w:r>
      <w:r w:rsidR="00B92378">
        <w:rPr>
          <w:rFonts w:ascii="Times New Roman" w:hAnsi="Times New Roman" w:cs="Times New Roman"/>
          <w:sz w:val="24"/>
          <w:szCs w:val="24"/>
        </w:rPr>
        <w:t>w</w:t>
      </w:r>
      <w:r w:rsidR="00B92378" w:rsidRPr="00D97196">
        <w:rPr>
          <w:rFonts w:ascii="Times New Roman" w:hAnsi="Times New Roman" w:cs="Times New Roman"/>
          <w:sz w:val="24"/>
          <w:szCs w:val="24"/>
        </w:rPr>
        <w:t>asting</w:t>
      </w:r>
      <w:r w:rsidRPr="00D97196">
        <w:rPr>
          <w:rFonts w:ascii="Times New Roman" w:hAnsi="Times New Roman" w:cs="Times New Roman"/>
          <w:sz w:val="24"/>
          <w:szCs w:val="24"/>
        </w:rPr>
        <w:t xml:space="preserve">, </w:t>
      </w:r>
      <w:r w:rsidR="00B92378">
        <w:rPr>
          <w:rFonts w:ascii="Times New Roman" w:hAnsi="Times New Roman" w:cs="Times New Roman"/>
          <w:sz w:val="24"/>
          <w:szCs w:val="24"/>
        </w:rPr>
        <w:t>u</w:t>
      </w:r>
      <w:r w:rsidRPr="00D97196">
        <w:rPr>
          <w:rFonts w:ascii="Times New Roman" w:hAnsi="Times New Roman" w:cs="Times New Roman"/>
          <w:sz w:val="24"/>
          <w:szCs w:val="24"/>
        </w:rPr>
        <w:t xml:space="preserve">nderweight and </w:t>
      </w:r>
      <w:r w:rsidR="00B92378">
        <w:rPr>
          <w:rFonts w:ascii="Times New Roman" w:hAnsi="Times New Roman" w:cs="Times New Roman"/>
          <w:sz w:val="24"/>
          <w:szCs w:val="24"/>
        </w:rPr>
        <w:t>o</w:t>
      </w:r>
      <w:r w:rsidRPr="00D97196">
        <w:rPr>
          <w:rFonts w:ascii="Times New Roman" w:hAnsi="Times New Roman" w:cs="Times New Roman"/>
          <w:sz w:val="24"/>
          <w:szCs w:val="24"/>
        </w:rPr>
        <w:t xml:space="preserve">verweight were used as the measurements of nutritional status and height-for-age, weight-for-age and weight-for-height z-scores were used to calculate these measures </w:t>
      </w:r>
      <w:r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{"citationID":"LpXfuPI3","properties":{"formattedCitation":"[32]","plainCitation":"[32]","noteIndex":0},"citationItems":[{"id":1496,"uris":["http://zotero.org/users/4185209/items/3WULCIQT"],"itemData":{"id":1496,"type":"webpage","abstract":"The WHO Child Growth Standards","language":"en","title":"The WHO Child Growth Standards","URL":"https://www.who.int/tools/child-growth-standards/standards","accessed":{"date-parts":[["2022",8,10]]}}}],"schema":"https://github.com/citation-style-language/schema/raw/master/csl-citation.json"} </w:instrText>
      </w:r>
      <w:r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[32]</w:t>
      </w:r>
      <w:r w:rsidRPr="00D97196">
        <w:rPr>
          <w:rFonts w:ascii="Times New Roman" w:hAnsi="Times New Roman" w:cs="Times New Roman"/>
          <w:sz w:val="24"/>
          <w:szCs w:val="24"/>
        </w:rPr>
        <w:fldChar w:fldCharType="end"/>
      </w:r>
      <w:r w:rsidRPr="00D97196">
        <w:rPr>
          <w:rFonts w:ascii="Times New Roman" w:hAnsi="Times New Roman" w:cs="Times New Roman"/>
          <w:sz w:val="24"/>
          <w:szCs w:val="24"/>
        </w:rPr>
        <w:t xml:space="preserve">. The z-scores measures the distance of a </w:t>
      </w:r>
      <w:r w:rsidRPr="00D97196">
        <w:rPr>
          <w:rFonts w:ascii="Times New Roman" w:hAnsi="Times New Roman" w:cs="Times New Roman"/>
          <w:sz w:val="24"/>
          <w:szCs w:val="24"/>
        </w:rPr>
        <w:lastRenderedPageBreak/>
        <w:t>measurement from its mean point in terms of standard deviation. A child was considered underweight if the weight for age z-score was less than or equal to -2 and overweight if the weight for height z-score was greater than or equal to 2. A child was stunned if the height for age z-score was less than or equal to -2 and wasted if the weight for height z-score was less than or equal to -2</w:t>
      </w:r>
      <w:r w:rsidR="004B627F">
        <w:rPr>
          <w:rFonts w:ascii="Times New Roman" w:hAnsi="Times New Roman" w:cs="Times New Roman"/>
          <w:sz w:val="24"/>
          <w:szCs w:val="24"/>
        </w:rPr>
        <w:t xml:space="preserve"> </w:t>
      </w:r>
      <w:r w:rsidR="004B627F">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{"citationID":"a1so9keog06","properties":{"formattedCitation":"[33]","plainCitation":"[33]","noteIndex":0},"citationItems":[{"id":1690,"uris":["http://zotero.org/users/4185209/items/RTTQ8T36"],"itemData":{"id":1690,"type":"webpage","abstract":"The Training Course on Child Growth Assessment is a tool for the application of the WHO Child Growth Standards. It is intended primarily for health care providers who measure and assess the growth of children or who supervise these activities. The course is designed for use over 3 1/2 days. It teaches how to measure weight, length and height, how to interpret growth indicators, investigate causes of growth problems and counsel caregivers.","language":"en","title":"WHO child growth standards: training course on child growth assessment","title-short":"WHO child growth standards","URL":"https://www.who.int/publications-detail-redirect/9789241595070","accessed":{"date-parts":[["2023",1,21]]}}}],"schema":"https://github.com/citation-style-language/schema/raw/master/csl-citation.json"} </w:instrText>
      </w:r>
      <w:r w:rsidR="004B627F">
        <w:rPr>
          <w:rFonts w:ascii="Times New Roman" w:hAnsi="Times New Roman" w:cs="Times New Roman"/>
          <w:sz w:val="24"/>
          <w:szCs w:val="24"/>
        </w:rPr>
        <w:fldChar w:fldCharType="separate"/>
      </w:r>
      <w:r w:rsidR="00361F8D" w:rsidRPr="00361F8D">
        <w:rPr>
          <w:rFonts w:ascii="Times New Roman" w:hAnsi="Times New Roman" w:cs="Times New Roman"/>
          <w:sz w:val="24"/>
        </w:rPr>
        <w:t>[33]</w:t>
      </w:r>
      <w:r w:rsidR="004B627F">
        <w:rPr>
          <w:rFonts w:ascii="Times New Roman" w:hAnsi="Times New Roman" w:cs="Times New Roman"/>
          <w:sz w:val="24"/>
          <w:szCs w:val="24"/>
        </w:rPr>
        <w:fldChar w:fldCharType="end"/>
      </w:r>
      <w:r w:rsidR="004B627F">
        <w:rPr>
          <w:rFonts w:ascii="Times New Roman" w:hAnsi="Times New Roman" w:cs="Times New Roman"/>
          <w:sz w:val="24"/>
          <w:szCs w:val="24"/>
        </w:rPr>
        <w:t>.</w:t>
      </w:r>
      <w:r w:rsidR="00520CDF">
        <w:rPr>
          <w:rFonts w:ascii="Times New Roman" w:hAnsi="Times New Roman" w:cs="Times New Roman"/>
          <w:sz w:val="24"/>
          <w:szCs w:val="24"/>
        </w:rPr>
        <w:t xml:space="preserve"> </w:t>
      </w:r>
    </w:p>
    <w:p w14:paraId="305D97D3" w14:textId="485E2446" w:rsidR="00275578" w:rsidRPr="00D97196" w:rsidRDefault="00275578" w:rsidP="0063530A">
      <w:pPr>
        <w:spacing w:line="480" w:lineRule="auto"/>
        <w:ind w:firstLine="720"/>
        <w:rPr>
          <w:rFonts w:ascii="Times New Roman" w:hAnsi="Times New Roman" w:cs="Times New Roman"/>
          <w:sz w:val="24"/>
          <w:szCs w:val="24"/>
        </w:rPr>
      </w:pPr>
      <w:r w:rsidRPr="00D97196">
        <w:rPr>
          <w:rFonts w:ascii="Times New Roman" w:hAnsi="Times New Roman" w:cs="Times New Roman"/>
          <w:sz w:val="24"/>
          <w:szCs w:val="24"/>
        </w:rPr>
        <w:t xml:space="preserve">Flushed to piped sewer system, septic tank, pit latrine and open drain, ventilated improved pit latrine, pit latrine with and without slab were categorized as improved toilet facility and </w:t>
      </w:r>
      <w:r w:rsidR="00F57F08" w:rsidRPr="00D97196">
        <w:rPr>
          <w:rFonts w:ascii="Times New Roman" w:hAnsi="Times New Roman" w:cs="Times New Roman"/>
          <w:sz w:val="24"/>
          <w:szCs w:val="24"/>
        </w:rPr>
        <w:t>hanging toilet/latrine</w:t>
      </w:r>
      <w:r w:rsidR="00F57F08">
        <w:rPr>
          <w:rFonts w:ascii="Times New Roman" w:hAnsi="Times New Roman" w:cs="Times New Roman"/>
          <w:sz w:val="24"/>
          <w:szCs w:val="24"/>
        </w:rPr>
        <w:t xml:space="preserve">, </w:t>
      </w:r>
      <w:r w:rsidR="001968A9" w:rsidRPr="001968A9">
        <w:rPr>
          <w:rFonts w:ascii="Times New Roman" w:hAnsi="Times New Roman" w:cs="Times New Roman"/>
          <w:sz w:val="24"/>
          <w:szCs w:val="24"/>
        </w:rPr>
        <w:t xml:space="preserve">bucket, </w:t>
      </w:r>
      <w:r w:rsidRPr="00D97196">
        <w:rPr>
          <w:rFonts w:ascii="Times New Roman" w:hAnsi="Times New Roman" w:cs="Times New Roman"/>
          <w:sz w:val="24"/>
          <w:szCs w:val="24"/>
        </w:rPr>
        <w:t>composite toilet, and no facility/bush/field were categorized as unimproved toilet facility</w:t>
      </w:r>
      <w:r w:rsidR="00520CDF">
        <w:rPr>
          <w:rFonts w:ascii="Times New Roman" w:hAnsi="Times New Roman" w:cs="Times New Roman"/>
          <w:sz w:val="24"/>
          <w:szCs w:val="24"/>
        </w:rPr>
        <w:t xml:space="preserve"> </w:t>
      </w:r>
      <w:r w:rsidR="00D45444"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{"citationID":"QTAsw8bw","properties":{"formattedCitation":"[30]","plainCitation":"[30]","noteIndex":0},"citationItems":[{"id":1443,"uris":["http://zotero.org/users/4185209/items/UUK68L4D"],"itemData":{"id":1443,"type":"webpage","title":"Surveys - UNICEF MICS","URL":"https://mics.unicef.org/surveys","accessed":{"date-parts":[["2022",6,23]]}}}],"schema":"https://github.com/citation-style-language/schema/raw/master/csl-citation.json"} </w:instrText>
      </w:r>
      <w:r w:rsidR="00D45444"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[30]</w:t>
      </w:r>
      <w:r w:rsidR="00D45444" w:rsidRPr="00D97196">
        <w:rPr>
          <w:rFonts w:ascii="Times New Roman" w:hAnsi="Times New Roman" w:cs="Times New Roman"/>
          <w:sz w:val="24"/>
          <w:szCs w:val="24"/>
        </w:rPr>
        <w:fldChar w:fldCharType="end"/>
      </w:r>
      <w:r w:rsidRPr="00D97196">
        <w:rPr>
          <w:rFonts w:ascii="Times New Roman" w:hAnsi="Times New Roman" w:cs="Times New Roman"/>
          <w:sz w:val="24"/>
          <w:szCs w:val="24"/>
        </w:rPr>
        <w:t>. Salt iodization was considered “Yes” if the salt tested result showed 0 to 15 ppm or above 15 ppm and otherwise “No”. Having access to mass media indicated that a household at least accessed magazines/newspapers/TV/radio for less than once a week. Piped into dwelling, to yard and neighbor, public tap, tube well, dug well (protected), protected spring, rainwater, bottled and sachet water were considered as improved water source and dug well (unprotected), unprotected spring, tanker truck, cart with small tank, water selling plant, surface water (river, dam, lake, pond, canal) and other were considered as unimproved water source.</w:t>
      </w:r>
      <w:r w:rsidR="00F90467">
        <w:rPr>
          <w:rFonts w:ascii="Times New Roman" w:hAnsi="Times New Roman" w:cs="Times New Roman"/>
          <w:sz w:val="24"/>
          <w:szCs w:val="24"/>
        </w:rPr>
        <w:t xml:space="preserve"> D</w:t>
      </w:r>
      <w:r w:rsidRPr="00D97196">
        <w:rPr>
          <w:rFonts w:ascii="Times New Roman" w:hAnsi="Times New Roman" w:cs="Times New Roman"/>
          <w:sz w:val="24"/>
          <w:szCs w:val="24"/>
        </w:rPr>
        <w:t>rinking water was considered treated if any process among boiling, adding bleach/chlorine, straining through cloth, using any kind of water filter was done</w:t>
      </w:r>
      <w:r w:rsidR="00D45444">
        <w:rPr>
          <w:rFonts w:ascii="Times New Roman" w:hAnsi="Times New Roman" w:cs="Times New Roman"/>
          <w:sz w:val="24"/>
          <w:szCs w:val="24"/>
        </w:rPr>
        <w:t xml:space="preserve"> </w:t>
      </w:r>
      <w:r w:rsidR="00D45444"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{"citationID":"PNRkVMbB","properties":{"formattedCitation":"[30]","plainCitation":"[30]","noteIndex":0},"citationItems":[{"id":1443,"uris":["http://zotero.org/users/4185209/items/UUK68L4D"],"itemData":{"id":1443,"type":"webpage","title":"Surveys - UNICEF MICS","URL":"https://mics.unicef.org/surveys","accessed":{"date-parts":[["2022",6,23]]}}}],"schema":"https://github.com/citation-style-language/schema/raw/master/csl-citation.json"} </w:instrText>
      </w:r>
      <w:r w:rsidR="00D45444"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[30]</w:t>
      </w:r>
      <w:r w:rsidR="00D45444" w:rsidRPr="00D97196">
        <w:rPr>
          <w:rFonts w:ascii="Times New Roman" w:hAnsi="Times New Roman" w:cs="Times New Roman"/>
          <w:sz w:val="24"/>
          <w:szCs w:val="24"/>
        </w:rPr>
        <w:fldChar w:fldCharType="end"/>
      </w:r>
      <w:r w:rsidRPr="00D97196">
        <w:rPr>
          <w:rFonts w:ascii="Times New Roman" w:hAnsi="Times New Roman" w:cs="Times New Roman"/>
          <w:sz w:val="24"/>
          <w:szCs w:val="24"/>
        </w:rPr>
        <w:t>.</w:t>
      </w:r>
    </w:p>
    <w:p w14:paraId="119649C1" w14:textId="367B53DA" w:rsidR="00275578" w:rsidRPr="00D97196" w:rsidRDefault="00275578" w:rsidP="0063530A">
      <w:pPr>
        <w:spacing w:line="480" w:lineRule="auto"/>
        <w:rPr>
          <w:rFonts w:ascii="Times New Roman" w:hAnsi="Times New Roman" w:cs="Times New Roman"/>
          <w:b/>
          <w:sz w:val="24"/>
          <w:szCs w:val="24"/>
        </w:rPr>
      </w:pPr>
      <w:r w:rsidRPr="00D97196">
        <w:rPr>
          <w:rFonts w:ascii="Times New Roman" w:hAnsi="Times New Roman" w:cs="Times New Roman"/>
          <w:b/>
          <w:sz w:val="24"/>
          <w:szCs w:val="24"/>
        </w:rPr>
        <w:t>Data analysis</w:t>
      </w:r>
    </w:p>
    <w:p w14:paraId="7AB65856" w14:textId="125B92B6" w:rsidR="00D60A98" w:rsidRDefault="00275578" w:rsidP="0063530A">
      <w:pPr>
        <w:spacing w:line="480" w:lineRule="auto"/>
        <w:rPr>
          <w:rFonts w:ascii="Times New Roman" w:hAnsi="Times New Roman" w:cs="Times New Roman"/>
          <w:sz w:val="24"/>
          <w:szCs w:val="24"/>
        </w:rPr>
      </w:pPr>
      <w:r w:rsidRPr="00D97196">
        <w:rPr>
          <w:rFonts w:ascii="Times New Roman" w:hAnsi="Times New Roman" w:cs="Times New Roman"/>
          <w:sz w:val="24"/>
          <w:szCs w:val="24"/>
        </w:rPr>
        <w:t xml:space="preserve">Stata Statistical software for data science version 17.0 </w:t>
      </w:r>
      <w:r w:rsidR="00D62E49">
        <w:rPr>
          <w:rFonts w:ascii="Times New Roman" w:hAnsi="Times New Roman" w:cs="Times New Roman"/>
          <w:sz w:val="24"/>
          <w:szCs w:val="24"/>
        </w:rPr>
        <w:t>was</w:t>
      </w:r>
      <w:r w:rsidRPr="00D97196">
        <w:rPr>
          <w:rFonts w:ascii="Times New Roman" w:hAnsi="Times New Roman" w:cs="Times New Roman"/>
          <w:sz w:val="24"/>
          <w:szCs w:val="24"/>
        </w:rPr>
        <w:t xml:space="preserve"> used for data </w:t>
      </w:r>
      <w:r w:rsidR="008F3B8F">
        <w:rPr>
          <w:rFonts w:ascii="Times New Roman" w:hAnsi="Times New Roman" w:cs="Times New Roman"/>
          <w:sz w:val="24"/>
          <w:szCs w:val="24"/>
        </w:rPr>
        <w:t>a</w:t>
      </w:r>
      <w:r w:rsidR="008F3B8F" w:rsidRPr="00D97196">
        <w:rPr>
          <w:rFonts w:ascii="Times New Roman" w:hAnsi="Times New Roman" w:cs="Times New Roman"/>
          <w:sz w:val="24"/>
          <w:szCs w:val="24"/>
        </w:rPr>
        <w:t>nalysis</w:t>
      </w:r>
      <w:r w:rsidRPr="00D97196">
        <w:rPr>
          <w:rFonts w:ascii="Times New Roman" w:hAnsi="Times New Roman" w:cs="Times New Roman"/>
          <w:sz w:val="24"/>
          <w:szCs w:val="24"/>
        </w:rPr>
        <w:t xml:space="preserve">. </w:t>
      </w:r>
      <w:r w:rsidR="00650F36">
        <w:rPr>
          <w:rFonts w:ascii="Times New Roman" w:hAnsi="Times New Roman" w:cs="Times New Roman"/>
          <w:sz w:val="24"/>
          <w:szCs w:val="24"/>
        </w:rPr>
        <w:t>W</w:t>
      </w:r>
      <w:r w:rsidRPr="00D97196">
        <w:rPr>
          <w:rFonts w:ascii="Times New Roman" w:hAnsi="Times New Roman" w:cs="Times New Roman"/>
          <w:sz w:val="24"/>
          <w:szCs w:val="24"/>
        </w:rPr>
        <w:t>e applied univariate and multivari</w:t>
      </w:r>
      <w:r w:rsidR="00D62E49">
        <w:rPr>
          <w:rFonts w:ascii="Times New Roman" w:hAnsi="Times New Roman" w:cs="Times New Roman"/>
          <w:sz w:val="24"/>
          <w:szCs w:val="24"/>
        </w:rPr>
        <w:t>able</w:t>
      </w:r>
      <w:r w:rsidRPr="00D97196">
        <w:rPr>
          <w:rFonts w:ascii="Times New Roman" w:hAnsi="Times New Roman" w:cs="Times New Roman"/>
          <w:sz w:val="24"/>
          <w:szCs w:val="24"/>
        </w:rPr>
        <w:t xml:space="preserve"> logistic regression</w:t>
      </w:r>
      <w:r w:rsidR="003D0C44">
        <w:rPr>
          <w:rFonts w:ascii="Times New Roman" w:hAnsi="Times New Roman" w:cs="Times New Roman"/>
          <w:sz w:val="24"/>
          <w:szCs w:val="24"/>
        </w:rPr>
        <w:t>s</w:t>
      </w:r>
      <w:r w:rsidRPr="00D97196">
        <w:rPr>
          <w:rFonts w:ascii="Times New Roman" w:hAnsi="Times New Roman" w:cs="Times New Roman"/>
          <w:sz w:val="24"/>
          <w:szCs w:val="24"/>
        </w:rPr>
        <w:t xml:space="preserve"> </w:t>
      </w:r>
      <w:r w:rsidR="00650F36">
        <w:rPr>
          <w:rFonts w:ascii="Times New Roman" w:hAnsi="Times New Roman" w:cs="Times New Roman"/>
          <w:sz w:val="24"/>
          <w:szCs w:val="24"/>
        </w:rPr>
        <w:t xml:space="preserve">to </w:t>
      </w:r>
      <w:r w:rsidR="00D62E49">
        <w:rPr>
          <w:rFonts w:ascii="Times New Roman" w:hAnsi="Times New Roman" w:cs="Times New Roman"/>
          <w:sz w:val="24"/>
          <w:szCs w:val="24"/>
        </w:rPr>
        <w:t>assess</w:t>
      </w:r>
      <w:r w:rsidR="008B5FDB">
        <w:rPr>
          <w:rFonts w:ascii="Times New Roman" w:hAnsi="Times New Roman" w:cs="Times New Roman"/>
          <w:sz w:val="24"/>
          <w:szCs w:val="24"/>
        </w:rPr>
        <w:t xml:space="preserve"> </w:t>
      </w:r>
      <w:r w:rsidR="00650F36">
        <w:rPr>
          <w:rFonts w:ascii="Times New Roman" w:hAnsi="Times New Roman" w:cs="Times New Roman"/>
          <w:sz w:val="24"/>
          <w:szCs w:val="24"/>
        </w:rPr>
        <w:t xml:space="preserve">the </w:t>
      </w:r>
      <w:r w:rsidR="00EC3B70">
        <w:rPr>
          <w:rFonts w:ascii="Times New Roman" w:hAnsi="Times New Roman" w:cs="Times New Roman"/>
          <w:sz w:val="24"/>
          <w:szCs w:val="24"/>
        </w:rPr>
        <w:t>association</w:t>
      </w:r>
      <w:r w:rsidR="00650F36">
        <w:rPr>
          <w:rFonts w:ascii="Times New Roman" w:hAnsi="Times New Roman" w:cs="Times New Roman"/>
          <w:sz w:val="24"/>
          <w:szCs w:val="24"/>
        </w:rPr>
        <w:t xml:space="preserve"> </w:t>
      </w:r>
      <w:r w:rsidR="00CA09FF">
        <w:rPr>
          <w:rFonts w:ascii="Times New Roman" w:hAnsi="Times New Roman" w:cs="Times New Roman"/>
          <w:sz w:val="24"/>
          <w:szCs w:val="24"/>
        </w:rPr>
        <w:t xml:space="preserve">between </w:t>
      </w:r>
      <w:r w:rsidR="00650F36">
        <w:rPr>
          <w:rFonts w:ascii="Times New Roman" w:hAnsi="Times New Roman" w:cs="Times New Roman"/>
          <w:sz w:val="24"/>
          <w:szCs w:val="24"/>
        </w:rPr>
        <w:t xml:space="preserve">diarrhea </w:t>
      </w:r>
      <w:r w:rsidR="00CA09FF">
        <w:rPr>
          <w:rFonts w:ascii="Times New Roman" w:hAnsi="Times New Roman" w:cs="Times New Roman"/>
          <w:sz w:val="24"/>
          <w:szCs w:val="24"/>
        </w:rPr>
        <w:t>and</w:t>
      </w:r>
      <w:r w:rsidR="00650F36">
        <w:rPr>
          <w:rFonts w:ascii="Times New Roman" w:hAnsi="Times New Roman" w:cs="Times New Roman"/>
          <w:sz w:val="24"/>
          <w:szCs w:val="24"/>
        </w:rPr>
        <w:t xml:space="preserve"> the selected covariates at 5% significance level</w:t>
      </w:r>
      <w:r w:rsidRPr="00D97196">
        <w:rPr>
          <w:rFonts w:ascii="Times New Roman" w:hAnsi="Times New Roman" w:cs="Times New Roman"/>
          <w:sz w:val="24"/>
          <w:szCs w:val="24"/>
        </w:rPr>
        <w:t xml:space="preserve"> for each dataset.</w:t>
      </w:r>
      <w:r w:rsidR="00650F36">
        <w:rPr>
          <w:rFonts w:ascii="Times New Roman" w:hAnsi="Times New Roman" w:cs="Times New Roman"/>
          <w:sz w:val="24"/>
          <w:szCs w:val="24"/>
        </w:rPr>
        <w:t xml:space="preserve"> </w:t>
      </w:r>
      <w:r w:rsidR="004F4188" w:rsidRPr="004F4188">
        <w:rPr>
          <w:rFonts w:ascii="Times New Roman" w:hAnsi="Times New Roman" w:cs="Times New Roman"/>
          <w:sz w:val="24"/>
          <w:szCs w:val="24"/>
        </w:rPr>
        <w:t xml:space="preserve">The </w:t>
      </w:r>
      <w:r w:rsidR="004F4188">
        <w:rPr>
          <w:rFonts w:ascii="Times New Roman" w:hAnsi="Times New Roman" w:cs="Times New Roman"/>
          <w:sz w:val="24"/>
          <w:szCs w:val="24"/>
        </w:rPr>
        <w:t>final</w:t>
      </w:r>
      <w:r w:rsidR="004F4188" w:rsidRPr="004F4188">
        <w:rPr>
          <w:rFonts w:ascii="Times New Roman" w:hAnsi="Times New Roman" w:cs="Times New Roman"/>
          <w:sz w:val="24"/>
          <w:szCs w:val="24"/>
        </w:rPr>
        <w:t xml:space="preserve"> model output was represented in a forest-plot</w:t>
      </w:r>
      <w:r w:rsidR="004F4188">
        <w:rPr>
          <w:rFonts w:ascii="Times New Roman" w:hAnsi="Times New Roman" w:cs="Times New Roman"/>
          <w:sz w:val="24"/>
          <w:szCs w:val="24"/>
        </w:rPr>
        <w:t>.</w:t>
      </w:r>
    </w:p>
    <w:p w14:paraId="29BD4FF7" w14:textId="5DF01398" w:rsidR="00D60A98" w:rsidRDefault="009540A1" w:rsidP="0063530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procedure of choosing best model was </w:t>
      </w:r>
      <w:proofErr w:type="gramStart"/>
      <w:r>
        <w:rPr>
          <w:rFonts w:ascii="Times New Roman" w:hAnsi="Times New Roman" w:cs="Times New Roman"/>
          <w:sz w:val="24"/>
          <w:szCs w:val="24"/>
        </w:rPr>
        <w:t>step-wise</w:t>
      </w:r>
      <w:proofErr w:type="gramEnd"/>
      <w:r>
        <w:rPr>
          <w:rFonts w:ascii="Times New Roman" w:hAnsi="Times New Roman" w:cs="Times New Roman"/>
          <w:sz w:val="24"/>
          <w:szCs w:val="24"/>
        </w:rPr>
        <w:t xml:space="preserve"> logistic regression</w:t>
      </w:r>
      <w:r w:rsidR="00B24BD6" w:rsidRPr="00B24BD6">
        <w:rPr>
          <w:rFonts w:ascii="Times New Roman" w:hAnsi="Times New Roman" w:cs="Times New Roman"/>
          <w:sz w:val="24"/>
          <w:szCs w:val="24"/>
        </w:rPr>
        <w:t xml:space="preserve">, and </w:t>
      </w:r>
      <w:r>
        <w:rPr>
          <w:rFonts w:ascii="Times New Roman" w:hAnsi="Times New Roman" w:cs="Times New Roman"/>
          <w:sz w:val="24"/>
          <w:szCs w:val="24"/>
        </w:rPr>
        <w:t>it included the factors found relevant and important to explain the behavior of the outcome variable from literature review</w:t>
      </w:r>
      <w:r w:rsidR="00B24BD6" w:rsidRPr="00B24BD6">
        <w:rPr>
          <w:rFonts w:ascii="Times New Roman" w:hAnsi="Times New Roman" w:cs="Times New Roman"/>
          <w:sz w:val="24"/>
          <w:szCs w:val="24"/>
        </w:rPr>
        <w:t>. The measures of sensitivity and specificity</w:t>
      </w:r>
      <w:r>
        <w:rPr>
          <w:rFonts w:ascii="Times New Roman" w:hAnsi="Times New Roman" w:cs="Times New Roman"/>
          <w:sz w:val="24"/>
          <w:szCs w:val="24"/>
        </w:rPr>
        <w:t xml:space="preserve"> from </w:t>
      </w:r>
      <w:r w:rsidR="00B24BD6" w:rsidRPr="00B24BD6">
        <w:rPr>
          <w:rFonts w:ascii="Times New Roman" w:hAnsi="Times New Roman" w:cs="Times New Roman"/>
          <w:sz w:val="24"/>
          <w:szCs w:val="24"/>
        </w:rPr>
        <w:t>the Receiver Operating Characteristic (ROC)</w:t>
      </w:r>
      <w:r>
        <w:rPr>
          <w:rFonts w:ascii="Times New Roman" w:hAnsi="Times New Roman" w:cs="Times New Roman"/>
          <w:sz w:val="24"/>
          <w:szCs w:val="24"/>
        </w:rPr>
        <w:t xml:space="preserve"> curve</w:t>
      </w:r>
      <w:r w:rsidR="00B24BD6" w:rsidRPr="00B24BD6">
        <w:rPr>
          <w:rFonts w:ascii="Times New Roman" w:hAnsi="Times New Roman" w:cs="Times New Roman"/>
          <w:sz w:val="24"/>
          <w:szCs w:val="24"/>
        </w:rPr>
        <w:t xml:space="preserve">, </w:t>
      </w:r>
      <w:r w:rsidR="00D62E49">
        <w:rPr>
          <w:rFonts w:ascii="Times New Roman" w:hAnsi="Times New Roman" w:cs="Times New Roman"/>
          <w:sz w:val="24"/>
          <w:szCs w:val="24"/>
        </w:rPr>
        <w:t>were</w:t>
      </w:r>
      <w:r w:rsidR="00B24BD6" w:rsidRPr="00B24BD6">
        <w:rPr>
          <w:rFonts w:ascii="Times New Roman" w:hAnsi="Times New Roman" w:cs="Times New Roman"/>
          <w:sz w:val="24"/>
          <w:szCs w:val="24"/>
        </w:rPr>
        <w:t xml:space="preserve"> used to assess the optimal model. The models performed better, according to the higher </w:t>
      </w:r>
      <w:r w:rsidR="00D62E49">
        <w:rPr>
          <w:rFonts w:ascii="Times New Roman" w:hAnsi="Times New Roman" w:cs="Times New Roman"/>
          <w:sz w:val="24"/>
          <w:szCs w:val="24"/>
        </w:rPr>
        <w:t xml:space="preserve">area under curve of the </w:t>
      </w:r>
      <w:r w:rsidR="00B24BD6" w:rsidRPr="00B24BD6">
        <w:rPr>
          <w:rFonts w:ascii="Times New Roman" w:hAnsi="Times New Roman" w:cs="Times New Roman"/>
          <w:sz w:val="24"/>
          <w:szCs w:val="24"/>
        </w:rPr>
        <w:t>ROC. A bigger area under the curve than the 0.50 on the ROC curve indicates that the model discriminates between the two groups</w:t>
      </w:r>
      <w:r w:rsidR="004B627F">
        <w:rPr>
          <w:rFonts w:ascii="Times New Roman" w:hAnsi="Times New Roman" w:cs="Times New Roman"/>
          <w:sz w:val="24"/>
          <w:szCs w:val="24"/>
        </w:rPr>
        <w:t xml:space="preserve"> </w:t>
      </w:r>
      <w:r w:rsidR="004B627F">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{"citationID":"a1gcurse03j","properties":{"formattedCitation":"[34]","plainCitation":"[34]","noteIndex":0},"citationItems":[{"id":1692,"uris":["http://zotero.org/users/4185209/items/7ZRRH68U"],"itemData":{"id":1692,"type":"article-journal","abstract":"Receiver operating characteristic (ROC) curves can be misleading when they are constructed with selected samples. In this article, we describe heckroccurve, which implements a recently developed procedure for plotting ROC curves with selected samples. The command estimates the area under the ROC curve and a graphical display of the curve. A variety of plot options are available, including the ability to add confidence bands to the plot.","container-title":"The Stata Journal","DOI":"10.1177/1536867X1801800110","ISSN":"1536-867X","issue":"1","language":"en","note":"publisher: SAGE Publications","page":"174-183","source":"SAGE Journals","title":"Heckroccurve: ROC Curves for Selected Samples","title-short":"Heckroccurve","volume":"18","author":[{"family":"Cook","given":"Jonathan A."},{"family":"Rajbhandari","given":"Ashish"}],"issued":{"date-parts":[["2018",3,1]]}}}],"schema":"https://github.com/citation-style-language/schema/raw/master/csl-citation.json"} </w:instrText>
      </w:r>
      <w:r w:rsidR="004B627F">
        <w:rPr>
          <w:rFonts w:ascii="Times New Roman" w:hAnsi="Times New Roman" w:cs="Times New Roman"/>
          <w:sz w:val="24"/>
          <w:szCs w:val="24"/>
        </w:rPr>
        <w:fldChar w:fldCharType="separate"/>
      </w:r>
      <w:r w:rsidR="00361F8D" w:rsidRPr="00361F8D">
        <w:rPr>
          <w:rFonts w:ascii="Times New Roman" w:hAnsi="Times New Roman" w:cs="Times New Roman"/>
          <w:sz w:val="24"/>
        </w:rPr>
        <w:t>[34]</w:t>
      </w:r>
      <w:r w:rsidR="004B627F">
        <w:rPr>
          <w:rFonts w:ascii="Times New Roman" w:hAnsi="Times New Roman" w:cs="Times New Roman"/>
          <w:sz w:val="24"/>
          <w:szCs w:val="24"/>
        </w:rPr>
        <w:fldChar w:fldCharType="end"/>
      </w:r>
      <w:r w:rsidR="004B627F">
        <w:rPr>
          <w:rFonts w:ascii="Times New Roman" w:hAnsi="Times New Roman" w:cs="Times New Roman"/>
          <w:sz w:val="24"/>
          <w:szCs w:val="24"/>
        </w:rPr>
        <w:t>.</w:t>
      </w:r>
      <w:r w:rsidR="00A35E10">
        <w:rPr>
          <w:rFonts w:ascii="Times New Roman" w:hAnsi="Times New Roman" w:cs="Times New Roman"/>
          <w:sz w:val="24"/>
          <w:szCs w:val="24"/>
        </w:rPr>
        <w:t xml:space="preserve"> </w:t>
      </w:r>
      <w:r w:rsidR="002F18A7">
        <w:rPr>
          <w:rFonts w:ascii="Times New Roman" w:hAnsi="Times New Roman" w:cs="Times New Roman"/>
          <w:sz w:val="24"/>
          <w:szCs w:val="24"/>
        </w:rPr>
        <w:t>W</w:t>
      </w:r>
      <w:r w:rsidR="008C2A80" w:rsidRPr="008C2A80">
        <w:rPr>
          <w:rFonts w:ascii="Times New Roman" w:hAnsi="Times New Roman" w:cs="Times New Roman"/>
          <w:sz w:val="24"/>
          <w:szCs w:val="24"/>
        </w:rPr>
        <w:t xml:space="preserve">e </w:t>
      </w:r>
      <w:r w:rsidR="008C2A80">
        <w:rPr>
          <w:rFonts w:ascii="Times New Roman" w:hAnsi="Times New Roman" w:cs="Times New Roman"/>
          <w:sz w:val="24"/>
          <w:szCs w:val="24"/>
        </w:rPr>
        <w:t>also</w:t>
      </w:r>
      <w:r w:rsidR="008C2A80" w:rsidRPr="008C2A80">
        <w:rPr>
          <w:rFonts w:ascii="Times New Roman" w:hAnsi="Times New Roman" w:cs="Times New Roman"/>
          <w:sz w:val="24"/>
          <w:szCs w:val="24"/>
        </w:rPr>
        <w:t xml:space="preserve"> employ information criteria, e.g., the Akaike information criterion (AIC</w:t>
      </w:r>
      <w:r w:rsidR="004B627F">
        <w:rPr>
          <w:rFonts w:ascii="Times New Roman" w:hAnsi="Times New Roman" w:cs="Times New Roman"/>
          <w:sz w:val="24"/>
          <w:szCs w:val="24"/>
        </w:rPr>
        <w:t xml:space="preserve"> </w:t>
      </w:r>
      <w:r w:rsidR="004B627F">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{"citationID":"am340c42ke","properties":{"formattedCitation":"[35]","plainCitation":"[35]","noteIndex":0},"citationItems":[{"id":1694,"uris":["http://zotero.org/users/4185209/items/ZK9KUQWE"],"itemData":{"id":1694,"type":"article-journal","abstract":"The history of the development of statistical hypothesis testing in time series analysis is reviewed briefly and it is pointed out that the hypothesis testing procedure is not adequately defined as the procedure for statistical model identification. The classical maximum likelihood estimation procedure is reviewed and a new estimate minimum information theoretical criterion (AIC) estimate (MAICE) which is designed for the purpose of statistical identification is introduced. When there are several competing models the MAICE is defined by the model and the maximum likelihood estimates of the parameters which give the minimum of AIC defined by AIC = (-2)log-(maximum likelihood) + 2(number of independently adjusted parameters within the model). MAICE provides a versatile procedure for statistical model identification which is free from the ambiguities inherent in the application of conventional hypothesis testing procedure. The practical utility of MAICE in time series analysis is demonstrated with some numerical examples.","container-title":"IEEE Transactions on Automatic Control","DOI":"10.1109/TAC.1974.1100705","ISSN":"1558-2523","issue":"6","note":"event-title: IEEE Transactions on Automatic Control","page":"716-723","source":"IEEE Xplore","title":"A new look at the statistical model identification","volume":"19","author":[{"family":"Akaike","given":"H."}],"issued":{"date-parts":[["1974",12]]}}}],"schema":"https://github.com/citation-style-language/schema/raw/master/csl-citation.json"} </w:instrText>
      </w:r>
      <w:r w:rsidR="004B627F">
        <w:rPr>
          <w:rFonts w:ascii="Times New Roman" w:hAnsi="Times New Roman" w:cs="Times New Roman"/>
          <w:sz w:val="24"/>
          <w:szCs w:val="24"/>
        </w:rPr>
        <w:fldChar w:fldCharType="separate"/>
      </w:r>
      <w:r w:rsidR="00361F8D" w:rsidRPr="00361F8D">
        <w:rPr>
          <w:rFonts w:ascii="Times New Roman" w:hAnsi="Times New Roman" w:cs="Times New Roman"/>
          <w:sz w:val="24"/>
        </w:rPr>
        <w:t>[35]</w:t>
      </w:r>
      <w:r w:rsidR="004B627F">
        <w:rPr>
          <w:rFonts w:ascii="Times New Roman" w:hAnsi="Times New Roman" w:cs="Times New Roman"/>
          <w:sz w:val="24"/>
          <w:szCs w:val="24"/>
        </w:rPr>
        <w:fldChar w:fldCharType="end"/>
      </w:r>
      <w:r w:rsidR="004B627F">
        <w:rPr>
          <w:rFonts w:ascii="Times New Roman" w:hAnsi="Times New Roman" w:cs="Times New Roman"/>
          <w:sz w:val="24"/>
          <w:szCs w:val="24"/>
        </w:rPr>
        <w:t xml:space="preserve">) </w:t>
      </w:r>
      <w:r w:rsidR="008C2A80" w:rsidRPr="008C2A80">
        <w:rPr>
          <w:rFonts w:ascii="Times New Roman" w:hAnsi="Times New Roman" w:cs="Times New Roman"/>
          <w:sz w:val="24"/>
          <w:szCs w:val="24"/>
        </w:rPr>
        <w:t>and Bayesian information criterion (BIC</w:t>
      </w:r>
      <w:r w:rsidR="00510C28">
        <w:rPr>
          <w:rFonts w:ascii="Times New Roman" w:hAnsi="Times New Roman" w:cs="Times New Roman"/>
          <w:sz w:val="24"/>
          <w:szCs w:val="24"/>
        </w:rPr>
        <w:t xml:space="preserve"> </w:t>
      </w:r>
      <w:r w:rsidR="00510C28">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{"citationID":"ajr72seeuq","properties":{"formattedCitation":"[36]","plainCitation":"[36]","noteIndex":0},"citationItems":[{"id":1697,"uris":["http://zotero.org/users/4185209/items/7RQDT3ZY"],"itemData":{"id":1697,"type":"article-journal","abstract":"The problem of selecting one of a number of models of different dimensions is treated by finding its Bayes solution, and evaluating the leading terms of its asymptotic expansion. These terms are a valid large-sample criterion beyond the Bayesian context, since they do not depend on the a priori distribution.","container-title":"The Annals of Statistics","ISSN":"0090-5364","issue":"2","note":"publisher: Institute of Mathematical Statistics","page":"461-464","source":"JSTOR","title":"Estimating the Dimension of a Model","volume":"6","author":[{"family":"Schwarz","given":"Gideon"}],"issued":{"date-parts":[["1978"]]}}}],"schema":"https://github.com/citation-style-language/schema/raw/master/csl-citation.json"} </w:instrText>
      </w:r>
      <w:r w:rsidR="00510C28">
        <w:rPr>
          <w:rFonts w:ascii="Times New Roman" w:hAnsi="Times New Roman" w:cs="Times New Roman"/>
          <w:sz w:val="24"/>
          <w:szCs w:val="24"/>
        </w:rPr>
        <w:fldChar w:fldCharType="separate"/>
      </w:r>
      <w:r w:rsidR="00361F8D" w:rsidRPr="00361F8D">
        <w:rPr>
          <w:rFonts w:ascii="Times New Roman" w:hAnsi="Times New Roman" w:cs="Times New Roman"/>
          <w:sz w:val="24"/>
        </w:rPr>
        <w:t>[36]</w:t>
      </w:r>
      <w:r w:rsidR="00510C28">
        <w:rPr>
          <w:rFonts w:ascii="Times New Roman" w:hAnsi="Times New Roman" w:cs="Times New Roman"/>
          <w:sz w:val="24"/>
          <w:szCs w:val="24"/>
        </w:rPr>
        <w:fldChar w:fldCharType="end"/>
      </w:r>
      <w:r w:rsidR="00510C28">
        <w:rPr>
          <w:rFonts w:ascii="Times New Roman" w:hAnsi="Times New Roman" w:cs="Times New Roman"/>
          <w:sz w:val="24"/>
          <w:szCs w:val="24"/>
        </w:rPr>
        <w:t xml:space="preserve">) </w:t>
      </w:r>
      <w:r w:rsidR="008C2A80" w:rsidRPr="008C2A80">
        <w:rPr>
          <w:rFonts w:ascii="Times New Roman" w:hAnsi="Times New Roman" w:cs="Times New Roman"/>
          <w:sz w:val="24"/>
          <w:szCs w:val="24"/>
        </w:rPr>
        <w:t>as a goodness-of-fit measure for the</w:t>
      </w:r>
      <w:r w:rsidR="002F18A7">
        <w:rPr>
          <w:rFonts w:ascii="Times New Roman" w:hAnsi="Times New Roman" w:cs="Times New Roman"/>
          <w:sz w:val="24"/>
          <w:szCs w:val="24"/>
        </w:rPr>
        <w:t xml:space="preserve"> final multiva</w:t>
      </w:r>
      <w:r w:rsidR="00D62E49">
        <w:rPr>
          <w:rFonts w:ascii="Times New Roman" w:hAnsi="Times New Roman" w:cs="Times New Roman"/>
          <w:sz w:val="24"/>
          <w:szCs w:val="24"/>
        </w:rPr>
        <w:t xml:space="preserve">riable </w:t>
      </w:r>
      <w:r w:rsidR="008C2A80" w:rsidRPr="008C2A80">
        <w:rPr>
          <w:rFonts w:ascii="Times New Roman" w:hAnsi="Times New Roman" w:cs="Times New Roman"/>
          <w:sz w:val="24"/>
          <w:szCs w:val="24"/>
        </w:rPr>
        <w:t>logi</w:t>
      </w:r>
      <w:r w:rsidR="002F18A7">
        <w:rPr>
          <w:rFonts w:ascii="Times New Roman" w:hAnsi="Times New Roman" w:cs="Times New Roman"/>
          <w:sz w:val="24"/>
          <w:szCs w:val="24"/>
        </w:rPr>
        <w:t xml:space="preserve">stic </w:t>
      </w:r>
      <w:r w:rsidR="008C2A80" w:rsidRPr="008C2A80">
        <w:rPr>
          <w:rFonts w:ascii="Times New Roman" w:hAnsi="Times New Roman" w:cs="Times New Roman"/>
          <w:sz w:val="24"/>
          <w:szCs w:val="24"/>
        </w:rPr>
        <w:t>model.</w:t>
      </w:r>
    </w:p>
    <w:p w14:paraId="7BA20466" w14:textId="24D56643" w:rsidR="00275578" w:rsidRPr="00D97196" w:rsidRDefault="00275578" w:rsidP="0063530A">
      <w:pPr>
        <w:spacing w:line="480" w:lineRule="auto"/>
        <w:ind w:firstLine="720"/>
        <w:rPr>
          <w:rFonts w:ascii="Times New Roman" w:hAnsi="Times New Roman" w:cs="Times New Roman"/>
          <w:b/>
          <w:sz w:val="24"/>
          <w:szCs w:val="24"/>
        </w:rPr>
      </w:pPr>
      <w:commentRangeStart w:id="36"/>
      <w:commentRangeStart w:id="37"/>
      <w:commentRangeStart w:id="38"/>
      <w:r w:rsidRPr="00D97196">
        <w:rPr>
          <w:rFonts w:ascii="Times New Roman" w:hAnsi="Times New Roman" w:cs="Times New Roman"/>
          <w:sz w:val="24"/>
          <w:szCs w:val="24"/>
        </w:rPr>
        <w:t>We used Stata command</w:t>
      </w:r>
      <w:r w:rsidR="00D60A98">
        <w:rPr>
          <w:rFonts w:ascii="Times New Roman" w:hAnsi="Times New Roman" w:cs="Times New Roman"/>
          <w:sz w:val="24"/>
          <w:szCs w:val="24"/>
        </w:rPr>
        <w:t xml:space="preserve"> (</w:t>
      </w:r>
      <w:proofErr w:type="spellStart"/>
      <w:r w:rsidR="00D60A98">
        <w:rPr>
          <w:rStyle w:val="fontstyle01"/>
          <w:rFonts w:ascii="Times New Roman" w:hAnsi="Times New Roman" w:cs="Times New Roman"/>
          <w:sz w:val="24"/>
          <w:szCs w:val="24"/>
        </w:rPr>
        <w:t>Svyset</w:t>
      </w:r>
      <w:proofErr w:type="spellEnd"/>
      <w:r w:rsidR="00D60A98">
        <w:rPr>
          <w:rStyle w:val="fontstyle01"/>
          <w:rFonts w:ascii="Times New Roman" w:hAnsi="Times New Roman" w:cs="Times New Roman"/>
          <w:sz w:val="24"/>
          <w:szCs w:val="24"/>
        </w:rPr>
        <w:t>)</w:t>
      </w:r>
      <w:r w:rsidRPr="00D97196">
        <w:rPr>
          <w:rFonts w:ascii="Times New Roman" w:hAnsi="Times New Roman" w:cs="Times New Roman"/>
          <w:sz w:val="24"/>
          <w:szCs w:val="24"/>
        </w:rPr>
        <w:t xml:space="preserve"> of the survey data reference manual to account</w:t>
      </w:r>
      <w:r w:rsidR="00A809D3">
        <w:rPr>
          <w:rFonts w:ascii="Times New Roman" w:hAnsi="Times New Roman" w:cs="Times New Roman"/>
          <w:sz w:val="24"/>
          <w:szCs w:val="24"/>
        </w:rPr>
        <w:t>ing</w:t>
      </w:r>
      <w:r w:rsidRPr="00D97196">
        <w:rPr>
          <w:rFonts w:ascii="Times New Roman" w:hAnsi="Times New Roman" w:cs="Times New Roman"/>
          <w:sz w:val="24"/>
          <w:szCs w:val="24"/>
        </w:rPr>
        <w:t xml:space="preserve"> for the complex survey settings of the datasets </w:t>
      </w:r>
      <w:r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{"citationID":"6YDmMCNA","properties":{"formattedCitation":"[37]","plainCitation":"[37]","noteIndex":0},"citationItems":[{"id":1498,"uris":["http://zotero.org/users/4185209/items/H48H22TP"],"itemData":{"id":1498,"type":"webpage","abstract":"Survey Data Reference Manual, Stata Release 17","title":"Stata Bookstore | Survey Data Reference Manual, Release 17","URL":"https://www.stata.com/bookstore/survey-data-reference-manual/","accessed":{"date-parts":[["2022",8,13]]}}}],"schema":"https://github.com/citation-style-language/schema/raw/master/csl-citation.json"} </w:instrText>
      </w:r>
      <w:r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[37]</w:t>
      </w:r>
      <w:r w:rsidRPr="00D97196">
        <w:rPr>
          <w:rFonts w:ascii="Times New Roman" w:hAnsi="Times New Roman" w:cs="Times New Roman"/>
          <w:sz w:val="24"/>
          <w:szCs w:val="24"/>
        </w:rPr>
        <w:fldChar w:fldCharType="end"/>
      </w:r>
      <w:r w:rsidRPr="00D97196">
        <w:rPr>
          <w:rFonts w:ascii="Times New Roman" w:hAnsi="Times New Roman" w:cs="Times New Roman"/>
          <w:sz w:val="24"/>
          <w:szCs w:val="24"/>
        </w:rPr>
        <w:t>.</w:t>
      </w:r>
      <w:commentRangeEnd w:id="36"/>
      <w:r w:rsidR="008F3B8F">
        <w:rPr>
          <w:rStyle w:val="CommentReference"/>
        </w:rPr>
        <w:commentReference w:id="36"/>
      </w:r>
      <w:commentRangeEnd w:id="37"/>
      <w:r w:rsidR="00F558CE">
        <w:rPr>
          <w:rStyle w:val="CommentReference"/>
        </w:rPr>
        <w:commentReference w:id="37"/>
      </w:r>
      <w:commentRangeEnd w:id="38"/>
      <w:r w:rsidR="00A35E10">
        <w:rPr>
          <w:rStyle w:val="CommentReference"/>
        </w:rPr>
        <w:commentReference w:id="38"/>
      </w:r>
      <w:r w:rsidR="00D60A98">
        <w:rPr>
          <w:rFonts w:ascii="Times New Roman" w:hAnsi="Times New Roman" w:cs="Times New Roman"/>
          <w:sz w:val="24"/>
          <w:szCs w:val="24"/>
        </w:rPr>
        <w:t xml:space="preserve"> </w:t>
      </w:r>
      <w:proofErr w:type="spellStart"/>
      <w:r w:rsidR="00D60A98" w:rsidRPr="00D60A98">
        <w:rPr>
          <w:rFonts w:ascii="Times New Roman" w:hAnsi="Times New Roman" w:cs="Times New Roman"/>
          <w:sz w:val="24"/>
          <w:szCs w:val="24"/>
        </w:rPr>
        <w:t>Svyset</w:t>
      </w:r>
      <w:proofErr w:type="spellEnd"/>
      <w:r w:rsidR="00D60A98" w:rsidRPr="00D60A98">
        <w:rPr>
          <w:rFonts w:ascii="Times New Roman" w:hAnsi="Times New Roman" w:cs="Times New Roman"/>
          <w:sz w:val="24"/>
          <w:szCs w:val="24"/>
        </w:rPr>
        <w:t xml:space="preserve"> commands </w:t>
      </w:r>
      <w:r w:rsidR="009540A1">
        <w:rPr>
          <w:rFonts w:ascii="Times New Roman" w:hAnsi="Times New Roman" w:cs="Times New Roman"/>
          <w:sz w:val="24"/>
          <w:szCs w:val="24"/>
        </w:rPr>
        <w:t xml:space="preserve">were developed for STATA to consider the survey </w:t>
      </w:r>
      <w:r w:rsidR="00D60A98" w:rsidRPr="00D60A98">
        <w:rPr>
          <w:rFonts w:ascii="Times New Roman" w:hAnsi="Times New Roman" w:cs="Times New Roman"/>
          <w:sz w:val="24"/>
          <w:szCs w:val="24"/>
        </w:rPr>
        <w:t xml:space="preserve">design elements such as </w:t>
      </w:r>
      <w:r w:rsidR="009540A1">
        <w:rPr>
          <w:rFonts w:ascii="Times New Roman" w:hAnsi="Times New Roman" w:cs="Times New Roman"/>
          <w:sz w:val="24"/>
          <w:szCs w:val="24"/>
        </w:rPr>
        <w:t>sample weights, PSU, clusters</w:t>
      </w:r>
      <w:r w:rsidR="00682909">
        <w:rPr>
          <w:rFonts w:ascii="Times New Roman" w:hAnsi="Times New Roman" w:cs="Times New Roman"/>
          <w:sz w:val="24"/>
          <w:szCs w:val="24"/>
        </w:rPr>
        <w:t xml:space="preserve"> and </w:t>
      </w:r>
      <w:r w:rsidR="009540A1">
        <w:rPr>
          <w:rFonts w:ascii="Times New Roman" w:hAnsi="Times New Roman" w:cs="Times New Roman"/>
          <w:sz w:val="24"/>
          <w:szCs w:val="24"/>
        </w:rPr>
        <w:t>strata</w:t>
      </w:r>
      <w:r w:rsidR="00D60A98" w:rsidRPr="00D60A98">
        <w:rPr>
          <w:rFonts w:ascii="Times New Roman" w:hAnsi="Times New Roman" w:cs="Times New Roman"/>
          <w:sz w:val="24"/>
          <w:szCs w:val="24"/>
        </w:rPr>
        <w:t xml:space="preserve"> </w:t>
      </w:r>
      <w:r w:rsidR="00510C28">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{"citationID":"a2v95v446a","properties":{"formattedCitation":"[38]","plainCitation":"[38]","noteIndex":0},"citationItems":[{"id":1698,"uris":["http://zotero.org/users/4185209/items/27YATJMV"],"itemData":{"id":1698,"type":"webpage","title":"Survey Data Analysis in Stata","URL":"https://stats.oarc.ucla.edu/stata/seminars/svy-stata-8/","accessed":{"date-parts":[["2023",1,21]]}}}],"schema":"https://github.com/citation-style-language/schema/raw/master/csl-citation.json"} </w:instrText>
      </w:r>
      <w:r w:rsidR="00510C28">
        <w:rPr>
          <w:rFonts w:ascii="Times New Roman" w:hAnsi="Times New Roman" w:cs="Times New Roman"/>
          <w:sz w:val="24"/>
          <w:szCs w:val="24"/>
        </w:rPr>
        <w:fldChar w:fldCharType="separate"/>
      </w:r>
      <w:r w:rsidR="00361F8D" w:rsidRPr="00361F8D">
        <w:rPr>
          <w:rFonts w:ascii="Times New Roman" w:hAnsi="Times New Roman" w:cs="Times New Roman"/>
          <w:sz w:val="24"/>
        </w:rPr>
        <w:t>[38]</w:t>
      </w:r>
      <w:r w:rsidR="00510C28">
        <w:rPr>
          <w:rFonts w:ascii="Times New Roman" w:hAnsi="Times New Roman" w:cs="Times New Roman"/>
          <w:sz w:val="24"/>
          <w:szCs w:val="24"/>
        </w:rPr>
        <w:fldChar w:fldCharType="end"/>
      </w:r>
      <w:r w:rsidR="00510C28">
        <w:rPr>
          <w:rFonts w:ascii="Times New Roman" w:hAnsi="Times New Roman" w:cs="Times New Roman"/>
          <w:sz w:val="24"/>
          <w:szCs w:val="24"/>
        </w:rPr>
        <w:t>.</w:t>
      </w:r>
    </w:p>
    <w:p w14:paraId="1EFCBEDB" w14:textId="77777777" w:rsidR="00714917" w:rsidRDefault="00275578" w:rsidP="0063530A">
      <w:pPr>
        <w:spacing w:line="480" w:lineRule="auto"/>
        <w:rPr>
          <w:rFonts w:ascii="Times New Roman" w:hAnsi="Times New Roman" w:cs="Times New Roman"/>
          <w:b/>
          <w:sz w:val="24"/>
          <w:szCs w:val="24"/>
        </w:rPr>
      </w:pPr>
      <w:commentRangeStart w:id="39"/>
      <w:r w:rsidRPr="00D97196">
        <w:rPr>
          <w:rFonts w:ascii="Times New Roman" w:hAnsi="Times New Roman" w:cs="Times New Roman"/>
          <w:b/>
          <w:sz w:val="24"/>
          <w:szCs w:val="24"/>
        </w:rPr>
        <w:t>Results</w:t>
      </w:r>
      <w:commentRangeEnd w:id="39"/>
      <w:r w:rsidR="006969E6">
        <w:rPr>
          <w:rStyle w:val="CommentReference"/>
        </w:rPr>
        <w:commentReference w:id="39"/>
      </w:r>
    </w:p>
    <w:p w14:paraId="7F080510" w14:textId="097A4293" w:rsidR="00E64C65" w:rsidRPr="00D97196" w:rsidRDefault="00714917" w:rsidP="0063530A">
      <w:pPr>
        <w:spacing w:line="480" w:lineRule="auto"/>
        <w:ind w:firstLine="720"/>
        <w:rPr>
          <w:rFonts w:ascii="Times New Roman" w:hAnsi="Times New Roman" w:cs="Times New Roman"/>
          <w:sz w:val="24"/>
          <w:szCs w:val="24"/>
        </w:rPr>
      </w:pPr>
      <w:commentRangeStart w:id="40"/>
      <w:commentRangeStart w:id="41"/>
      <w:commentRangeStart w:id="42"/>
      <w:r w:rsidRPr="00F411AC">
        <w:rPr>
          <w:rFonts w:ascii="Times New Roman" w:hAnsi="Times New Roman" w:cs="Times New Roman"/>
          <w:color w:val="313131"/>
          <w:sz w:val="24"/>
          <w:szCs w:val="24"/>
          <w:shd w:val="clear" w:color="auto" w:fill="FFFFFF"/>
        </w:rPr>
        <w:t xml:space="preserve">The </w:t>
      </w:r>
      <w:r w:rsidR="00533687">
        <w:rPr>
          <w:rFonts w:ascii="Times New Roman" w:hAnsi="Times New Roman" w:cs="Times New Roman"/>
          <w:color w:val="313131"/>
          <w:sz w:val="24"/>
          <w:szCs w:val="24"/>
          <w:shd w:val="clear" w:color="auto" w:fill="FFFFFF"/>
        </w:rPr>
        <w:t>occurrence</w:t>
      </w:r>
      <w:r w:rsidRPr="00F411AC">
        <w:rPr>
          <w:rFonts w:ascii="Times New Roman" w:hAnsi="Times New Roman" w:cs="Times New Roman"/>
          <w:color w:val="313131"/>
          <w:sz w:val="24"/>
          <w:szCs w:val="24"/>
          <w:shd w:val="clear" w:color="auto" w:fill="FFFFFF"/>
        </w:rPr>
        <w:t xml:space="preserve"> of diarrhea among </w:t>
      </w:r>
      <w:r w:rsidR="002A6237">
        <w:rPr>
          <w:rFonts w:ascii="Times New Roman" w:hAnsi="Times New Roman" w:cs="Times New Roman"/>
          <w:color w:val="313131"/>
          <w:sz w:val="24"/>
          <w:szCs w:val="24"/>
          <w:shd w:val="clear" w:color="auto" w:fill="FFFFFF"/>
        </w:rPr>
        <w:t xml:space="preserve">0-5 years old </w:t>
      </w:r>
      <w:r w:rsidRPr="00F411AC">
        <w:rPr>
          <w:rFonts w:ascii="Times New Roman" w:hAnsi="Times New Roman" w:cs="Times New Roman"/>
          <w:color w:val="313131"/>
          <w:sz w:val="24"/>
          <w:szCs w:val="24"/>
          <w:shd w:val="clear" w:color="auto" w:fill="FFFFFF"/>
        </w:rPr>
        <w:t xml:space="preserve">children decreased from </w:t>
      </w:r>
      <w:commentRangeStart w:id="43"/>
      <w:commentRangeStart w:id="44"/>
      <w:commentRangeStart w:id="45"/>
      <w:commentRangeStart w:id="46"/>
      <w:r w:rsidRPr="00F411AC">
        <w:rPr>
          <w:rFonts w:ascii="Times New Roman" w:hAnsi="Times New Roman" w:cs="Times New Roman"/>
          <w:color w:val="313131"/>
          <w:sz w:val="24"/>
          <w:szCs w:val="24"/>
          <w:shd w:val="clear" w:color="auto" w:fill="FFFFFF"/>
        </w:rPr>
        <w:t>7.1% in 2006 to 3.9% in 2012 then increased to 6.9% in 2019</w:t>
      </w:r>
      <w:commentRangeEnd w:id="43"/>
      <w:r w:rsidR="000849F9">
        <w:rPr>
          <w:rStyle w:val="CommentReference"/>
        </w:rPr>
        <w:commentReference w:id="43"/>
      </w:r>
      <w:commentRangeEnd w:id="44"/>
      <w:r w:rsidR="005710FB">
        <w:rPr>
          <w:rStyle w:val="CommentReference"/>
        </w:rPr>
        <w:commentReference w:id="44"/>
      </w:r>
      <w:commentRangeEnd w:id="45"/>
      <w:r w:rsidR="00A72693">
        <w:rPr>
          <w:rStyle w:val="CommentReference"/>
        </w:rPr>
        <w:commentReference w:id="45"/>
      </w:r>
      <w:commentRangeEnd w:id="46"/>
      <w:r w:rsidR="00986F74">
        <w:rPr>
          <w:rStyle w:val="CommentReference"/>
        </w:rPr>
        <w:commentReference w:id="46"/>
      </w:r>
      <w:r w:rsidRPr="00F411AC">
        <w:rPr>
          <w:rFonts w:ascii="Times New Roman" w:hAnsi="Times New Roman" w:cs="Times New Roman"/>
          <w:color w:val="313131"/>
          <w:sz w:val="24"/>
          <w:szCs w:val="24"/>
          <w:shd w:val="clear" w:color="auto" w:fill="FFFFFF"/>
        </w:rPr>
        <w:t xml:space="preserve">.  </w:t>
      </w:r>
      <w:del w:id="47" w:author="Mohammad Nayeem Hasan" w:date="2023-02-15T01:53:00Z">
        <w:r w:rsidR="00A72693" w:rsidDel="00864741">
          <w:rPr>
            <w:rFonts w:ascii="Times New Roman" w:hAnsi="Times New Roman" w:cs="Times New Roman"/>
            <w:color w:val="313131"/>
            <w:sz w:val="24"/>
            <w:szCs w:val="24"/>
            <w:shd w:val="clear" w:color="auto" w:fill="FFFFFF"/>
          </w:rPr>
          <w:delText>M</w:delText>
        </w:r>
        <w:r w:rsidRPr="00F411AC" w:rsidDel="00864741">
          <w:rPr>
            <w:rFonts w:ascii="Times New Roman" w:hAnsi="Times New Roman" w:cs="Times New Roman"/>
            <w:color w:val="313131"/>
            <w:sz w:val="24"/>
            <w:szCs w:val="24"/>
            <w:shd w:val="clear" w:color="auto" w:fill="FFFFFF"/>
          </w:rPr>
          <w:delText>oreover</w:delText>
        </w:r>
        <w:r w:rsidR="008F273F" w:rsidDel="00864741">
          <w:rPr>
            <w:rFonts w:ascii="Times New Roman" w:hAnsi="Times New Roman" w:cs="Times New Roman"/>
            <w:color w:val="313131"/>
            <w:sz w:val="24"/>
            <w:szCs w:val="24"/>
            <w:shd w:val="clear" w:color="auto" w:fill="FFFFFF"/>
          </w:rPr>
          <w:delText>;</w:delText>
        </w:r>
      </w:del>
      <w:ins w:id="48" w:author="Mohammad Nayeem Hasan" w:date="2023-02-15T01:53:00Z">
        <w:r w:rsidR="00864741">
          <w:rPr>
            <w:rFonts w:ascii="Times New Roman" w:hAnsi="Times New Roman" w:cs="Times New Roman"/>
            <w:color w:val="313131"/>
            <w:sz w:val="24"/>
            <w:szCs w:val="24"/>
            <w:shd w:val="clear" w:color="auto" w:fill="FFFFFF"/>
          </w:rPr>
          <w:t>M</w:t>
        </w:r>
        <w:r w:rsidR="00864741" w:rsidRPr="00F411AC">
          <w:rPr>
            <w:rFonts w:ascii="Times New Roman" w:hAnsi="Times New Roman" w:cs="Times New Roman"/>
            <w:color w:val="313131"/>
            <w:sz w:val="24"/>
            <w:szCs w:val="24"/>
            <w:shd w:val="clear" w:color="auto" w:fill="FFFFFF"/>
          </w:rPr>
          <w:t>oreover</w:t>
        </w:r>
        <w:r w:rsidR="00864741">
          <w:rPr>
            <w:rFonts w:ascii="Times New Roman" w:hAnsi="Times New Roman" w:cs="Times New Roman"/>
            <w:color w:val="313131"/>
            <w:sz w:val="24"/>
            <w:szCs w:val="24"/>
            <w:shd w:val="clear" w:color="auto" w:fill="FFFFFF"/>
          </w:rPr>
          <w:t>,</w:t>
        </w:r>
      </w:ins>
      <w:r w:rsidRPr="00F411AC">
        <w:rPr>
          <w:rFonts w:ascii="Times New Roman" w:hAnsi="Times New Roman" w:cs="Times New Roman"/>
          <w:color w:val="313131"/>
          <w:sz w:val="24"/>
          <w:szCs w:val="24"/>
          <w:shd w:val="clear" w:color="auto" w:fill="FFFFFF"/>
        </w:rPr>
        <w:t xml:space="preserve"> among the age group </w:t>
      </w:r>
      <w:r w:rsidR="00E0777D" w:rsidRPr="00F411AC">
        <w:rPr>
          <w:rFonts w:ascii="Times New Roman" w:hAnsi="Times New Roman" w:cs="Times New Roman"/>
          <w:color w:val="313131"/>
          <w:sz w:val="24"/>
          <w:szCs w:val="24"/>
          <w:shd w:val="clear" w:color="auto" w:fill="FFFFFF"/>
        </w:rPr>
        <w:t>12–23-month</w:t>
      </w:r>
      <w:r w:rsidRPr="00F411AC">
        <w:rPr>
          <w:rFonts w:ascii="Times New Roman" w:hAnsi="Times New Roman" w:cs="Times New Roman"/>
          <w:color w:val="313131"/>
          <w:sz w:val="24"/>
          <w:szCs w:val="24"/>
          <w:shd w:val="clear" w:color="auto" w:fill="FFFFFF"/>
        </w:rPr>
        <w:t xml:space="preserve"> children 10.</w:t>
      </w:r>
      <w:r w:rsidR="004D0B15">
        <w:rPr>
          <w:rFonts w:ascii="Times New Roman" w:hAnsi="Times New Roman" w:cs="Times New Roman"/>
          <w:color w:val="313131"/>
          <w:sz w:val="24"/>
          <w:szCs w:val="24"/>
          <w:shd w:val="clear" w:color="auto" w:fill="FFFFFF"/>
        </w:rPr>
        <w:t>0</w:t>
      </w:r>
      <w:r w:rsidRPr="00F411AC">
        <w:rPr>
          <w:rFonts w:ascii="Times New Roman" w:hAnsi="Times New Roman" w:cs="Times New Roman"/>
          <w:color w:val="313131"/>
          <w:sz w:val="24"/>
          <w:szCs w:val="24"/>
          <w:shd w:val="clear" w:color="auto" w:fill="FFFFFF"/>
        </w:rPr>
        <w:t xml:space="preserve">%, 7.7% </w:t>
      </w:r>
      <w:r w:rsidR="00E0777D">
        <w:rPr>
          <w:rFonts w:ascii="Times New Roman" w:hAnsi="Times New Roman" w:cs="Times New Roman"/>
          <w:color w:val="313131"/>
          <w:sz w:val="24"/>
          <w:szCs w:val="24"/>
          <w:shd w:val="clear" w:color="auto" w:fill="FFFFFF"/>
        </w:rPr>
        <w:t>and</w:t>
      </w:r>
      <w:r w:rsidRPr="00F411AC">
        <w:rPr>
          <w:rFonts w:ascii="Times New Roman" w:hAnsi="Times New Roman" w:cs="Times New Roman"/>
          <w:color w:val="313131"/>
          <w:sz w:val="24"/>
          <w:szCs w:val="24"/>
          <w:shd w:val="clear" w:color="auto" w:fill="FFFFFF"/>
        </w:rPr>
        <w:t xml:space="preserve"> 10.1% had diarrhea respectively based on the MICS data of 2006,</w:t>
      </w:r>
      <w:r w:rsidR="00E0777D">
        <w:rPr>
          <w:rFonts w:ascii="Times New Roman" w:hAnsi="Times New Roman" w:cs="Times New Roman"/>
          <w:color w:val="313131"/>
          <w:sz w:val="24"/>
          <w:szCs w:val="24"/>
          <w:shd w:val="clear" w:color="auto" w:fill="FFFFFF"/>
        </w:rPr>
        <w:t xml:space="preserve"> </w:t>
      </w:r>
      <w:r w:rsidRPr="00F411AC">
        <w:rPr>
          <w:rFonts w:ascii="Times New Roman" w:hAnsi="Times New Roman" w:cs="Times New Roman"/>
          <w:color w:val="313131"/>
          <w:sz w:val="24"/>
          <w:szCs w:val="24"/>
          <w:shd w:val="clear" w:color="auto" w:fill="FFFFFF"/>
        </w:rPr>
        <w:t xml:space="preserve">2012 </w:t>
      </w:r>
      <w:r w:rsidR="00E0777D">
        <w:rPr>
          <w:rFonts w:ascii="Times New Roman" w:hAnsi="Times New Roman" w:cs="Times New Roman"/>
          <w:color w:val="313131"/>
          <w:sz w:val="24"/>
          <w:szCs w:val="24"/>
          <w:shd w:val="clear" w:color="auto" w:fill="FFFFFF"/>
        </w:rPr>
        <w:t>and</w:t>
      </w:r>
      <w:r w:rsidRPr="00F411AC">
        <w:rPr>
          <w:rFonts w:ascii="Times New Roman" w:hAnsi="Times New Roman" w:cs="Times New Roman"/>
          <w:color w:val="313131"/>
          <w:sz w:val="24"/>
          <w:szCs w:val="24"/>
          <w:shd w:val="clear" w:color="auto" w:fill="FFFFFF"/>
        </w:rPr>
        <w:t xml:space="preserve"> 2019</w:t>
      </w:r>
      <w:r w:rsidR="000F6814">
        <w:rPr>
          <w:rFonts w:ascii="Times New Roman" w:hAnsi="Times New Roman" w:cs="Times New Roman"/>
          <w:color w:val="313131"/>
          <w:sz w:val="24"/>
          <w:szCs w:val="24"/>
          <w:shd w:val="clear" w:color="auto" w:fill="FFFFFF"/>
        </w:rPr>
        <w:t>.</w:t>
      </w:r>
      <w:r w:rsidRPr="00F411AC">
        <w:rPr>
          <w:rFonts w:ascii="Times New Roman" w:hAnsi="Times New Roman" w:cs="Times New Roman"/>
          <w:color w:val="313131"/>
          <w:sz w:val="24"/>
          <w:szCs w:val="24"/>
          <w:shd w:val="clear" w:color="auto" w:fill="FFFFFF"/>
        </w:rPr>
        <w:t xml:space="preserve"> Among underweight children, 8.5% of them had diarrhea in the MICS data of 2019</w:t>
      </w:r>
      <w:r w:rsidR="00E0777D">
        <w:rPr>
          <w:rFonts w:ascii="Times New Roman" w:hAnsi="Times New Roman" w:cs="Times New Roman"/>
          <w:color w:val="313131"/>
          <w:sz w:val="24"/>
          <w:szCs w:val="24"/>
          <w:shd w:val="clear" w:color="auto" w:fill="FFFFFF"/>
        </w:rPr>
        <w:t>, which was 4.0</w:t>
      </w:r>
      <w:r w:rsidR="00E0777D" w:rsidRPr="00F411AC">
        <w:rPr>
          <w:rFonts w:ascii="Times New Roman" w:hAnsi="Times New Roman" w:cs="Times New Roman"/>
          <w:color w:val="313131"/>
          <w:sz w:val="24"/>
          <w:szCs w:val="24"/>
          <w:shd w:val="clear" w:color="auto" w:fill="FFFFFF"/>
        </w:rPr>
        <w:t>% in the MICS data of 201</w:t>
      </w:r>
      <w:r w:rsidR="00E0777D">
        <w:rPr>
          <w:rFonts w:ascii="Times New Roman" w:hAnsi="Times New Roman" w:cs="Times New Roman"/>
          <w:color w:val="313131"/>
          <w:sz w:val="24"/>
          <w:szCs w:val="24"/>
          <w:shd w:val="clear" w:color="auto" w:fill="FFFFFF"/>
        </w:rPr>
        <w:t>2</w:t>
      </w:r>
      <w:r w:rsidRPr="00F411AC">
        <w:rPr>
          <w:rFonts w:ascii="Times New Roman" w:hAnsi="Times New Roman" w:cs="Times New Roman"/>
          <w:color w:val="313131"/>
          <w:sz w:val="24"/>
          <w:szCs w:val="24"/>
          <w:shd w:val="clear" w:color="auto" w:fill="FFFFFF"/>
        </w:rPr>
        <w:t>. Based on the division in Barisal 8.9%, 6.3%, 14.1% children had diarrhea respectively as reported</w:t>
      </w:r>
      <w:r w:rsidR="00042110">
        <w:rPr>
          <w:rFonts w:ascii="Times New Roman" w:hAnsi="Times New Roman" w:cs="Times New Roman"/>
          <w:color w:val="313131"/>
          <w:sz w:val="24"/>
          <w:szCs w:val="24"/>
          <w:shd w:val="clear" w:color="auto" w:fill="FFFFFF"/>
        </w:rPr>
        <w:t xml:space="preserve"> highest</w:t>
      </w:r>
      <w:r w:rsidRPr="00F411AC">
        <w:rPr>
          <w:rFonts w:ascii="Times New Roman" w:hAnsi="Times New Roman" w:cs="Times New Roman"/>
          <w:color w:val="313131"/>
          <w:sz w:val="24"/>
          <w:szCs w:val="24"/>
          <w:shd w:val="clear" w:color="auto" w:fill="FFFFFF"/>
        </w:rPr>
        <w:t xml:space="preserve"> in 2006, 2012 </w:t>
      </w:r>
      <w:r w:rsidR="000F6814">
        <w:rPr>
          <w:rFonts w:ascii="Times New Roman" w:hAnsi="Times New Roman" w:cs="Times New Roman"/>
          <w:color w:val="313131"/>
          <w:sz w:val="24"/>
          <w:szCs w:val="24"/>
          <w:shd w:val="clear" w:color="auto" w:fill="FFFFFF"/>
        </w:rPr>
        <w:t>and</w:t>
      </w:r>
      <w:r w:rsidR="000F6814" w:rsidRPr="00F411AC" w:rsidDel="00E0777D">
        <w:rPr>
          <w:rFonts w:ascii="Times New Roman" w:hAnsi="Times New Roman" w:cs="Times New Roman"/>
          <w:color w:val="313131"/>
          <w:sz w:val="24"/>
          <w:szCs w:val="24"/>
          <w:shd w:val="clear" w:color="auto" w:fill="FFFFFF"/>
        </w:rPr>
        <w:t xml:space="preserve"> </w:t>
      </w:r>
      <w:r w:rsidR="000F6814" w:rsidRPr="00F411AC">
        <w:rPr>
          <w:rFonts w:ascii="Times New Roman" w:hAnsi="Times New Roman" w:cs="Times New Roman"/>
          <w:color w:val="313131"/>
          <w:sz w:val="24"/>
          <w:szCs w:val="24"/>
          <w:shd w:val="clear" w:color="auto" w:fill="FFFFFF"/>
        </w:rPr>
        <w:t>2019</w:t>
      </w:r>
      <w:r w:rsidRPr="00F411AC">
        <w:rPr>
          <w:rFonts w:ascii="Times New Roman" w:hAnsi="Times New Roman" w:cs="Times New Roman"/>
          <w:color w:val="313131"/>
          <w:sz w:val="24"/>
          <w:szCs w:val="24"/>
          <w:shd w:val="clear" w:color="auto" w:fill="FFFFFF"/>
        </w:rPr>
        <w:t xml:space="preserve"> MICS </w:t>
      </w:r>
      <w:r w:rsidR="00A72693">
        <w:rPr>
          <w:rFonts w:ascii="Times New Roman" w:hAnsi="Times New Roman" w:cs="Times New Roman"/>
          <w:color w:val="313131"/>
          <w:sz w:val="24"/>
          <w:szCs w:val="24"/>
          <w:shd w:val="clear" w:color="auto" w:fill="FFFFFF"/>
        </w:rPr>
        <w:t>d</w:t>
      </w:r>
      <w:r w:rsidRPr="00F411AC">
        <w:rPr>
          <w:rFonts w:ascii="Times New Roman" w:hAnsi="Times New Roman" w:cs="Times New Roman"/>
          <w:color w:val="313131"/>
          <w:sz w:val="24"/>
          <w:szCs w:val="24"/>
          <w:shd w:val="clear" w:color="auto" w:fill="FFFFFF"/>
        </w:rPr>
        <w:t>ata. Likewise, the MICS data from 2006</w:t>
      </w:r>
      <w:r w:rsidR="004D0B15">
        <w:rPr>
          <w:rFonts w:ascii="Times New Roman" w:hAnsi="Times New Roman" w:cs="Times New Roman"/>
          <w:color w:val="313131"/>
          <w:sz w:val="24"/>
          <w:szCs w:val="24"/>
          <w:shd w:val="clear" w:color="auto" w:fill="FFFFFF"/>
        </w:rPr>
        <w:t xml:space="preserve">, </w:t>
      </w:r>
      <w:r w:rsidRPr="00F411AC">
        <w:rPr>
          <w:rFonts w:ascii="Times New Roman" w:hAnsi="Times New Roman" w:cs="Times New Roman"/>
          <w:color w:val="313131"/>
          <w:sz w:val="24"/>
          <w:szCs w:val="24"/>
          <w:shd w:val="clear" w:color="auto" w:fill="FFFFFF"/>
        </w:rPr>
        <w:t>2012</w:t>
      </w:r>
      <w:r w:rsidR="004D0B15">
        <w:rPr>
          <w:rFonts w:ascii="Times New Roman" w:hAnsi="Times New Roman" w:cs="Times New Roman"/>
          <w:color w:val="313131"/>
          <w:sz w:val="24"/>
          <w:szCs w:val="24"/>
          <w:shd w:val="clear" w:color="auto" w:fill="FFFFFF"/>
        </w:rPr>
        <w:t>, 2019</w:t>
      </w:r>
      <w:r w:rsidRPr="00F411AC">
        <w:rPr>
          <w:rFonts w:ascii="Times New Roman" w:hAnsi="Times New Roman" w:cs="Times New Roman"/>
          <w:color w:val="313131"/>
          <w:sz w:val="24"/>
          <w:szCs w:val="24"/>
          <w:shd w:val="clear" w:color="auto" w:fill="FFFFFF"/>
        </w:rPr>
        <w:t xml:space="preserve"> reported that in the </w:t>
      </w:r>
      <w:r w:rsidR="00042110">
        <w:rPr>
          <w:rFonts w:ascii="Times New Roman" w:hAnsi="Times New Roman" w:cs="Times New Roman"/>
          <w:color w:val="313131"/>
          <w:sz w:val="24"/>
          <w:szCs w:val="24"/>
          <w:shd w:val="clear" w:color="auto" w:fill="FFFFFF"/>
        </w:rPr>
        <w:t>Khulna</w:t>
      </w:r>
      <w:r w:rsidR="00042110" w:rsidRPr="00F411AC">
        <w:rPr>
          <w:rFonts w:ascii="Times New Roman" w:hAnsi="Times New Roman" w:cs="Times New Roman"/>
          <w:color w:val="313131"/>
          <w:sz w:val="24"/>
          <w:szCs w:val="24"/>
          <w:shd w:val="clear" w:color="auto" w:fill="FFFFFF"/>
        </w:rPr>
        <w:t xml:space="preserve"> </w:t>
      </w:r>
      <w:r w:rsidRPr="00F411AC">
        <w:rPr>
          <w:rFonts w:ascii="Times New Roman" w:hAnsi="Times New Roman" w:cs="Times New Roman"/>
          <w:color w:val="313131"/>
          <w:sz w:val="24"/>
          <w:szCs w:val="24"/>
          <w:shd w:val="clear" w:color="auto" w:fill="FFFFFF"/>
        </w:rPr>
        <w:t xml:space="preserve">division </w:t>
      </w:r>
      <w:r w:rsidR="00042110">
        <w:rPr>
          <w:rFonts w:ascii="Times New Roman" w:hAnsi="Times New Roman" w:cs="Times New Roman"/>
          <w:color w:val="313131"/>
          <w:sz w:val="24"/>
          <w:szCs w:val="24"/>
          <w:shd w:val="clear" w:color="auto" w:fill="FFFFFF"/>
        </w:rPr>
        <w:t>4.4</w:t>
      </w:r>
      <w:r w:rsidRPr="00F411AC">
        <w:rPr>
          <w:rFonts w:ascii="Times New Roman" w:hAnsi="Times New Roman" w:cs="Times New Roman"/>
          <w:color w:val="313131"/>
          <w:sz w:val="24"/>
          <w:szCs w:val="24"/>
          <w:shd w:val="clear" w:color="auto" w:fill="FFFFFF"/>
        </w:rPr>
        <w:t xml:space="preserve">%, </w:t>
      </w:r>
      <w:r w:rsidR="00042110">
        <w:rPr>
          <w:rFonts w:ascii="Times New Roman" w:hAnsi="Times New Roman" w:cs="Times New Roman"/>
          <w:color w:val="313131"/>
          <w:sz w:val="24"/>
          <w:szCs w:val="24"/>
          <w:shd w:val="clear" w:color="auto" w:fill="FFFFFF"/>
        </w:rPr>
        <w:t>3.3</w:t>
      </w:r>
      <w:r w:rsidRPr="00F411AC">
        <w:rPr>
          <w:rFonts w:ascii="Times New Roman" w:hAnsi="Times New Roman" w:cs="Times New Roman"/>
          <w:color w:val="313131"/>
          <w:sz w:val="24"/>
          <w:szCs w:val="24"/>
          <w:shd w:val="clear" w:color="auto" w:fill="FFFFFF"/>
        </w:rPr>
        <w:t>%</w:t>
      </w:r>
      <w:r w:rsidR="004D0B15">
        <w:rPr>
          <w:rFonts w:ascii="Times New Roman" w:hAnsi="Times New Roman" w:cs="Times New Roman"/>
          <w:color w:val="313131"/>
          <w:sz w:val="24"/>
          <w:szCs w:val="24"/>
          <w:shd w:val="clear" w:color="auto" w:fill="FFFFFF"/>
        </w:rPr>
        <w:t>, and 6.5%</w:t>
      </w:r>
      <w:r w:rsidRPr="00F411AC">
        <w:rPr>
          <w:rFonts w:ascii="Times New Roman" w:hAnsi="Times New Roman" w:cs="Times New Roman"/>
          <w:color w:val="313131"/>
          <w:sz w:val="24"/>
          <w:szCs w:val="24"/>
          <w:shd w:val="clear" w:color="auto" w:fill="FFFFFF"/>
        </w:rPr>
        <w:t xml:space="preserve"> of under-five children had </w:t>
      </w:r>
      <w:r w:rsidR="00042110">
        <w:rPr>
          <w:rFonts w:ascii="Times New Roman" w:hAnsi="Times New Roman" w:cs="Times New Roman"/>
          <w:color w:val="313131"/>
          <w:sz w:val="24"/>
          <w:szCs w:val="24"/>
          <w:shd w:val="clear" w:color="auto" w:fill="FFFFFF"/>
        </w:rPr>
        <w:t xml:space="preserve">lowest </w:t>
      </w:r>
      <w:r w:rsidRPr="00F411AC">
        <w:rPr>
          <w:rFonts w:ascii="Times New Roman" w:hAnsi="Times New Roman" w:cs="Times New Roman"/>
          <w:color w:val="313131"/>
          <w:sz w:val="24"/>
          <w:szCs w:val="24"/>
          <w:shd w:val="clear" w:color="auto" w:fill="FFFFFF"/>
        </w:rPr>
        <w:t xml:space="preserve">diarrhea respectively. Among the under-five children whose mother's educational level was </w:t>
      </w:r>
      <w:r w:rsidR="0014020D">
        <w:rPr>
          <w:rFonts w:ascii="Times New Roman" w:hAnsi="Times New Roman" w:cs="Times New Roman"/>
          <w:color w:val="313131"/>
          <w:sz w:val="24"/>
          <w:szCs w:val="24"/>
          <w:shd w:val="clear" w:color="auto" w:fill="FFFFFF"/>
        </w:rPr>
        <w:t>secondary</w:t>
      </w:r>
      <w:r w:rsidRPr="00F411AC">
        <w:rPr>
          <w:rFonts w:ascii="Times New Roman" w:hAnsi="Times New Roman" w:cs="Times New Roman"/>
          <w:color w:val="313131"/>
          <w:sz w:val="24"/>
          <w:szCs w:val="24"/>
          <w:shd w:val="clear" w:color="auto" w:fill="FFFFFF"/>
        </w:rPr>
        <w:t xml:space="preserve"> completed</w:t>
      </w:r>
      <w:r w:rsidR="0014020D">
        <w:rPr>
          <w:rFonts w:ascii="Times New Roman" w:hAnsi="Times New Roman" w:cs="Times New Roman"/>
          <w:color w:val="313131"/>
          <w:sz w:val="24"/>
          <w:szCs w:val="24"/>
          <w:shd w:val="clear" w:color="auto" w:fill="FFFFFF"/>
        </w:rPr>
        <w:t xml:space="preserve"> or higher</w:t>
      </w:r>
      <w:r w:rsidRPr="00F411AC">
        <w:rPr>
          <w:rFonts w:ascii="Times New Roman" w:hAnsi="Times New Roman" w:cs="Times New Roman"/>
          <w:color w:val="313131"/>
          <w:sz w:val="24"/>
          <w:szCs w:val="24"/>
          <w:shd w:val="clear" w:color="auto" w:fill="FFFFFF"/>
        </w:rPr>
        <w:t xml:space="preserve"> </w:t>
      </w:r>
      <w:r w:rsidR="0014020D">
        <w:rPr>
          <w:rFonts w:ascii="Times New Roman" w:hAnsi="Times New Roman" w:cs="Times New Roman"/>
          <w:color w:val="313131"/>
          <w:sz w:val="24"/>
          <w:szCs w:val="24"/>
          <w:shd w:val="clear" w:color="auto" w:fill="FFFFFF"/>
        </w:rPr>
        <w:t>5.5</w:t>
      </w:r>
      <w:r w:rsidRPr="00F411AC">
        <w:rPr>
          <w:rFonts w:ascii="Times New Roman" w:hAnsi="Times New Roman" w:cs="Times New Roman"/>
          <w:color w:val="313131"/>
          <w:sz w:val="24"/>
          <w:szCs w:val="24"/>
          <w:shd w:val="clear" w:color="auto" w:fill="FFFFFF"/>
        </w:rPr>
        <w:t>%</w:t>
      </w:r>
      <w:r w:rsidR="0014020D">
        <w:rPr>
          <w:rFonts w:ascii="Times New Roman" w:hAnsi="Times New Roman" w:cs="Times New Roman"/>
          <w:color w:val="313131"/>
          <w:sz w:val="24"/>
          <w:szCs w:val="24"/>
          <w:shd w:val="clear" w:color="auto" w:fill="FFFFFF"/>
        </w:rPr>
        <w:t>, 3.9%, and 5.9%</w:t>
      </w:r>
      <w:r w:rsidRPr="00F411AC">
        <w:rPr>
          <w:rFonts w:ascii="Times New Roman" w:hAnsi="Times New Roman" w:cs="Times New Roman"/>
          <w:color w:val="313131"/>
          <w:sz w:val="24"/>
          <w:szCs w:val="24"/>
          <w:shd w:val="clear" w:color="auto" w:fill="FFFFFF"/>
        </w:rPr>
        <w:t xml:space="preserve"> of them had </w:t>
      </w:r>
      <w:r w:rsidR="0014020D">
        <w:rPr>
          <w:rFonts w:ascii="Times New Roman" w:hAnsi="Times New Roman" w:cs="Times New Roman"/>
          <w:color w:val="313131"/>
          <w:sz w:val="24"/>
          <w:szCs w:val="24"/>
          <w:shd w:val="clear" w:color="auto" w:fill="FFFFFF"/>
        </w:rPr>
        <w:t xml:space="preserve">lowest </w:t>
      </w:r>
      <w:r w:rsidRPr="00F411AC">
        <w:rPr>
          <w:rFonts w:ascii="Times New Roman" w:hAnsi="Times New Roman" w:cs="Times New Roman"/>
          <w:color w:val="313131"/>
          <w:sz w:val="24"/>
          <w:szCs w:val="24"/>
          <w:shd w:val="clear" w:color="auto" w:fill="FFFFFF"/>
        </w:rPr>
        <w:t>diarrhea in 2006</w:t>
      </w:r>
      <w:r w:rsidR="0014020D">
        <w:rPr>
          <w:rFonts w:ascii="Times New Roman" w:hAnsi="Times New Roman" w:cs="Times New Roman"/>
          <w:color w:val="313131"/>
          <w:sz w:val="24"/>
          <w:szCs w:val="24"/>
          <w:shd w:val="clear" w:color="auto" w:fill="FFFFFF"/>
        </w:rPr>
        <w:t>, 2012, and 2019</w:t>
      </w:r>
      <w:r w:rsidRPr="00F411AC">
        <w:rPr>
          <w:rFonts w:ascii="Times New Roman" w:hAnsi="Times New Roman" w:cs="Times New Roman"/>
          <w:color w:val="313131"/>
          <w:sz w:val="24"/>
          <w:szCs w:val="24"/>
          <w:shd w:val="clear" w:color="auto" w:fill="FFFFFF"/>
        </w:rPr>
        <w:t xml:space="preserve">. </w:t>
      </w:r>
      <w:r w:rsidR="0014020D">
        <w:rPr>
          <w:rFonts w:ascii="Times New Roman" w:hAnsi="Times New Roman" w:cs="Times New Roman"/>
          <w:color w:val="313131"/>
          <w:sz w:val="24"/>
          <w:szCs w:val="24"/>
          <w:shd w:val="clear" w:color="auto" w:fill="FFFFFF"/>
        </w:rPr>
        <w:t xml:space="preserve">In 2012, it was lowest in over 35 </w:t>
      </w:r>
      <w:r w:rsidR="0014020D">
        <w:rPr>
          <w:rFonts w:ascii="Times New Roman" w:hAnsi="Times New Roman" w:cs="Times New Roman"/>
          <w:color w:val="313131"/>
          <w:sz w:val="24"/>
          <w:szCs w:val="24"/>
          <w:shd w:val="clear" w:color="auto" w:fill="FFFFFF"/>
        </w:rPr>
        <w:lastRenderedPageBreak/>
        <w:t>years age group, 3.2%.</w:t>
      </w:r>
      <w:r w:rsidRPr="00F411AC">
        <w:rPr>
          <w:rFonts w:ascii="Times New Roman" w:hAnsi="Times New Roman" w:cs="Times New Roman"/>
          <w:color w:val="313131"/>
          <w:sz w:val="24"/>
          <w:szCs w:val="24"/>
          <w:shd w:val="clear" w:color="auto" w:fill="FFFFFF"/>
        </w:rPr>
        <w:t xml:space="preserve"> According to the wealth index, </w:t>
      </w:r>
      <w:r w:rsidRPr="00F411AC">
        <w:rPr>
          <w:rFonts w:ascii="Times New Roman" w:hAnsi="Times New Roman" w:cs="Times New Roman"/>
          <w:b/>
          <w:bCs/>
          <w:color w:val="313131"/>
          <w:sz w:val="24"/>
          <w:szCs w:val="24"/>
          <w:shd w:val="clear" w:color="auto" w:fill="FFFFFF"/>
        </w:rPr>
        <w:t>among under age five children</w:t>
      </w:r>
      <w:r w:rsidRPr="00F411AC">
        <w:rPr>
          <w:rFonts w:ascii="Times New Roman" w:hAnsi="Times New Roman" w:cs="Times New Roman"/>
          <w:color w:val="313131"/>
          <w:sz w:val="24"/>
          <w:szCs w:val="24"/>
          <w:shd w:val="clear" w:color="auto" w:fill="FFFFFF"/>
        </w:rPr>
        <w:t xml:space="preserve"> who belonged ​to </w:t>
      </w:r>
      <w:r w:rsidR="0084290F">
        <w:rPr>
          <w:rFonts w:ascii="Times New Roman" w:hAnsi="Times New Roman" w:cs="Times New Roman"/>
          <w:color w:val="313131"/>
          <w:sz w:val="24"/>
          <w:szCs w:val="24"/>
          <w:shd w:val="clear" w:color="auto" w:fill="FFFFFF"/>
        </w:rPr>
        <w:t>rich</w:t>
      </w:r>
      <w:r w:rsidRPr="00F411AC">
        <w:rPr>
          <w:rFonts w:ascii="Times New Roman" w:hAnsi="Times New Roman" w:cs="Times New Roman"/>
          <w:color w:val="313131"/>
          <w:sz w:val="24"/>
          <w:szCs w:val="24"/>
          <w:shd w:val="clear" w:color="auto" w:fill="FFFFFF"/>
        </w:rPr>
        <w:t xml:space="preserve"> families </w:t>
      </w:r>
      <w:r w:rsidR="0084290F">
        <w:rPr>
          <w:rFonts w:ascii="Times New Roman" w:hAnsi="Times New Roman" w:cs="Times New Roman"/>
          <w:color w:val="313131"/>
          <w:sz w:val="24"/>
          <w:szCs w:val="24"/>
          <w:shd w:val="clear" w:color="auto" w:fill="FFFFFF"/>
        </w:rPr>
        <w:t>5.6</w:t>
      </w:r>
      <w:r w:rsidRPr="00F411AC">
        <w:rPr>
          <w:rFonts w:ascii="Times New Roman" w:hAnsi="Times New Roman" w:cs="Times New Roman"/>
          <w:color w:val="313131"/>
          <w:sz w:val="24"/>
          <w:szCs w:val="24"/>
          <w:shd w:val="clear" w:color="auto" w:fill="FFFFFF"/>
        </w:rPr>
        <w:t xml:space="preserve">% of them had </w:t>
      </w:r>
      <w:r w:rsidR="0084290F">
        <w:rPr>
          <w:rFonts w:ascii="Times New Roman" w:hAnsi="Times New Roman" w:cs="Times New Roman"/>
          <w:color w:val="313131"/>
          <w:sz w:val="24"/>
          <w:szCs w:val="24"/>
          <w:shd w:val="clear" w:color="auto" w:fill="FFFFFF"/>
        </w:rPr>
        <w:t xml:space="preserve">lowest </w:t>
      </w:r>
      <w:r w:rsidRPr="00F411AC">
        <w:rPr>
          <w:rFonts w:ascii="Times New Roman" w:hAnsi="Times New Roman" w:cs="Times New Roman"/>
          <w:color w:val="313131"/>
          <w:sz w:val="24"/>
          <w:szCs w:val="24"/>
          <w:shd w:val="clear" w:color="auto" w:fill="FFFFFF"/>
        </w:rPr>
        <w:t xml:space="preserve">diarrhea in the survey time of 2006, in contrast, it was </w:t>
      </w:r>
      <w:r w:rsidR="0084290F">
        <w:rPr>
          <w:rFonts w:ascii="Times New Roman" w:hAnsi="Times New Roman" w:cs="Times New Roman"/>
          <w:color w:val="313131"/>
          <w:sz w:val="24"/>
          <w:szCs w:val="24"/>
          <w:shd w:val="clear" w:color="auto" w:fill="FFFFFF"/>
        </w:rPr>
        <w:t>lowest 3.4</w:t>
      </w:r>
      <w:r w:rsidRPr="00F411AC">
        <w:rPr>
          <w:rFonts w:ascii="Times New Roman" w:hAnsi="Times New Roman" w:cs="Times New Roman"/>
          <w:color w:val="313131"/>
          <w:sz w:val="24"/>
          <w:szCs w:val="24"/>
          <w:shd w:val="clear" w:color="auto" w:fill="FFFFFF"/>
        </w:rPr>
        <w:t xml:space="preserve">% in </w:t>
      </w:r>
      <w:r w:rsidR="0031457A">
        <w:rPr>
          <w:rFonts w:ascii="Times New Roman" w:hAnsi="Times New Roman" w:cs="Times New Roman"/>
          <w:color w:val="313131"/>
          <w:sz w:val="24"/>
          <w:szCs w:val="24"/>
          <w:shd w:val="clear" w:color="auto" w:fill="FFFFFF"/>
        </w:rPr>
        <w:t>middle</w:t>
      </w:r>
      <w:r w:rsidR="0084290F">
        <w:rPr>
          <w:rFonts w:ascii="Times New Roman" w:hAnsi="Times New Roman" w:cs="Times New Roman"/>
          <w:color w:val="313131"/>
          <w:sz w:val="24"/>
          <w:szCs w:val="24"/>
          <w:shd w:val="clear" w:color="auto" w:fill="FFFFFF"/>
        </w:rPr>
        <w:t xml:space="preserve"> and 5.5% in </w:t>
      </w:r>
      <w:r w:rsidR="0031457A">
        <w:rPr>
          <w:rFonts w:ascii="Times New Roman" w:hAnsi="Times New Roman" w:cs="Times New Roman"/>
          <w:color w:val="313131"/>
          <w:sz w:val="24"/>
          <w:szCs w:val="24"/>
          <w:shd w:val="clear" w:color="auto" w:fill="FFFFFF"/>
        </w:rPr>
        <w:t>richest families in 2012 and 2019, respectively</w:t>
      </w:r>
      <w:r w:rsidRPr="00F411AC">
        <w:rPr>
          <w:rFonts w:ascii="Times New Roman" w:hAnsi="Times New Roman" w:cs="Times New Roman"/>
          <w:color w:val="313131"/>
          <w:sz w:val="24"/>
          <w:szCs w:val="24"/>
          <w:shd w:val="clear" w:color="auto" w:fill="FFFFFF"/>
        </w:rPr>
        <w:t>. Among the children under 5 years whose family didn’t consume adequately iodized salt 8.6% of them had</w:t>
      </w:r>
      <w:r w:rsidR="002C1126">
        <w:rPr>
          <w:rFonts w:ascii="Times New Roman" w:hAnsi="Times New Roman" w:cs="Times New Roman"/>
          <w:color w:val="313131"/>
          <w:sz w:val="24"/>
          <w:szCs w:val="24"/>
          <w:shd w:val="clear" w:color="auto" w:fill="FFFFFF"/>
        </w:rPr>
        <w:t xml:space="preserve"> highest prevalence</w:t>
      </w:r>
      <w:r w:rsidRPr="00F411AC">
        <w:rPr>
          <w:rFonts w:ascii="Times New Roman" w:hAnsi="Times New Roman" w:cs="Times New Roman"/>
          <w:color w:val="313131"/>
          <w:sz w:val="24"/>
          <w:szCs w:val="24"/>
          <w:shd w:val="clear" w:color="auto" w:fill="FFFFFF"/>
        </w:rPr>
        <w:t xml:space="preserve"> </w:t>
      </w:r>
      <w:r w:rsidR="002C1126">
        <w:rPr>
          <w:rFonts w:ascii="Times New Roman" w:hAnsi="Times New Roman" w:cs="Times New Roman"/>
          <w:color w:val="313131"/>
          <w:sz w:val="24"/>
          <w:szCs w:val="24"/>
          <w:shd w:val="clear" w:color="auto" w:fill="FFFFFF"/>
        </w:rPr>
        <w:t xml:space="preserve">of </w:t>
      </w:r>
      <w:r w:rsidRPr="00F411AC">
        <w:rPr>
          <w:rFonts w:ascii="Times New Roman" w:hAnsi="Times New Roman" w:cs="Times New Roman"/>
          <w:color w:val="313131"/>
          <w:sz w:val="24"/>
          <w:szCs w:val="24"/>
          <w:shd w:val="clear" w:color="auto" w:fill="FFFFFF"/>
        </w:rPr>
        <w:t>diarrhea in 2006 which was decreased to 8.0% in 2019</w:t>
      </w:r>
      <w:r w:rsidR="008933E3">
        <w:rPr>
          <w:rFonts w:ascii="Times New Roman" w:hAnsi="Times New Roman" w:cs="Times New Roman"/>
          <w:color w:val="313131"/>
          <w:sz w:val="24"/>
          <w:szCs w:val="24"/>
          <w:shd w:val="clear" w:color="auto" w:fill="FFFFFF"/>
        </w:rPr>
        <w:t>, but lowest in 2012, 3.8</w:t>
      </w:r>
      <w:r w:rsidR="00A72693">
        <w:rPr>
          <w:rFonts w:ascii="Times New Roman" w:hAnsi="Times New Roman" w:cs="Times New Roman"/>
          <w:color w:val="313131"/>
          <w:sz w:val="24"/>
          <w:szCs w:val="24"/>
          <w:shd w:val="clear" w:color="auto" w:fill="FFFFFF"/>
        </w:rPr>
        <w:t>%</w:t>
      </w:r>
      <w:r w:rsidRPr="00F411AC">
        <w:rPr>
          <w:rFonts w:ascii="Times New Roman" w:hAnsi="Times New Roman" w:cs="Times New Roman"/>
          <w:color w:val="313131"/>
          <w:sz w:val="24"/>
          <w:szCs w:val="24"/>
          <w:shd w:val="clear" w:color="auto" w:fill="FFFFFF"/>
        </w:rPr>
        <w:t xml:space="preserve">. </w:t>
      </w:r>
      <w:commentRangeEnd w:id="40"/>
      <w:r w:rsidR="008F273F">
        <w:rPr>
          <w:rStyle w:val="CommentReference"/>
        </w:rPr>
        <w:commentReference w:id="40"/>
      </w:r>
      <w:commentRangeEnd w:id="41"/>
      <w:r w:rsidR="005710FB">
        <w:rPr>
          <w:rStyle w:val="CommentReference"/>
        </w:rPr>
        <w:commentReference w:id="41"/>
      </w:r>
      <w:commentRangeEnd w:id="42"/>
      <w:r w:rsidR="00A72693">
        <w:rPr>
          <w:rStyle w:val="CommentReference"/>
        </w:rPr>
        <w:commentReference w:id="42"/>
      </w:r>
    </w:p>
    <w:p w14:paraId="1990DD7E" w14:textId="49949D68" w:rsidR="00933DD3" w:rsidRDefault="0056434C" w:rsidP="0063530A">
      <w:pPr>
        <w:spacing w:line="480" w:lineRule="auto"/>
        <w:ind w:firstLine="720"/>
        <w:rPr>
          <w:rFonts w:ascii="Times New Roman" w:eastAsia="Times New Roman" w:hAnsi="Times New Roman" w:cs="Times New Roman"/>
          <w:color w:val="313131"/>
          <w:sz w:val="24"/>
          <w:szCs w:val="24"/>
        </w:rPr>
      </w:pPr>
      <w:r w:rsidRPr="00F411AC">
        <w:rPr>
          <w:rFonts w:ascii="Times New Roman" w:eastAsia="Times New Roman" w:hAnsi="Times New Roman" w:cs="Times New Roman"/>
          <w:color w:val="313131"/>
          <w:sz w:val="24"/>
          <w:szCs w:val="24"/>
        </w:rPr>
        <w:t xml:space="preserve">From the univariate model, we have found that the age of the child, </w:t>
      </w:r>
      <w:r w:rsidR="00C61779">
        <w:rPr>
          <w:rFonts w:ascii="Times New Roman" w:eastAsia="Times New Roman" w:hAnsi="Times New Roman" w:cs="Times New Roman"/>
          <w:color w:val="313131"/>
          <w:sz w:val="24"/>
          <w:szCs w:val="24"/>
        </w:rPr>
        <w:t xml:space="preserve">underweight, </w:t>
      </w:r>
      <w:r w:rsidR="00054206">
        <w:rPr>
          <w:rFonts w:ascii="Times New Roman" w:eastAsia="Times New Roman" w:hAnsi="Times New Roman" w:cs="Times New Roman"/>
          <w:color w:val="313131"/>
          <w:sz w:val="24"/>
          <w:szCs w:val="24"/>
        </w:rPr>
        <w:t xml:space="preserve">area of household, </w:t>
      </w:r>
      <w:r w:rsidRPr="00F411AC">
        <w:rPr>
          <w:rFonts w:ascii="Times New Roman" w:eastAsia="Times New Roman" w:hAnsi="Times New Roman" w:cs="Times New Roman"/>
          <w:color w:val="313131"/>
          <w:sz w:val="24"/>
          <w:szCs w:val="24"/>
        </w:rPr>
        <w:t>division, education</w:t>
      </w:r>
      <w:r w:rsidR="005A7789">
        <w:rPr>
          <w:rFonts w:ascii="Times New Roman" w:eastAsia="Times New Roman" w:hAnsi="Times New Roman" w:cs="Times New Roman"/>
          <w:color w:val="313131"/>
          <w:sz w:val="24"/>
          <w:szCs w:val="24"/>
        </w:rPr>
        <w:t xml:space="preserve"> level of mother</w:t>
      </w:r>
      <w:r w:rsidRPr="00F411AC">
        <w:rPr>
          <w:rFonts w:ascii="Times New Roman" w:eastAsia="Times New Roman" w:hAnsi="Times New Roman" w:cs="Times New Roman"/>
          <w:color w:val="313131"/>
          <w:sz w:val="24"/>
          <w:szCs w:val="24"/>
        </w:rPr>
        <w:t>,</w:t>
      </w:r>
      <w:r w:rsidR="00C61779">
        <w:rPr>
          <w:rFonts w:ascii="Times New Roman" w:eastAsia="Times New Roman" w:hAnsi="Times New Roman" w:cs="Times New Roman"/>
          <w:color w:val="313131"/>
          <w:sz w:val="24"/>
          <w:szCs w:val="24"/>
        </w:rPr>
        <w:t xml:space="preserve"> mother’s age,</w:t>
      </w:r>
      <w:r w:rsidRPr="00F411AC">
        <w:rPr>
          <w:rFonts w:ascii="Times New Roman" w:eastAsia="Times New Roman" w:hAnsi="Times New Roman" w:cs="Times New Roman"/>
          <w:color w:val="313131"/>
          <w:sz w:val="24"/>
          <w:szCs w:val="24"/>
        </w:rPr>
        <w:t xml:space="preserve"> wealth </w:t>
      </w:r>
      <w:r w:rsidR="005A7789">
        <w:rPr>
          <w:rFonts w:ascii="Times New Roman" w:eastAsia="Times New Roman" w:hAnsi="Times New Roman" w:cs="Times New Roman"/>
          <w:color w:val="313131"/>
          <w:sz w:val="24"/>
          <w:szCs w:val="24"/>
        </w:rPr>
        <w:t>status</w:t>
      </w:r>
      <w:r w:rsidRPr="00F411AC">
        <w:rPr>
          <w:rFonts w:ascii="Times New Roman" w:eastAsia="Times New Roman" w:hAnsi="Times New Roman" w:cs="Times New Roman"/>
          <w:color w:val="313131"/>
          <w:sz w:val="24"/>
          <w:szCs w:val="24"/>
        </w:rPr>
        <w:t xml:space="preserve">, </w:t>
      </w:r>
      <w:r w:rsidR="00C61779">
        <w:rPr>
          <w:rFonts w:ascii="Times New Roman" w:eastAsia="Times New Roman" w:hAnsi="Times New Roman" w:cs="Times New Roman"/>
          <w:color w:val="313131"/>
          <w:sz w:val="24"/>
          <w:szCs w:val="24"/>
        </w:rPr>
        <w:t xml:space="preserve">religion, ethnicity, </w:t>
      </w:r>
      <w:r w:rsidRPr="00F411AC">
        <w:rPr>
          <w:rFonts w:ascii="Times New Roman" w:eastAsia="Times New Roman" w:hAnsi="Times New Roman" w:cs="Times New Roman"/>
          <w:color w:val="313131"/>
          <w:sz w:val="24"/>
          <w:szCs w:val="24"/>
        </w:rPr>
        <w:t>toilet facilities shared, toilet facility type, salt iodization variables were significantly associated with diarrhea at 5% level of significanc</w:t>
      </w:r>
      <w:r w:rsidR="00C61779">
        <w:rPr>
          <w:rFonts w:ascii="Times New Roman" w:eastAsia="Times New Roman" w:hAnsi="Times New Roman" w:cs="Times New Roman"/>
          <w:color w:val="313131"/>
          <w:sz w:val="24"/>
          <w:szCs w:val="24"/>
        </w:rPr>
        <w:t>e</w:t>
      </w:r>
      <w:r w:rsidRPr="00F411AC">
        <w:rPr>
          <w:rFonts w:ascii="Times New Roman" w:eastAsia="Times New Roman" w:hAnsi="Times New Roman" w:cs="Times New Roman"/>
          <w:color w:val="313131"/>
          <w:sz w:val="24"/>
          <w:szCs w:val="24"/>
        </w:rPr>
        <w:t>.</w:t>
      </w:r>
    </w:p>
    <w:p w14:paraId="16A937BD" w14:textId="3F3CB0D0" w:rsidR="00977F11" w:rsidRDefault="0088002A" w:rsidP="0063530A">
      <w:pPr>
        <w:shd w:val="clear" w:color="auto" w:fill="FFFFFF"/>
        <w:spacing w:line="480" w:lineRule="auto"/>
        <w:ind w:firstLine="720"/>
        <w:rPr>
          <w:rFonts w:ascii="Times New Roman" w:eastAsia="Times New Roman" w:hAnsi="Times New Roman" w:cs="Times New Roman"/>
          <w:color w:val="313131"/>
          <w:sz w:val="24"/>
          <w:szCs w:val="24"/>
        </w:rPr>
      </w:pPr>
      <w:r>
        <w:rPr>
          <w:rFonts w:ascii="Times New Roman" w:eastAsia="Times New Roman" w:hAnsi="Times New Roman" w:cs="Times New Roman"/>
          <w:color w:val="313131"/>
          <w:sz w:val="24"/>
          <w:szCs w:val="24"/>
        </w:rPr>
        <w:t>According to multivariate model, w</w:t>
      </w:r>
      <w:r w:rsidRPr="00F411AC">
        <w:rPr>
          <w:rFonts w:ascii="Times New Roman" w:eastAsia="Times New Roman" w:hAnsi="Times New Roman" w:cs="Times New Roman"/>
          <w:color w:val="313131"/>
          <w:sz w:val="24"/>
          <w:szCs w:val="24"/>
        </w:rPr>
        <w:t xml:space="preserve">e found that, the children of 0-11 months had </w:t>
      </w:r>
      <w:r>
        <w:rPr>
          <w:rFonts w:ascii="Times New Roman" w:eastAsia="Times New Roman" w:hAnsi="Times New Roman" w:cs="Times New Roman"/>
          <w:color w:val="313131"/>
          <w:sz w:val="24"/>
          <w:szCs w:val="24"/>
        </w:rPr>
        <w:t>1.81</w:t>
      </w:r>
      <w:r w:rsidRPr="00F411AC">
        <w:rPr>
          <w:rFonts w:ascii="Times New Roman" w:eastAsia="Times New Roman" w:hAnsi="Times New Roman" w:cs="Times New Roman"/>
          <w:color w:val="313131"/>
          <w:sz w:val="24"/>
          <w:szCs w:val="24"/>
        </w:rPr>
        <w:t xml:space="preserve"> </w:t>
      </w:r>
      <w:commentRangeStart w:id="49"/>
      <w:r>
        <w:rPr>
          <w:rFonts w:ascii="Times New Roman" w:eastAsia="Times New Roman" w:hAnsi="Times New Roman" w:cs="Times New Roman"/>
          <w:color w:val="313131"/>
          <w:sz w:val="24"/>
          <w:szCs w:val="24"/>
        </w:rPr>
        <w:t>(</w:t>
      </w:r>
      <w:r w:rsidR="00294443">
        <w:rPr>
          <w:rFonts w:ascii="Times New Roman" w:eastAsia="Times New Roman" w:hAnsi="Times New Roman" w:cs="Times New Roman"/>
          <w:color w:val="313131"/>
          <w:sz w:val="24"/>
          <w:szCs w:val="24"/>
        </w:rPr>
        <w:t xml:space="preserve">adjusted </w:t>
      </w:r>
      <w:r>
        <w:rPr>
          <w:rFonts w:ascii="Times New Roman" w:eastAsia="Times New Roman" w:hAnsi="Times New Roman" w:cs="Times New Roman"/>
          <w:color w:val="313131"/>
          <w:sz w:val="24"/>
          <w:szCs w:val="24"/>
        </w:rPr>
        <w:t>odds ratio (</w:t>
      </w:r>
      <w:r w:rsidR="00294443">
        <w:rPr>
          <w:rFonts w:ascii="Times New Roman" w:eastAsia="Times New Roman" w:hAnsi="Times New Roman" w:cs="Times New Roman"/>
          <w:color w:val="313131"/>
          <w:sz w:val="24"/>
          <w:szCs w:val="24"/>
        </w:rPr>
        <w:t>A</w:t>
      </w:r>
      <w:r w:rsidRPr="00F411AC">
        <w:rPr>
          <w:rFonts w:ascii="Times New Roman" w:eastAsia="Times New Roman" w:hAnsi="Times New Roman" w:cs="Times New Roman"/>
          <w:color w:val="313131"/>
          <w:sz w:val="24"/>
          <w:szCs w:val="24"/>
        </w:rPr>
        <w:t>OR</w:t>
      </w:r>
      <w:r>
        <w:rPr>
          <w:rFonts w:ascii="Times New Roman" w:eastAsia="Times New Roman" w:hAnsi="Times New Roman" w:cs="Times New Roman"/>
          <w:color w:val="313131"/>
          <w:sz w:val="24"/>
          <w:szCs w:val="24"/>
        </w:rPr>
        <w:t>)</w:t>
      </w:r>
      <w:r w:rsidRPr="00F411AC">
        <w:rPr>
          <w:rFonts w:ascii="Times New Roman" w:eastAsia="Times New Roman" w:hAnsi="Times New Roman" w:cs="Times New Roman"/>
          <w:color w:val="313131"/>
          <w:sz w:val="24"/>
          <w:szCs w:val="24"/>
        </w:rPr>
        <w:t>:</w:t>
      </w:r>
      <w:r>
        <w:rPr>
          <w:rFonts w:ascii="Times New Roman" w:eastAsia="Times New Roman" w:hAnsi="Times New Roman" w:cs="Times New Roman"/>
          <w:color w:val="313131"/>
          <w:sz w:val="24"/>
          <w:szCs w:val="24"/>
        </w:rPr>
        <w:t xml:space="preserve"> </w:t>
      </w:r>
      <w:r w:rsidRPr="00F411AC">
        <w:rPr>
          <w:rFonts w:ascii="Times New Roman" w:eastAsia="Times New Roman" w:hAnsi="Times New Roman" w:cs="Times New Roman"/>
          <w:color w:val="313131"/>
          <w:sz w:val="24"/>
          <w:szCs w:val="24"/>
        </w:rPr>
        <w:t>1.8</w:t>
      </w:r>
      <w:r>
        <w:rPr>
          <w:rFonts w:ascii="Times New Roman" w:eastAsia="Times New Roman" w:hAnsi="Times New Roman" w:cs="Times New Roman"/>
          <w:color w:val="313131"/>
          <w:sz w:val="24"/>
          <w:szCs w:val="24"/>
        </w:rPr>
        <w:t>1</w:t>
      </w:r>
      <w:r w:rsidRPr="00F411AC">
        <w:rPr>
          <w:rFonts w:ascii="Times New Roman" w:eastAsia="Times New Roman" w:hAnsi="Times New Roman" w:cs="Times New Roman"/>
          <w:color w:val="313131"/>
          <w:sz w:val="24"/>
          <w:szCs w:val="24"/>
        </w:rPr>
        <w:t>,</w:t>
      </w:r>
      <w:r>
        <w:rPr>
          <w:rFonts w:ascii="Times New Roman" w:eastAsia="Times New Roman" w:hAnsi="Times New Roman" w:cs="Times New Roman"/>
          <w:color w:val="313131"/>
          <w:sz w:val="24"/>
          <w:szCs w:val="24"/>
        </w:rPr>
        <w:t xml:space="preserve"> </w:t>
      </w:r>
      <w:r w:rsidRPr="00F411AC">
        <w:rPr>
          <w:rFonts w:ascii="Times New Roman" w:eastAsia="Times New Roman" w:hAnsi="Times New Roman" w:cs="Times New Roman"/>
          <w:color w:val="313131"/>
          <w:sz w:val="24"/>
          <w:szCs w:val="24"/>
        </w:rPr>
        <w:t>95% CI: 1.5</w:t>
      </w:r>
      <w:r>
        <w:rPr>
          <w:rFonts w:ascii="Times New Roman" w:eastAsia="Times New Roman" w:hAnsi="Times New Roman" w:cs="Times New Roman"/>
          <w:color w:val="313131"/>
          <w:sz w:val="24"/>
          <w:szCs w:val="24"/>
        </w:rPr>
        <w:t>0</w:t>
      </w:r>
      <w:r w:rsidRPr="00F411AC">
        <w:rPr>
          <w:rFonts w:ascii="Times New Roman" w:eastAsia="Times New Roman" w:hAnsi="Times New Roman" w:cs="Times New Roman"/>
          <w:color w:val="313131"/>
          <w:sz w:val="24"/>
          <w:szCs w:val="24"/>
        </w:rPr>
        <w:t>-2.1</w:t>
      </w:r>
      <w:r>
        <w:rPr>
          <w:rFonts w:ascii="Times New Roman" w:eastAsia="Times New Roman" w:hAnsi="Times New Roman" w:cs="Times New Roman"/>
          <w:color w:val="313131"/>
          <w:sz w:val="24"/>
          <w:szCs w:val="24"/>
        </w:rPr>
        <w:t>8</w:t>
      </w:r>
      <w:r w:rsidRPr="00F411AC">
        <w:rPr>
          <w:rFonts w:ascii="Times New Roman" w:eastAsia="Times New Roman" w:hAnsi="Times New Roman" w:cs="Times New Roman"/>
          <w:color w:val="313131"/>
          <w:sz w:val="24"/>
          <w:szCs w:val="24"/>
        </w:rPr>
        <w:t>)</w:t>
      </w:r>
      <w:r>
        <w:rPr>
          <w:rFonts w:ascii="Times New Roman" w:eastAsia="Times New Roman" w:hAnsi="Times New Roman" w:cs="Times New Roman"/>
          <w:color w:val="313131"/>
          <w:sz w:val="24"/>
          <w:szCs w:val="24"/>
        </w:rPr>
        <w:t>,</w:t>
      </w:r>
      <w:r w:rsidRPr="00933DD3">
        <w:rPr>
          <w:rFonts w:ascii="Times New Roman" w:eastAsia="Times New Roman" w:hAnsi="Times New Roman" w:cs="Times New Roman"/>
          <w:color w:val="313131"/>
          <w:sz w:val="24"/>
          <w:szCs w:val="24"/>
        </w:rPr>
        <w:t xml:space="preserve"> </w:t>
      </w:r>
      <w:r>
        <w:rPr>
          <w:rFonts w:ascii="Times New Roman" w:eastAsia="Times New Roman" w:hAnsi="Times New Roman" w:cs="Times New Roman"/>
          <w:color w:val="313131"/>
          <w:sz w:val="24"/>
          <w:szCs w:val="24"/>
        </w:rPr>
        <w:t>4.3</w:t>
      </w:r>
      <w:r w:rsidR="00D15616">
        <w:rPr>
          <w:rFonts w:ascii="Times New Roman" w:eastAsia="Times New Roman" w:hAnsi="Times New Roman" w:cs="Times New Roman"/>
          <w:color w:val="313131"/>
          <w:sz w:val="24"/>
          <w:szCs w:val="24"/>
        </w:rPr>
        <w:t>5</w:t>
      </w:r>
      <w:r>
        <w:rPr>
          <w:rFonts w:ascii="Times New Roman" w:eastAsia="Times New Roman" w:hAnsi="Times New Roman" w:cs="Times New Roman"/>
          <w:color w:val="313131"/>
          <w:sz w:val="24"/>
          <w:szCs w:val="24"/>
        </w:rPr>
        <w:t xml:space="preserve"> (</w:t>
      </w:r>
      <w:r w:rsidR="00294443">
        <w:rPr>
          <w:rFonts w:ascii="Times New Roman" w:eastAsia="Times New Roman" w:hAnsi="Times New Roman" w:cs="Times New Roman"/>
          <w:color w:val="313131"/>
          <w:sz w:val="24"/>
          <w:szCs w:val="24"/>
        </w:rPr>
        <w:t>A</w:t>
      </w:r>
      <w:r w:rsidRPr="00F411AC">
        <w:rPr>
          <w:rFonts w:ascii="Times New Roman" w:eastAsia="Times New Roman" w:hAnsi="Times New Roman" w:cs="Times New Roman"/>
          <w:color w:val="313131"/>
          <w:sz w:val="24"/>
          <w:szCs w:val="24"/>
        </w:rPr>
        <w:t>OR:</w:t>
      </w:r>
      <w:r>
        <w:rPr>
          <w:rFonts w:ascii="Times New Roman" w:eastAsia="Times New Roman" w:hAnsi="Times New Roman" w:cs="Times New Roman"/>
          <w:color w:val="313131"/>
          <w:sz w:val="24"/>
          <w:szCs w:val="24"/>
        </w:rPr>
        <w:t xml:space="preserve"> 4.3</w:t>
      </w:r>
      <w:r w:rsidR="00D15616">
        <w:rPr>
          <w:rFonts w:ascii="Times New Roman" w:eastAsia="Times New Roman" w:hAnsi="Times New Roman" w:cs="Times New Roman"/>
          <w:color w:val="313131"/>
          <w:sz w:val="24"/>
          <w:szCs w:val="24"/>
        </w:rPr>
        <w:t>5</w:t>
      </w:r>
      <w:r w:rsidRPr="00F411AC">
        <w:rPr>
          <w:rFonts w:ascii="Times New Roman" w:eastAsia="Times New Roman" w:hAnsi="Times New Roman" w:cs="Times New Roman"/>
          <w:color w:val="313131"/>
          <w:sz w:val="24"/>
          <w:szCs w:val="24"/>
        </w:rPr>
        <w:t>,</w:t>
      </w:r>
      <w:r>
        <w:rPr>
          <w:rFonts w:ascii="Times New Roman" w:eastAsia="Times New Roman" w:hAnsi="Times New Roman" w:cs="Times New Roman"/>
          <w:color w:val="313131"/>
          <w:sz w:val="24"/>
          <w:szCs w:val="24"/>
        </w:rPr>
        <w:t xml:space="preserve"> </w:t>
      </w:r>
      <w:r w:rsidRPr="00F411AC">
        <w:rPr>
          <w:rFonts w:ascii="Times New Roman" w:eastAsia="Times New Roman" w:hAnsi="Times New Roman" w:cs="Times New Roman"/>
          <w:color w:val="313131"/>
          <w:sz w:val="24"/>
          <w:szCs w:val="24"/>
        </w:rPr>
        <w:t xml:space="preserve">95% CI: </w:t>
      </w:r>
      <w:r>
        <w:rPr>
          <w:rFonts w:ascii="Times New Roman" w:eastAsia="Times New Roman" w:hAnsi="Times New Roman" w:cs="Times New Roman"/>
          <w:color w:val="313131"/>
          <w:sz w:val="24"/>
          <w:szCs w:val="24"/>
        </w:rPr>
        <w:t>2.1</w:t>
      </w:r>
      <w:r w:rsidR="00D15616">
        <w:rPr>
          <w:rFonts w:ascii="Times New Roman" w:eastAsia="Times New Roman" w:hAnsi="Times New Roman" w:cs="Times New Roman"/>
          <w:color w:val="313131"/>
          <w:sz w:val="24"/>
          <w:szCs w:val="24"/>
        </w:rPr>
        <w:t>0</w:t>
      </w:r>
      <w:r w:rsidRPr="00F411AC">
        <w:rPr>
          <w:rFonts w:ascii="Times New Roman" w:eastAsia="Times New Roman" w:hAnsi="Times New Roman" w:cs="Times New Roman"/>
          <w:color w:val="313131"/>
          <w:sz w:val="24"/>
          <w:szCs w:val="24"/>
        </w:rPr>
        <w:t>-</w:t>
      </w:r>
      <w:r>
        <w:rPr>
          <w:rFonts w:ascii="Times New Roman" w:eastAsia="Times New Roman" w:hAnsi="Times New Roman" w:cs="Times New Roman"/>
          <w:color w:val="313131"/>
          <w:sz w:val="24"/>
          <w:szCs w:val="24"/>
        </w:rPr>
        <w:t>9.</w:t>
      </w:r>
      <w:r w:rsidR="00D15616">
        <w:rPr>
          <w:rFonts w:ascii="Times New Roman" w:eastAsia="Times New Roman" w:hAnsi="Times New Roman" w:cs="Times New Roman"/>
          <w:color w:val="313131"/>
          <w:sz w:val="24"/>
          <w:szCs w:val="24"/>
        </w:rPr>
        <w:t>01</w:t>
      </w:r>
      <w:r w:rsidRPr="00F411AC">
        <w:rPr>
          <w:rFonts w:ascii="Times New Roman" w:eastAsia="Times New Roman" w:hAnsi="Times New Roman" w:cs="Times New Roman"/>
          <w:color w:val="313131"/>
          <w:sz w:val="24"/>
          <w:szCs w:val="24"/>
        </w:rPr>
        <w:t>)</w:t>
      </w:r>
      <w:r>
        <w:rPr>
          <w:rFonts w:ascii="Times New Roman" w:eastAsia="Times New Roman" w:hAnsi="Times New Roman" w:cs="Times New Roman"/>
          <w:color w:val="313131"/>
          <w:sz w:val="24"/>
          <w:szCs w:val="24"/>
        </w:rPr>
        <w:t>, and 3.32 (</w:t>
      </w:r>
      <w:r w:rsidR="00294443">
        <w:rPr>
          <w:rFonts w:ascii="Times New Roman" w:eastAsia="Times New Roman" w:hAnsi="Times New Roman" w:cs="Times New Roman"/>
          <w:color w:val="313131"/>
          <w:sz w:val="24"/>
          <w:szCs w:val="24"/>
        </w:rPr>
        <w:t>A</w:t>
      </w:r>
      <w:r w:rsidRPr="00F411AC">
        <w:rPr>
          <w:rFonts w:ascii="Times New Roman" w:eastAsia="Times New Roman" w:hAnsi="Times New Roman" w:cs="Times New Roman"/>
          <w:color w:val="313131"/>
          <w:sz w:val="24"/>
          <w:szCs w:val="24"/>
        </w:rPr>
        <w:t>OR:</w:t>
      </w:r>
      <w:r>
        <w:rPr>
          <w:rFonts w:ascii="Times New Roman" w:eastAsia="Times New Roman" w:hAnsi="Times New Roman" w:cs="Times New Roman"/>
          <w:color w:val="313131"/>
          <w:sz w:val="24"/>
          <w:szCs w:val="24"/>
        </w:rPr>
        <w:t xml:space="preserve"> 3.32</w:t>
      </w:r>
      <w:r w:rsidRPr="00F411AC">
        <w:rPr>
          <w:rFonts w:ascii="Times New Roman" w:eastAsia="Times New Roman" w:hAnsi="Times New Roman" w:cs="Times New Roman"/>
          <w:color w:val="313131"/>
          <w:sz w:val="24"/>
          <w:szCs w:val="24"/>
        </w:rPr>
        <w:t>,</w:t>
      </w:r>
      <w:r>
        <w:rPr>
          <w:rFonts w:ascii="Times New Roman" w:eastAsia="Times New Roman" w:hAnsi="Times New Roman" w:cs="Times New Roman"/>
          <w:color w:val="313131"/>
          <w:sz w:val="24"/>
          <w:szCs w:val="24"/>
        </w:rPr>
        <w:t xml:space="preserve"> </w:t>
      </w:r>
      <w:r w:rsidRPr="00F411AC">
        <w:rPr>
          <w:rFonts w:ascii="Times New Roman" w:eastAsia="Times New Roman" w:hAnsi="Times New Roman" w:cs="Times New Roman"/>
          <w:color w:val="313131"/>
          <w:sz w:val="24"/>
          <w:szCs w:val="24"/>
        </w:rPr>
        <w:t xml:space="preserve">95% CI: </w:t>
      </w:r>
      <w:r>
        <w:rPr>
          <w:rFonts w:ascii="Times New Roman" w:eastAsia="Times New Roman" w:hAnsi="Times New Roman" w:cs="Times New Roman"/>
          <w:color w:val="313131"/>
          <w:sz w:val="24"/>
          <w:szCs w:val="24"/>
        </w:rPr>
        <w:t>2.63</w:t>
      </w:r>
      <w:r w:rsidRPr="00F411AC">
        <w:rPr>
          <w:rFonts w:ascii="Times New Roman" w:eastAsia="Times New Roman" w:hAnsi="Times New Roman" w:cs="Times New Roman"/>
          <w:color w:val="313131"/>
          <w:sz w:val="24"/>
          <w:szCs w:val="24"/>
        </w:rPr>
        <w:t>-</w:t>
      </w:r>
      <w:r>
        <w:rPr>
          <w:rFonts w:ascii="Times New Roman" w:eastAsia="Times New Roman" w:hAnsi="Times New Roman" w:cs="Times New Roman"/>
          <w:color w:val="313131"/>
          <w:sz w:val="24"/>
          <w:szCs w:val="24"/>
        </w:rPr>
        <w:t>4.19</w:t>
      </w:r>
      <w:r w:rsidRPr="00F411AC">
        <w:rPr>
          <w:rFonts w:ascii="Times New Roman" w:eastAsia="Times New Roman" w:hAnsi="Times New Roman" w:cs="Times New Roman"/>
          <w:color w:val="313131"/>
          <w:sz w:val="24"/>
          <w:szCs w:val="24"/>
        </w:rPr>
        <w:t xml:space="preserve">) </w:t>
      </w:r>
      <w:r>
        <w:rPr>
          <w:rFonts w:ascii="Times New Roman" w:eastAsia="Times New Roman" w:hAnsi="Times New Roman" w:cs="Times New Roman"/>
          <w:color w:val="313131"/>
          <w:sz w:val="24"/>
          <w:szCs w:val="24"/>
        </w:rPr>
        <w:t xml:space="preserve">times </w:t>
      </w:r>
      <w:r w:rsidRPr="00F411AC">
        <w:rPr>
          <w:rFonts w:ascii="Times New Roman" w:eastAsia="Times New Roman" w:hAnsi="Times New Roman" w:cs="Times New Roman"/>
          <w:color w:val="313131"/>
          <w:sz w:val="24"/>
          <w:szCs w:val="24"/>
        </w:rPr>
        <w:t>higher odds of having diarrhea compared with children aged 48-59 months</w:t>
      </w:r>
      <w:r w:rsidR="00511CF7">
        <w:rPr>
          <w:rFonts w:ascii="Times New Roman" w:eastAsia="Times New Roman" w:hAnsi="Times New Roman" w:cs="Times New Roman"/>
          <w:color w:val="313131"/>
          <w:sz w:val="24"/>
          <w:szCs w:val="24"/>
        </w:rPr>
        <w:t xml:space="preserve"> in 2006, 2012 and 2019 </w:t>
      </w:r>
      <w:r>
        <w:rPr>
          <w:rFonts w:ascii="Times New Roman" w:eastAsia="Times New Roman" w:hAnsi="Times New Roman" w:cs="Times New Roman"/>
          <w:color w:val="313131"/>
          <w:sz w:val="24"/>
          <w:szCs w:val="24"/>
        </w:rPr>
        <w:t xml:space="preserve">respectively. </w:t>
      </w:r>
      <w:commentRangeEnd w:id="49"/>
      <w:r w:rsidR="00337F7E">
        <w:rPr>
          <w:rStyle w:val="CommentReference"/>
        </w:rPr>
        <w:commentReference w:id="49"/>
      </w:r>
      <w:r>
        <w:rPr>
          <w:rFonts w:ascii="Times New Roman" w:eastAsia="Times New Roman" w:hAnsi="Times New Roman" w:cs="Times New Roman"/>
          <w:color w:val="313131"/>
          <w:sz w:val="24"/>
          <w:szCs w:val="24"/>
        </w:rPr>
        <w:t>T</w:t>
      </w:r>
      <w:r w:rsidRPr="00F411AC">
        <w:rPr>
          <w:rFonts w:ascii="Times New Roman" w:eastAsia="Times New Roman" w:hAnsi="Times New Roman" w:cs="Times New Roman"/>
          <w:color w:val="313131"/>
          <w:sz w:val="24"/>
          <w:szCs w:val="24"/>
        </w:rPr>
        <w:t xml:space="preserve">he odds of having diarrhea for the children of </w:t>
      </w:r>
      <w:r>
        <w:rPr>
          <w:rFonts w:ascii="Times New Roman" w:eastAsia="Times New Roman" w:hAnsi="Times New Roman" w:cs="Times New Roman"/>
          <w:color w:val="313131"/>
          <w:sz w:val="24"/>
          <w:szCs w:val="24"/>
        </w:rPr>
        <w:t>all age group</w:t>
      </w:r>
      <w:r w:rsidRPr="00F411AC">
        <w:rPr>
          <w:rFonts w:ascii="Times New Roman" w:eastAsia="Times New Roman" w:hAnsi="Times New Roman" w:cs="Times New Roman"/>
          <w:color w:val="313131"/>
          <w:sz w:val="24"/>
          <w:szCs w:val="24"/>
        </w:rPr>
        <w:t xml:space="preserve"> was </w:t>
      </w:r>
      <w:r>
        <w:rPr>
          <w:rFonts w:ascii="Times New Roman" w:eastAsia="Times New Roman" w:hAnsi="Times New Roman" w:cs="Times New Roman"/>
          <w:color w:val="313131"/>
          <w:sz w:val="24"/>
          <w:szCs w:val="24"/>
        </w:rPr>
        <w:t xml:space="preserve">higher </w:t>
      </w:r>
      <w:r w:rsidRPr="00F411AC">
        <w:rPr>
          <w:rFonts w:ascii="Times New Roman" w:eastAsia="Times New Roman" w:hAnsi="Times New Roman" w:cs="Times New Roman"/>
          <w:color w:val="313131"/>
          <w:sz w:val="24"/>
          <w:szCs w:val="24"/>
        </w:rPr>
        <w:t xml:space="preserve">than </w:t>
      </w:r>
      <w:r>
        <w:rPr>
          <w:rFonts w:ascii="Times New Roman" w:eastAsia="Times New Roman" w:hAnsi="Times New Roman" w:cs="Times New Roman"/>
          <w:color w:val="313131"/>
          <w:sz w:val="24"/>
          <w:szCs w:val="24"/>
        </w:rPr>
        <w:t xml:space="preserve">the </w:t>
      </w:r>
      <w:r w:rsidRPr="00F411AC">
        <w:rPr>
          <w:rFonts w:ascii="Times New Roman" w:eastAsia="Times New Roman" w:hAnsi="Times New Roman" w:cs="Times New Roman"/>
          <w:color w:val="313131"/>
          <w:sz w:val="24"/>
          <w:szCs w:val="24"/>
        </w:rPr>
        <w:t xml:space="preserve">children </w:t>
      </w:r>
      <w:r>
        <w:rPr>
          <w:rFonts w:ascii="Times New Roman" w:eastAsia="Times New Roman" w:hAnsi="Times New Roman" w:cs="Times New Roman"/>
          <w:color w:val="313131"/>
          <w:sz w:val="24"/>
          <w:szCs w:val="24"/>
        </w:rPr>
        <w:t xml:space="preserve">of </w:t>
      </w:r>
      <w:r w:rsidRPr="00F411AC">
        <w:rPr>
          <w:rFonts w:ascii="Times New Roman" w:eastAsia="Times New Roman" w:hAnsi="Times New Roman" w:cs="Times New Roman"/>
          <w:color w:val="313131"/>
          <w:sz w:val="24"/>
          <w:szCs w:val="24"/>
        </w:rPr>
        <w:t xml:space="preserve">48-59 months </w:t>
      </w:r>
      <w:r>
        <w:rPr>
          <w:rFonts w:ascii="Times New Roman" w:eastAsia="Times New Roman" w:hAnsi="Times New Roman" w:cs="Times New Roman"/>
          <w:color w:val="313131"/>
          <w:sz w:val="24"/>
          <w:szCs w:val="24"/>
        </w:rPr>
        <w:t xml:space="preserve">respectively in all survey years. </w:t>
      </w:r>
      <w:r w:rsidRPr="00F411AC">
        <w:rPr>
          <w:rFonts w:ascii="Times New Roman" w:eastAsia="Times New Roman" w:hAnsi="Times New Roman" w:cs="Times New Roman"/>
          <w:color w:val="313131"/>
          <w:sz w:val="24"/>
          <w:szCs w:val="24"/>
        </w:rPr>
        <w:t>Compared with the children under age 5 from the Sylhet division</w:t>
      </w:r>
      <w:r>
        <w:rPr>
          <w:rFonts w:ascii="Times New Roman" w:eastAsia="Times New Roman" w:hAnsi="Times New Roman" w:cs="Times New Roman"/>
          <w:color w:val="313131"/>
          <w:sz w:val="24"/>
          <w:szCs w:val="24"/>
        </w:rPr>
        <w:t xml:space="preserve"> in 2006</w:t>
      </w:r>
      <w:r w:rsidRPr="00F411AC">
        <w:rPr>
          <w:rFonts w:ascii="Times New Roman" w:eastAsia="Times New Roman" w:hAnsi="Times New Roman" w:cs="Times New Roman"/>
          <w:color w:val="313131"/>
          <w:sz w:val="24"/>
          <w:szCs w:val="24"/>
        </w:rPr>
        <w:t>,</w:t>
      </w:r>
      <w:r>
        <w:rPr>
          <w:rFonts w:ascii="Times New Roman" w:eastAsia="Times New Roman" w:hAnsi="Times New Roman" w:cs="Times New Roman"/>
          <w:color w:val="313131"/>
          <w:sz w:val="24"/>
          <w:szCs w:val="24"/>
        </w:rPr>
        <w:t xml:space="preserve"> 2012, and 2019 survey,</w:t>
      </w:r>
      <w:r w:rsidRPr="00F411AC">
        <w:rPr>
          <w:rFonts w:ascii="Times New Roman" w:eastAsia="Times New Roman" w:hAnsi="Times New Roman" w:cs="Times New Roman"/>
          <w:color w:val="313131"/>
          <w:sz w:val="24"/>
          <w:szCs w:val="24"/>
        </w:rPr>
        <w:t xml:space="preserve"> children of Barisal division had </w:t>
      </w:r>
      <w:r>
        <w:rPr>
          <w:rFonts w:ascii="Times New Roman" w:eastAsia="Times New Roman" w:hAnsi="Times New Roman" w:cs="Times New Roman"/>
          <w:color w:val="313131"/>
          <w:sz w:val="24"/>
          <w:szCs w:val="24"/>
        </w:rPr>
        <w:t>1.27</w:t>
      </w:r>
      <w:r w:rsidRPr="00F411AC">
        <w:rPr>
          <w:rFonts w:ascii="Times New Roman" w:eastAsia="Times New Roman" w:hAnsi="Times New Roman" w:cs="Times New Roman"/>
          <w:color w:val="313131"/>
          <w:sz w:val="24"/>
          <w:szCs w:val="24"/>
        </w:rPr>
        <w:t xml:space="preserve"> (</w:t>
      </w:r>
      <w:r w:rsidR="00294443">
        <w:rPr>
          <w:rFonts w:ascii="Times New Roman" w:eastAsia="Times New Roman" w:hAnsi="Times New Roman" w:cs="Times New Roman"/>
          <w:color w:val="313131"/>
          <w:sz w:val="24"/>
          <w:szCs w:val="24"/>
        </w:rPr>
        <w:t>A</w:t>
      </w:r>
      <w:r w:rsidRPr="00F411AC">
        <w:rPr>
          <w:rFonts w:ascii="Times New Roman" w:eastAsia="Times New Roman" w:hAnsi="Times New Roman" w:cs="Times New Roman"/>
          <w:color w:val="313131"/>
          <w:sz w:val="24"/>
          <w:szCs w:val="24"/>
        </w:rPr>
        <w:t>OR: 1.</w:t>
      </w:r>
      <w:r>
        <w:rPr>
          <w:rFonts w:ascii="Times New Roman" w:eastAsia="Times New Roman" w:hAnsi="Times New Roman" w:cs="Times New Roman"/>
          <w:color w:val="313131"/>
          <w:sz w:val="24"/>
          <w:szCs w:val="24"/>
        </w:rPr>
        <w:t>27</w:t>
      </w:r>
      <w:r w:rsidRPr="00F411AC">
        <w:rPr>
          <w:rFonts w:ascii="Times New Roman" w:eastAsia="Times New Roman" w:hAnsi="Times New Roman" w:cs="Times New Roman"/>
          <w:color w:val="313131"/>
          <w:sz w:val="24"/>
          <w:szCs w:val="24"/>
        </w:rPr>
        <w:t xml:space="preserve">, 95% CI: </w:t>
      </w:r>
      <w:r>
        <w:rPr>
          <w:rFonts w:ascii="Times New Roman" w:eastAsia="Times New Roman" w:hAnsi="Times New Roman" w:cs="Times New Roman"/>
          <w:color w:val="313131"/>
          <w:sz w:val="24"/>
          <w:szCs w:val="24"/>
        </w:rPr>
        <w:t>0</w:t>
      </w:r>
      <w:r w:rsidRPr="00F411AC">
        <w:rPr>
          <w:rFonts w:ascii="Times New Roman" w:eastAsia="Times New Roman" w:hAnsi="Times New Roman" w:cs="Times New Roman"/>
          <w:color w:val="313131"/>
          <w:sz w:val="24"/>
          <w:szCs w:val="24"/>
        </w:rPr>
        <w:t>.</w:t>
      </w:r>
      <w:r>
        <w:rPr>
          <w:rFonts w:ascii="Times New Roman" w:eastAsia="Times New Roman" w:hAnsi="Times New Roman" w:cs="Times New Roman"/>
          <w:color w:val="313131"/>
          <w:sz w:val="24"/>
          <w:szCs w:val="24"/>
        </w:rPr>
        <w:t>99</w:t>
      </w:r>
      <w:r w:rsidRPr="00F411AC">
        <w:rPr>
          <w:rFonts w:ascii="Times New Roman" w:eastAsia="Times New Roman" w:hAnsi="Times New Roman" w:cs="Times New Roman"/>
          <w:color w:val="313131"/>
          <w:sz w:val="24"/>
          <w:szCs w:val="24"/>
        </w:rPr>
        <w:t>-</w:t>
      </w:r>
      <w:r>
        <w:rPr>
          <w:rFonts w:ascii="Times New Roman" w:eastAsia="Times New Roman" w:hAnsi="Times New Roman" w:cs="Times New Roman"/>
          <w:color w:val="313131"/>
          <w:sz w:val="24"/>
          <w:szCs w:val="24"/>
        </w:rPr>
        <w:t>1.63</w:t>
      </w:r>
      <w:r w:rsidRPr="00F411AC">
        <w:rPr>
          <w:rFonts w:ascii="Times New Roman" w:eastAsia="Times New Roman" w:hAnsi="Times New Roman" w:cs="Times New Roman"/>
          <w:color w:val="313131"/>
          <w:sz w:val="24"/>
          <w:szCs w:val="24"/>
        </w:rPr>
        <w:t>)</w:t>
      </w:r>
      <w:r>
        <w:rPr>
          <w:rFonts w:ascii="Times New Roman" w:eastAsia="Times New Roman" w:hAnsi="Times New Roman" w:cs="Times New Roman"/>
          <w:color w:val="313131"/>
          <w:sz w:val="24"/>
          <w:szCs w:val="24"/>
        </w:rPr>
        <w:t xml:space="preserve"> and 2.51</w:t>
      </w:r>
      <w:r w:rsidRPr="00F411AC">
        <w:rPr>
          <w:rFonts w:ascii="Times New Roman" w:eastAsia="Times New Roman" w:hAnsi="Times New Roman" w:cs="Times New Roman"/>
          <w:color w:val="313131"/>
          <w:sz w:val="24"/>
          <w:szCs w:val="24"/>
        </w:rPr>
        <w:t xml:space="preserve"> (</w:t>
      </w:r>
      <w:r w:rsidR="00294443">
        <w:rPr>
          <w:rFonts w:ascii="Times New Roman" w:eastAsia="Times New Roman" w:hAnsi="Times New Roman" w:cs="Times New Roman"/>
          <w:color w:val="313131"/>
          <w:sz w:val="24"/>
          <w:szCs w:val="24"/>
        </w:rPr>
        <w:t>A</w:t>
      </w:r>
      <w:r w:rsidRPr="00F411AC">
        <w:rPr>
          <w:rFonts w:ascii="Times New Roman" w:eastAsia="Times New Roman" w:hAnsi="Times New Roman" w:cs="Times New Roman"/>
          <w:color w:val="313131"/>
          <w:sz w:val="24"/>
          <w:szCs w:val="24"/>
        </w:rPr>
        <w:t xml:space="preserve">OR: </w:t>
      </w:r>
      <w:r>
        <w:rPr>
          <w:rFonts w:ascii="Times New Roman" w:eastAsia="Times New Roman" w:hAnsi="Times New Roman" w:cs="Times New Roman"/>
          <w:color w:val="313131"/>
          <w:sz w:val="24"/>
          <w:szCs w:val="24"/>
        </w:rPr>
        <w:t>2.51</w:t>
      </w:r>
      <w:r w:rsidRPr="00F411AC">
        <w:rPr>
          <w:rFonts w:ascii="Times New Roman" w:eastAsia="Times New Roman" w:hAnsi="Times New Roman" w:cs="Times New Roman"/>
          <w:color w:val="313131"/>
          <w:sz w:val="24"/>
          <w:szCs w:val="24"/>
        </w:rPr>
        <w:t>, 95% CI: 1.</w:t>
      </w:r>
      <w:r>
        <w:rPr>
          <w:rFonts w:ascii="Times New Roman" w:eastAsia="Times New Roman" w:hAnsi="Times New Roman" w:cs="Times New Roman"/>
          <w:color w:val="313131"/>
          <w:sz w:val="24"/>
          <w:szCs w:val="24"/>
        </w:rPr>
        <w:t>74</w:t>
      </w:r>
      <w:r w:rsidRPr="00F411AC">
        <w:rPr>
          <w:rFonts w:ascii="Times New Roman" w:eastAsia="Times New Roman" w:hAnsi="Times New Roman" w:cs="Times New Roman"/>
          <w:color w:val="313131"/>
          <w:sz w:val="24"/>
          <w:szCs w:val="24"/>
        </w:rPr>
        <w:t>-</w:t>
      </w:r>
      <w:r>
        <w:rPr>
          <w:rFonts w:ascii="Times New Roman" w:eastAsia="Times New Roman" w:hAnsi="Times New Roman" w:cs="Times New Roman"/>
          <w:color w:val="313131"/>
          <w:sz w:val="24"/>
          <w:szCs w:val="24"/>
        </w:rPr>
        <w:t>3.63</w:t>
      </w:r>
      <w:r w:rsidRPr="00F411AC">
        <w:rPr>
          <w:rFonts w:ascii="Times New Roman" w:eastAsia="Times New Roman" w:hAnsi="Times New Roman" w:cs="Times New Roman"/>
          <w:color w:val="313131"/>
          <w:sz w:val="24"/>
          <w:szCs w:val="24"/>
        </w:rPr>
        <w:t>)</w:t>
      </w:r>
      <w:r>
        <w:rPr>
          <w:rFonts w:ascii="Times New Roman" w:eastAsia="Times New Roman" w:hAnsi="Times New Roman" w:cs="Times New Roman"/>
          <w:color w:val="313131"/>
          <w:sz w:val="24"/>
          <w:szCs w:val="24"/>
        </w:rPr>
        <w:t xml:space="preserve"> times</w:t>
      </w:r>
      <w:r w:rsidRPr="00F411AC">
        <w:rPr>
          <w:rFonts w:ascii="Times New Roman" w:eastAsia="Times New Roman" w:hAnsi="Times New Roman" w:cs="Times New Roman"/>
          <w:color w:val="313131"/>
          <w:sz w:val="24"/>
          <w:szCs w:val="24"/>
        </w:rPr>
        <w:t xml:space="preserve"> higher chance of having diarrhea</w:t>
      </w:r>
      <w:r>
        <w:rPr>
          <w:rFonts w:ascii="Times New Roman" w:eastAsia="Times New Roman" w:hAnsi="Times New Roman" w:cs="Times New Roman"/>
          <w:color w:val="313131"/>
          <w:sz w:val="24"/>
          <w:szCs w:val="24"/>
        </w:rPr>
        <w:t>, respectively</w:t>
      </w:r>
      <w:r w:rsidRPr="00F411AC">
        <w:rPr>
          <w:rFonts w:ascii="Times New Roman" w:eastAsia="Times New Roman" w:hAnsi="Times New Roman" w:cs="Times New Roman"/>
          <w:color w:val="313131"/>
          <w:sz w:val="24"/>
          <w:szCs w:val="24"/>
        </w:rPr>
        <w:t xml:space="preserve">. </w:t>
      </w:r>
      <w:r>
        <w:rPr>
          <w:rFonts w:ascii="Times New Roman" w:eastAsia="Times New Roman" w:hAnsi="Times New Roman" w:cs="Times New Roman"/>
          <w:color w:val="313131"/>
          <w:sz w:val="24"/>
          <w:szCs w:val="24"/>
        </w:rPr>
        <w:t xml:space="preserve">However, in 2012 survey, </w:t>
      </w:r>
      <w:r w:rsidRPr="00F411AC">
        <w:rPr>
          <w:rFonts w:ascii="Times New Roman" w:eastAsia="Times New Roman" w:hAnsi="Times New Roman" w:cs="Times New Roman"/>
          <w:color w:val="313131"/>
          <w:sz w:val="24"/>
          <w:szCs w:val="24"/>
        </w:rPr>
        <w:t xml:space="preserve">children of Barisal division had </w:t>
      </w:r>
      <w:r w:rsidR="00D15616">
        <w:rPr>
          <w:rFonts w:ascii="Times New Roman" w:eastAsia="Times New Roman" w:hAnsi="Times New Roman" w:cs="Times New Roman"/>
          <w:color w:val="313131"/>
          <w:sz w:val="24"/>
          <w:szCs w:val="24"/>
        </w:rPr>
        <w:t>33</w:t>
      </w:r>
      <w:r w:rsidR="00C6039D">
        <w:rPr>
          <w:rFonts w:ascii="Times New Roman" w:eastAsia="Times New Roman" w:hAnsi="Times New Roman" w:cs="Times New Roman"/>
          <w:color w:val="313131"/>
          <w:sz w:val="24"/>
          <w:szCs w:val="24"/>
        </w:rPr>
        <w:t>%</w:t>
      </w:r>
      <w:r w:rsidRPr="00F411AC">
        <w:rPr>
          <w:rFonts w:ascii="Times New Roman" w:eastAsia="Times New Roman" w:hAnsi="Times New Roman" w:cs="Times New Roman"/>
          <w:color w:val="313131"/>
          <w:sz w:val="24"/>
          <w:szCs w:val="24"/>
        </w:rPr>
        <w:t xml:space="preserve"> (</w:t>
      </w:r>
      <w:r w:rsidR="00294443">
        <w:rPr>
          <w:rFonts w:ascii="Times New Roman" w:eastAsia="Times New Roman" w:hAnsi="Times New Roman" w:cs="Times New Roman"/>
          <w:color w:val="313131"/>
          <w:sz w:val="24"/>
          <w:szCs w:val="24"/>
        </w:rPr>
        <w:t>A</w:t>
      </w:r>
      <w:r w:rsidRPr="00F411AC">
        <w:rPr>
          <w:rFonts w:ascii="Times New Roman" w:eastAsia="Times New Roman" w:hAnsi="Times New Roman" w:cs="Times New Roman"/>
          <w:color w:val="313131"/>
          <w:sz w:val="24"/>
          <w:szCs w:val="24"/>
        </w:rPr>
        <w:t xml:space="preserve">OR: </w:t>
      </w:r>
      <w:r w:rsidR="00C6039D">
        <w:rPr>
          <w:rFonts w:ascii="Times New Roman" w:eastAsia="Times New Roman" w:hAnsi="Times New Roman" w:cs="Times New Roman"/>
          <w:color w:val="313131"/>
          <w:sz w:val="24"/>
          <w:szCs w:val="24"/>
        </w:rPr>
        <w:t>0.</w:t>
      </w:r>
      <w:r w:rsidR="00D15616">
        <w:rPr>
          <w:rFonts w:ascii="Times New Roman" w:eastAsia="Times New Roman" w:hAnsi="Times New Roman" w:cs="Times New Roman"/>
          <w:color w:val="313131"/>
          <w:sz w:val="24"/>
          <w:szCs w:val="24"/>
        </w:rPr>
        <w:t>67</w:t>
      </w:r>
      <w:r w:rsidRPr="00F411AC">
        <w:rPr>
          <w:rFonts w:ascii="Times New Roman" w:eastAsia="Times New Roman" w:hAnsi="Times New Roman" w:cs="Times New Roman"/>
          <w:color w:val="313131"/>
          <w:sz w:val="24"/>
          <w:szCs w:val="24"/>
        </w:rPr>
        <w:t xml:space="preserve">, 95% CI: </w:t>
      </w:r>
      <w:r>
        <w:rPr>
          <w:rFonts w:ascii="Times New Roman" w:eastAsia="Times New Roman" w:hAnsi="Times New Roman" w:cs="Times New Roman"/>
          <w:color w:val="313131"/>
          <w:sz w:val="24"/>
          <w:szCs w:val="24"/>
        </w:rPr>
        <w:t>0</w:t>
      </w:r>
      <w:r w:rsidRPr="00F411AC">
        <w:rPr>
          <w:rFonts w:ascii="Times New Roman" w:eastAsia="Times New Roman" w:hAnsi="Times New Roman" w:cs="Times New Roman"/>
          <w:color w:val="313131"/>
          <w:sz w:val="24"/>
          <w:szCs w:val="24"/>
        </w:rPr>
        <w:t>.</w:t>
      </w:r>
      <w:r w:rsidR="00D15616">
        <w:rPr>
          <w:rFonts w:ascii="Times New Roman" w:eastAsia="Times New Roman" w:hAnsi="Times New Roman" w:cs="Times New Roman"/>
          <w:color w:val="313131"/>
          <w:sz w:val="24"/>
          <w:szCs w:val="24"/>
        </w:rPr>
        <w:t>27</w:t>
      </w:r>
      <w:r w:rsidRPr="00F411AC">
        <w:rPr>
          <w:rFonts w:ascii="Times New Roman" w:eastAsia="Times New Roman" w:hAnsi="Times New Roman" w:cs="Times New Roman"/>
          <w:color w:val="313131"/>
          <w:sz w:val="24"/>
          <w:szCs w:val="24"/>
        </w:rPr>
        <w:t>-</w:t>
      </w:r>
      <w:r>
        <w:rPr>
          <w:rFonts w:ascii="Times New Roman" w:eastAsia="Times New Roman" w:hAnsi="Times New Roman" w:cs="Times New Roman"/>
          <w:color w:val="313131"/>
          <w:sz w:val="24"/>
          <w:szCs w:val="24"/>
        </w:rPr>
        <w:t>1.</w:t>
      </w:r>
      <w:r w:rsidR="00D15616">
        <w:rPr>
          <w:rFonts w:ascii="Times New Roman" w:eastAsia="Times New Roman" w:hAnsi="Times New Roman" w:cs="Times New Roman"/>
          <w:color w:val="313131"/>
          <w:sz w:val="24"/>
          <w:szCs w:val="24"/>
        </w:rPr>
        <w:t>63</w:t>
      </w:r>
      <w:r w:rsidRPr="00F411AC">
        <w:rPr>
          <w:rFonts w:ascii="Times New Roman" w:eastAsia="Times New Roman" w:hAnsi="Times New Roman" w:cs="Times New Roman"/>
          <w:color w:val="313131"/>
          <w:sz w:val="24"/>
          <w:szCs w:val="24"/>
        </w:rPr>
        <w:t>)</w:t>
      </w:r>
      <w:r>
        <w:rPr>
          <w:rFonts w:ascii="Times New Roman" w:eastAsia="Times New Roman" w:hAnsi="Times New Roman" w:cs="Times New Roman"/>
          <w:color w:val="313131"/>
          <w:sz w:val="24"/>
          <w:szCs w:val="24"/>
        </w:rPr>
        <w:t xml:space="preserve"> times</w:t>
      </w:r>
      <w:r w:rsidRPr="00F411AC">
        <w:rPr>
          <w:rFonts w:ascii="Times New Roman" w:eastAsia="Times New Roman" w:hAnsi="Times New Roman" w:cs="Times New Roman"/>
          <w:color w:val="313131"/>
          <w:sz w:val="24"/>
          <w:szCs w:val="24"/>
        </w:rPr>
        <w:t xml:space="preserve"> </w:t>
      </w:r>
      <w:r w:rsidR="00C6039D">
        <w:rPr>
          <w:rFonts w:ascii="Times New Roman" w:eastAsia="Times New Roman" w:hAnsi="Times New Roman" w:cs="Times New Roman"/>
          <w:color w:val="313131"/>
          <w:sz w:val="24"/>
          <w:szCs w:val="24"/>
        </w:rPr>
        <w:t>lower</w:t>
      </w:r>
      <w:r w:rsidRPr="00F411AC">
        <w:rPr>
          <w:rFonts w:ascii="Times New Roman" w:eastAsia="Times New Roman" w:hAnsi="Times New Roman" w:cs="Times New Roman"/>
          <w:color w:val="313131"/>
          <w:sz w:val="24"/>
          <w:szCs w:val="24"/>
        </w:rPr>
        <w:t xml:space="preserve"> chance of having diarrhea</w:t>
      </w:r>
      <w:r>
        <w:rPr>
          <w:rFonts w:ascii="Times New Roman" w:eastAsia="Times New Roman" w:hAnsi="Times New Roman" w:cs="Times New Roman"/>
          <w:color w:val="313131"/>
          <w:sz w:val="24"/>
          <w:szCs w:val="24"/>
        </w:rPr>
        <w:t xml:space="preserve">. </w:t>
      </w:r>
      <w:r w:rsidRPr="00F411AC">
        <w:rPr>
          <w:rFonts w:ascii="Times New Roman" w:eastAsia="Times New Roman" w:hAnsi="Times New Roman" w:cs="Times New Roman"/>
          <w:color w:val="313131"/>
          <w:sz w:val="24"/>
          <w:szCs w:val="24"/>
        </w:rPr>
        <w:t xml:space="preserve">Children from poorest family had </w:t>
      </w:r>
      <w:r w:rsidR="00C6039D">
        <w:rPr>
          <w:rFonts w:ascii="Times New Roman" w:eastAsia="Times New Roman" w:hAnsi="Times New Roman" w:cs="Times New Roman"/>
          <w:color w:val="313131"/>
          <w:sz w:val="24"/>
          <w:szCs w:val="24"/>
        </w:rPr>
        <w:t>30</w:t>
      </w:r>
      <w:r w:rsidRPr="00F411AC">
        <w:rPr>
          <w:rFonts w:ascii="Times New Roman" w:eastAsia="Times New Roman" w:hAnsi="Times New Roman" w:cs="Times New Roman"/>
          <w:color w:val="313131"/>
          <w:sz w:val="24"/>
          <w:szCs w:val="24"/>
        </w:rPr>
        <w:t xml:space="preserve">% (MICS 2006 </w:t>
      </w:r>
      <w:r w:rsidR="00294443">
        <w:rPr>
          <w:rFonts w:ascii="Times New Roman" w:eastAsia="Times New Roman" w:hAnsi="Times New Roman" w:cs="Times New Roman"/>
          <w:color w:val="313131"/>
          <w:sz w:val="24"/>
          <w:szCs w:val="24"/>
        </w:rPr>
        <w:t>A</w:t>
      </w:r>
      <w:r w:rsidRPr="00F411AC">
        <w:rPr>
          <w:rFonts w:ascii="Times New Roman" w:eastAsia="Times New Roman" w:hAnsi="Times New Roman" w:cs="Times New Roman"/>
          <w:color w:val="313131"/>
          <w:sz w:val="24"/>
          <w:szCs w:val="24"/>
        </w:rPr>
        <w:t>OR: 1.</w:t>
      </w:r>
      <w:r w:rsidR="00C6039D">
        <w:rPr>
          <w:rFonts w:ascii="Times New Roman" w:eastAsia="Times New Roman" w:hAnsi="Times New Roman" w:cs="Times New Roman"/>
          <w:color w:val="313131"/>
          <w:sz w:val="24"/>
          <w:szCs w:val="24"/>
        </w:rPr>
        <w:t>30</w:t>
      </w:r>
      <w:r w:rsidRPr="00F411AC">
        <w:rPr>
          <w:rFonts w:ascii="Times New Roman" w:eastAsia="Times New Roman" w:hAnsi="Times New Roman" w:cs="Times New Roman"/>
          <w:color w:val="313131"/>
          <w:sz w:val="24"/>
          <w:szCs w:val="24"/>
        </w:rPr>
        <w:t>, 95% CI:1.</w:t>
      </w:r>
      <w:r w:rsidR="00C6039D">
        <w:rPr>
          <w:rFonts w:ascii="Times New Roman" w:eastAsia="Times New Roman" w:hAnsi="Times New Roman" w:cs="Times New Roman"/>
          <w:color w:val="313131"/>
          <w:sz w:val="24"/>
          <w:szCs w:val="24"/>
        </w:rPr>
        <w:t>01</w:t>
      </w:r>
      <w:r w:rsidRPr="00F411AC">
        <w:rPr>
          <w:rFonts w:ascii="Times New Roman" w:eastAsia="Times New Roman" w:hAnsi="Times New Roman" w:cs="Times New Roman"/>
          <w:color w:val="313131"/>
          <w:sz w:val="24"/>
          <w:szCs w:val="24"/>
        </w:rPr>
        <w:t>-1.</w:t>
      </w:r>
      <w:r w:rsidR="00C6039D">
        <w:rPr>
          <w:rFonts w:ascii="Times New Roman" w:eastAsia="Times New Roman" w:hAnsi="Times New Roman" w:cs="Times New Roman"/>
          <w:color w:val="313131"/>
          <w:sz w:val="24"/>
          <w:szCs w:val="24"/>
        </w:rPr>
        <w:t>65</w:t>
      </w:r>
      <w:r w:rsidRPr="00F411AC">
        <w:rPr>
          <w:rFonts w:ascii="Times New Roman" w:eastAsia="Times New Roman" w:hAnsi="Times New Roman" w:cs="Times New Roman"/>
          <w:color w:val="313131"/>
          <w:sz w:val="24"/>
          <w:szCs w:val="24"/>
        </w:rPr>
        <w:t>)</w:t>
      </w:r>
      <w:r w:rsidR="00C6039D">
        <w:rPr>
          <w:rFonts w:ascii="Times New Roman" w:eastAsia="Times New Roman" w:hAnsi="Times New Roman" w:cs="Times New Roman"/>
          <w:color w:val="313131"/>
          <w:sz w:val="24"/>
          <w:szCs w:val="24"/>
        </w:rPr>
        <w:t xml:space="preserve"> and</w:t>
      </w:r>
      <w:r>
        <w:rPr>
          <w:rFonts w:ascii="Times New Roman" w:eastAsia="Times New Roman" w:hAnsi="Times New Roman" w:cs="Times New Roman"/>
          <w:color w:val="313131"/>
          <w:sz w:val="24"/>
          <w:szCs w:val="24"/>
        </w:rPr>
        <w:t xml:space="preserve"> </w:t>
      </w:r>
      <w:r w:rsidR="00402190">
        <w:rPr>
          <w:rFonts w:ascii="Times New Roman" w:eastAsia="Times New Roman" w:hAnsi="Times New Roman" w:cs="Times New Roman"/>
          <w:color w:val="313131"/>
          <w:sz w:val="24"/>
          <w:szCs w:val="24"/>
        </w:rPr>
        <w:t>1</w:t>
      </w:r>
      <w:r w:rsidR="00C6039D">
        <w:rPr>
          <w:rFonts w:ascii="Times New Roman" w:eastAsia="Times New Roman" w:hAnsi="Times New Roman" w:cs="Times New Roman"/>
          <w:color w:val="313131"/>
          <w:sz w:val="24"/>
          <w:szCs w:val="24"/>
        </w:rPr>
        <w:t>4</w:t>
      </w:r>
      <w:r w:rsidRPr="00F411AC">
        <w:rPr>
          <w:rFonts w:ascii="Times New Roman" w:eastAsia="Times New Roman" w:hAnsi="Times New Roman" w:cs="Times New Roman"/>
          <w:color w:val="313131"/>
          <w:sz w:val="24"/>
          <w:szCs w:val="24"/>
        </w:rPr>
        <w:t>% (MICS 20</w:t>
      </w:r>
      <w:r>
        <w:rPr>
          <w:rFonts w:ascii="Times New Roman" w:eastAsia="Times New Roman" w:hAnsi="Times New Roman" w:cs="Times New Roman"/>
          <w:color w:val="313131"/>
          <w:sz w:val="24"/>
          <w:szCs w:val="24"/>
        </w:rPr>
        <w:t>1</w:t>
      </w:r>
      <w:r w:rsidR="00C6039D">
        <w:rPr>
          <w:rFonts w:ascii="Times New Roman" w:eastAsia="Times New Roman" w:hAnsi="Times New Roman" w:cs="Times New Roman"/>
          <w:color w:val="313131"/>
          <w:sz w:val="24"/>
          <w:szCs w:val="24"/>
        </w:rPr>
        <w:t>9</w:t>
      </w:r>
      <w:r w:rsidRPr="00F411AC">
        <w:rPr>
          <w:rFonts w:ascii="Times New Roman" w:eastAsia="Times New Roman" w:hAnsi="Times New Roman" w:cs="Times New Roman"/>
          <w:color w:val="313131"/>
          <w:sz w:val="24"/>
          <w:szCs w:val="24"/>
        </w:rPr>
        <w:t xml:space="preserve"> </w:t>
      </w:r>
      <w:r w:rsidR="00294443">
        <w:rPr>
          <w:rFonts w:ascii="Times New Roman" w:eastAsia="Times New Roman" w:hAnsi="Times New Roman" w:cs="Times New Roman"/>
          <w:color w:val="313131"/>
          <w:sz w:val="24"/>
          <w:szCs w:val="24"/>
        </w:rPr>
        <w:t>A</w:t>
      </w:r>
      <w:r w:rsidRPr="00F411AC">
        <w:rPr>
          <w:rFonts w:ascii="Times New Roman" w:eastAsia="Times New Roman" w:hAnsi="Times New Roman" w:cs="Times New Roman"/>
          <w:color w:val="313131"/>
          <w:sz w:val="24"/>
          <w:szCs w:val="24"/>
        </w:rPr>
        <w:t>OR: 1.</w:t>
      </w:r>
      <w:r w:rsidR="00402190">
        <w:rPr>
          <w:rFonts w:ascii="Times New Roman" w:eastAsia="Times New Roman" w:hAnsi="Times New Roman" w:cs="Times New Roman"/>
          <w:color w:val="313131"/>
          <w:sz w:val="24"/>
          <w:szCs w:val="24"/>
        </w:rPr>
        <w:t>1</w:t>
      </w:r>
      <w:r w:rsidR="00C6039D">
        <w:rPr>
          <w:rFonts w:ascii="Times New Roman" w:eastAsia="Times New Roman" w:hAnsi="Times New Roman" w:cs="Times New Roman"/>
          <w:color w:val="313131"/>
          <w:sz w:val="24"/>
          <w:szCs w:val="24"/>
        </w:rPr>
        <w:t>4</w:t>
      </w:r>
      <w:r w:rsidRPr="00F411AC">
        <w:rPr>
          <w:rFonts w:ascii="Times New Roman" w:eastAsia="Times New Roman" w:hAnsi="Times New Roman" w:cs="Times New Roman"/>
          <w:color w:val="313131"/>
          <w:sz w:val="24"/>
          <w:szCs w:val="24"/>
        </w:rPr>
        <w:t>, 95% CI:</w:t>
      </w:r>
      <w:r>
        <w:rPr>
          <w:rFonts w:ascii="Times New Roman" w:eastAsia="Times New Roman" w:hAnsi="Times New Roman" w:cs="Times New Roman"/>
          <w:color w:val="313131"/>
          <w:sz w:val="24"/>
          <w:szCs w:val="24"/>
        </w:rPr>
        <w:t xml:space="preserve"> 0.</w:t>
      </w:r>
      <w:r w:rsidR="00C6039D">
        <w:rPr>
          <w:rFonts w:ascii="Times New Roman" w:eastAsia="Times New Roman" w:hAnsi="Times New Roman" w:cs="Times New Roman"/>
          <w:color w:val="313131"/>
          <w:sz w:val="24"/>
          <w:szCs w:val="24"/>
        </w:rPr>
        <w:t>90</w:t>
      </w:r>
      <w:r w:rsidRPr="00F411AC">
        <w:rPr>
          <w:rFonts w:ascii="Times New Roman" w:eastAsia="Times New Roman" w:hAnsi="Times New Roman" w:cs="Times New Roman"/>
          <w:color w:val="313131"/>
          <w:sz w:val="24"/>
          <w:szCs w:val="24"/>
        </w:rPr>
        <w:t>-1.</w:t>
      </w:r>
      <w:r w:rsidR="00C6039D">
        <w:rPr>
          <w:rFonts w:ascii="Times New Roman" w:eastAsia="Times New Roman" w:hAnsi="Times New Roman" w:cs="Times New Roman"/>
          <w:color w:val="313131"/>
          <w:sz w:val="24"/>
          <w:szCs w:val="24"/>
        </w:rPr>
        <w:t>44</w:t>
      </w:r>
      <w:r w:rsidRPr="00F411AC">
        <w:rPr>
          <w:rFonts w:ascii="Times New Roman" w:eastAsia="Times New Roman" w:hAnsi="Times New Roman" w:cs="Times New Roman"/>
          <w:color w:val="313131"/>
          <w:sz w:val="24"/>
          <w:szCs w:val="24"/>
        </w:rPr>
        <w:t xml:space="preserve">) higher </w:t>
      </w:r>
      <w:r w:rsidR="00C6039D">
        <w:rPr>
          <w:rFonts w:ascii="Times New Roman" w:eastAsia="Times New Roman" w:hAnsi="Times New Roman" w:cs="Times New Roman"/>
          <w:color w:val="313131"/>
          <w:sz w:val="24"/>
          <w:szCs w:val="24"/>
        </w:rPr>
        <w:t>odds</w:t>
      </w:r>
      <w:r w:rsidRPr="00F411AC">
        <w:rPr>
          <w:rFonts w:ascii="Times New Roman" w:eastAsia="Times New Roman" w:hAnsi="Times New Roman" w:cs="Times New Roman"/>
          <w:color w:val="313131"/>
          <w:sz w:val="24"/>
          <w:szCs w:val="24"/>
        </w:rPr>
        <w:t xml:space="preserve"> of having diarrhea compared with children from richest family. We found that among the children whose families use the shared toilet had </w:t>
      </w:r>
      <w:r w:rsidR="00B3123E">
        <w:rPr>
          <w:rFonts w:ascii="Times New Roman" w:eastAsia="Times New Roman" w:hAnsi="Times New Roman" w:cs="Times New Roman"/>
          <w:color w:val="313131"/>
          <w:sz w:val="24"/>
          <w:szCs w:val="24"/>
        </w:rPr>
        <w:t>7</w:t>
      </w:r>
      <w:r w:rsidRPr="00F411AC">
        <w:rPr>
          <w:rFonts w:ascii="Times New Roman" w:eastAsia="Times New Roman" w:hAnsi="Times New Roman" w:cs="Times New Roman"/>
          <w:color w:val="313131"/>
          <w:sz w:val="24"/>
          <w:szCs w:val="24"/>
        </w:rPr>
        <w:t>% (</w:t>
      </w:r>
      <w:r w:rsidR="00294443">
        <w:rPr>
          <w:rFonts w:ascii="Times New Roman" w:eastAsia="Times New Roman" w:hAnsi="Times New Roman" w:cs="Times New Roman"/>
          <w:color w:val="313131"/>
          <w:sz w:val="24"/>
          <w:szCs w:val="24"/>
        </w:rPr>
        <w:t>A</w:t>
      </w:r>
      <w:r w:rsidRPr="00F411AC">
        <w:rPr>
          <w:rFonts w:ascii="Times New Roman" w:eastAsia="Times New Roman" w:hAnsi="Times New Roman" w:cs="Times New Roman"/>
          <w:color w:val="313131"/>
          <w:sz w:val="24"/>
          <w:szCs w:val="24"/>
        </w:rPr>
        <w:t>OR: 1.</w:t>
      </w:r>
      <w:r w:rsidR="00B3123E">
        <w:rPr>
          <w:rFonts w:ascii="Times New Roman" w:eastAsia="Times New Roman" w:hAnsi="Times New Roman" w:cs="Times New Roman"/>
          <w:color w:val="313131"/>
          <w:sz w:val="24"/>
          <w:szCs w:val="24"/>
        </w:rPr>
        <w:t>07</w:t>
      </w:r>
      <w:r w:rsidRPr="00F411AC">
        <w:rPr>
          <w:rFonts w:ascii="Times New Roman" w:eastAsia="Times New Roman" w:hAnsi="Times New Roman" w:cs="Times New Roman"/>
          <w:color w:val="313131"/>
          <w:sz w:val="24"/>
          <w:szCs w:val="24"/>
        </w:rPr>
        <w:t xml:space="preserve">, 95% CI: </w:t>
      </w:r>
      <w:r w:rsidR="00B3123E">
        <w:rPr>
          <w:rFonts w:ascii="Times New Roman" w:eastAsia="Times New Roman" w:hAnsi="Times New Roman" w:cs="Times New Roman"/>
          <w:color w:val="313131"/>
          <w:sz w:val="24"/>
          <w:szCs w:val="24"/>
        </w:rPr>
        <w:t>0.96</w:t>
      </w:r>
      <w:r w:rsidRPr="00F411AC">
        <w:rPr>
          <w:rFonts w:ascii="Times New Roman" w:eastAsia="Times New Roman" w:hAnsi="Times New Roman" w:cs="Times New Roman"/>
          <w:color w:val="313131"/>
          <w:sz w:val="24"/>
          <w:szCs w:val="24"/>
        </w:rPr>
        <w:t>-1.2</w:t>
      </w:r>
      <w:r w:rsidR="00B3123E">
        <w:rPr>
          <w:rFonts w:ascii="Times New Roman" w:eastAsia="Times New Roman" w:hAnsi="Times New Roman" w:cs="Times New Roman"/>
          <w:color w:val="313131"/>
          <w:sz w:val="24"/>
          <w:szCs w:val="24"/>
        </w:rPr>
        <w:t>0</w:t>
      </w:r>
      <w:r w:rsidRPr="00F411AC">
        <w:rPr>
          <w:rFonts w:ascii="Times New Roman" w:eastAsia="Times New Roman" w:hAnsi="Times New Roman" w:cs="Times New Roman"/>
          <w:color w:val="313131"/>
          <w:sz w:val="24"/>
          <w:szCs w:val="24"/>
        </w:rPr>
        <w:t xml:space="preserve">) </w:t>
      </w:r>
      <w:r>
        <w:rPr>
          <w:rFonts w:ascii="Times New Roman" w:hAnsi="Times New Roman" w:cs="Times New Roman"/>
          <w:color w:val="313131"/>
          <w:sz w:val="24"/>
          <w:szCs w:val="24"/>
          <w:shd w:val="clear" w:color="auto" w:fill="FFFFFF"/>
        </w:rPr>
        <w:t>and</w:t>
      </w:r>
      <w:r w:rsidRPr="00F411AC" w:rsidDel="00E0777D">
        <w:rPr>
          <w:rFonts w:ascii="Times New Roman" w:eastAsia="Times New Roman" w:hAnsi="Times New Roman" w:cs="Times New Roman"/>
          <w:color w:val="313131"/>
          <w:sz w:val="24"/>
          <w:szCs w:val="24"/>
        </w:rPr>
        <w:t xml:space="preserve"> </w:t>
      </w:r>
      <w:r w:rsidRPr="00F411AC">
        <w:rPr>
          <w:rFonts w:ascii="Times New Roman" w:eastAsia="Times New Roman" w:hAnsi="Times New Roman" w:cs="Times New Roman"/>
          <w:color w:val="313131"/>
          <w:sz w:val="24"/>
          <w:szCs w:val="24"/>
        </w:rPr>
        <w:t>2</w:t>
      </w:r>
      <w:r w:rsidR="00B3123E">
        <w:rPr>
          <w:rFonts w:ascii="Times New Roman" w:eastAsia="Times New Roman" w:hAnsi="Times New Roman" w:cs="Times New Roman"/>
          <w:color w:val="313131"/>
          <w:sz w:val="24"/>
          <w:szCs w:val="24"/>
        </w:rPr>
        <w:t>3</w:t>
      </w:r>
      <w:r w:rsidRPr="00F411AC">
        <w:rPr>
          <w:rFonts w:ascii="Times New Roman" w:eastAsia="Times New Roman" w:hAnsi="Times New Roman" w:cs="Times New Roman"/>
          <w:color w:val="313131"/>
          <w:sz w:val="24"/>
          <w:szCs w:val="24"/>
        </w:rPr>
        <w:t>% (</w:t>
      </w:r>
      <w:r w:rsidR="00294443">
        <w:rPr>
          <w:rFonts w:ascii="Times New Roman" w:eastAsia="Times New Roman" w:hAnsi="Times New Roman" w:cs="Times New Roman"/>
          <w:color w:val="313131"/>
          <w:sz w:val="24"/>
          <w:szCs w:val="24"/>
        </w:rPr>
        <w:t>A</w:t>
      </w:r>
      <w:r w:rsidRPr="00F411AC">
        <w:rPr>
          <w:rFonts w:ascii="Times New Roman" w:eastAsia="Times New Roman" w:hAnsi="Times New Roman" w:cs="Times New Roman"/>
          <w:color w:val="313131"/>
          <w:sz w:val="24"/>
          <w:szCs w:val="24"/>
        </w:rPr>
        <w:t xml:space="preserve">OR: </w:t>
      </w:r>
      <w:r w:rsidRPr="00F411AC">
        <w:rPr>
          <w:rFonts w:ascii="Times New Roman" w:eastAsia="Times New Roman" w:hAnsi="Times New Roman" w:cs="Times New Roman"/>
          <w:color w:val="313131"/>
          <w:sz w:val="24"/>
          <w:szCs w:val="24"/>
        </w:rPr>
        <w:lastRenderedPageBreak/>
        <w:t>1.2</w:t>
      </w:r>
      <w:r w:rsidR="00B3123E">
        <w:rPr>
          <w:rFonts w:ascii="Times New Roman" w:eastAsia="Times New Roman" w:hAnsi="Times New Roman" w:cs="Times New Roman"/>
          <w:color w:val="313131"/>
          <w:sz w:val="24"/>
          <w:szCs w:val="24"/>
        </w:rPr>
        <w:t>3</w:t>
      </w:r>
      <w:r w:rsidRPr="00F411AC">
        <w:rPr>
          <w:rFonts w:ascii="Times New Roman" w:eastAsia="Times New Roman" w:hAnsi="Times New Roman" w:cs="Times New Roman"/>
          <w:color w:val="313131"/>
          <w:sz w:val="24"/>
          <w:szCs w:val="24"/>
        </w:rPr>
        <w:t>, 95% CI: 1.0</w:t>
      </w:r>
      <w:r w:rsidR="00B3123E">
        <w:rPr>
          <w:rFonts w:ascii="Times New Roman" w:eastAsia="Times New Roman" w:hAnsi="Times New Roman" w:cs="Times New Roman"/>
          <w:color w:val="313131"/>
          <w:sz w:val="24"/>
          <w:szCs w:val="24"/>
        </w:rPr>
        <w:t>7</w:t>
      </w:r>
      <w:r w:rsidRPr="00F411AC">
        <w:rPr>
          <w:rFonts w:ascii="Times New Roman" w:eastAsia="Times New Roman" w:hAnsi="Times New Roman" w:cs="Times New Roman"/>
          <w:color w:val="313131"/>
          <w:sz w:val="24"/>
          <w:szCs w:val="24"/>
        </w:rPr>
        <w:t>-1.</w:t>
      </w:r>
      <w:r w:rsidR="00B3123E">
        <w:rPr>
          <w:rFonts w:ascii="Times New Roman" w:eastAsia="Times New Roman" w:hAnsi="Times New Roman" w:cs="Times New Roman"/>
          <w:color w:val="313131"/>
          <w:sz w:val="24"/>
          <w:szCs w:val="24"/>
        </w:rPr>
        <w:t>42</w:t>
      </w:r>
      <w:r w:rsidRPr="00F411AC">
        <w:rPr>
          <w:rFonts w:ascii="Times New Roman" w:eastAsia="Times New Roman" w:hAnsi="Times New Roman" w:cs="Times New Roman"/>
          <w:color w:val="313131"/>
          <w:sz w:val="24"/>
          <w:szCs w:val="24"/>
        </w:rPr>
        <w:t>) higher odds of having diarrhea in 2006 and 2019 respectively</w:t>
      </w:r>
      <w:r>
        <w:rPr>
          <w:rFonts w:ascii="Times New Roman" w:eastAsia="Times New Roman" w:hAnsi="Times New Roman" w:cs="Times New Roman"/>
          <w:color w:val="313131"/>
          <w:sz w:val="24"/>
          <w:szCs w:val="24"/>
        </w:rPr>
        <w:t xml:space="preserve">, in MICS 2012, </w:t>
      </w:r>
      <w:r w:rsidR="00B3123E">
        <w:rPr>
          <w:rFonts w:ascii="Times New Roman" w:eastAsia="Times New Roman" w:hAnsi="Times New Roman" w:cs="Times New Roman"/>
          <w:color w:val="313131"/>
          <w:sz w:val="24"/>
          <w:szCs w:val="24"/>
        </w:rPr>
        <w:t>40</w:t>
      </w:r>
      <w:r w:rsidRPr="00F411AC">
        <w:rPr>
          <w:rFonts w:ascii="Times New Roman" w:eastAsia="Times New Roman" w:hAnsi="Times New Roman" w:cs="Times New Roman"/>
          <w:color w:val="313131"/>
          <w:sz w:val="24"/>
          <w:szCs w:val="24"/>
        </w:rPr>
        <w:t>% (</w:t>
      </w:r>
      <w:r w:rsidR="00294443">
        <w:rPr>
          <w:rFonts w:ascii="Times New Roman" w:eastAsia="Times New Roman" w:hAnsi="Times New Roman" w:cs="Times New Roman"/>
          <w:color w:val="313131"/>
          <w:sz w:val="24"/>
          <w:szCs w:val="24"/>
        </w:rPr>
        <w:t>A</w:t>
      </w:r>
      <w:r w:rsidRPr="00F411AC">
        <w:rPr>
          <w:rFonts w:ascii="Times New Roman" w:eastAsia="Times New Roman" w:hAnsi="Times New Roman" w:cs="Times New Roman"/>
          <w:color w:val="313131"/>
          <w:sz w:val="24"/>
          <w:szCs w:val="24"/>
        </w:rPr>
        <w:t>OR: 0.</w:t>
      </w:r>
      <w:r w:rsidR="00B3123E">
        <w:rPr>
          <w:rFonts w:ascii="Times New Roman" w:eastAsia="Times New Roman" w:hAnsi="Times New Roman" w:cs="Times New Roman"/>
          <w:color w:val="313131"/>
          <w:sz w:val="24"/>
          <w:szCs w:val="24"/>
        </w:rPr>
        <w:t>60</w:t>
      </w:r>
      <w:r w:rsidRPr="00F411AC">
        <w:rPr>
          <w:rFonts w:ascii="Times New Roman" w:eastAsia="Times New Roman" w:hAnsi="Times New Roman" w:cs="Times New Roman"/>
          <w:color w:val="313131"/>
          <w:sz w:val="24"/>
          <w:szCs w:val="24"/>
        </w:rPr>
        <w:t>, 95% CI: 0.</w:t>
      </w:r>
      <w:r w:rsidR="00B3123E">
        <w:rPr>
          <w:rFonts w:ascii="Times New Roman" w:eastAsia="Times New Roman" w:hAnsi="Times New Roman" w:cs="Times New Roman"/>
          <w:color w:val="313131"/>
          <w:sz w:val="24"/>
          <w:szCs w:val="24"/>
        </w:rPr>
        <w:t>3</w:t>
      </w:r>
      <w:r w:rsidR="00402190">
        <w:rPr>
          <w:rFonts w:ascii="Times New Roman" w:eastAsia="Times New Roman" w:hAnsi="Times New Roman" w:cs="Times New Roman"/>
          <w:color w:val="313131"/>
          <w:sz w:val="24"/>
          <w:szCs w:val="24"/>
        </w:rPr>
        <w:t>6</w:t>
      </w:r>
      <w:r w:rsidRPr="00F411AC">
        <w:rPr>
          <w:rFonts w:ascii="Times New Roman" w:eastAsia="Times New Roman" w:hAnsi="Times New Roman" w:cs="Times New Roman"/>
          <w:color w:val="313131"/>
          <w:sz w:val="24"/>
          <w:szCs w:val="24"/>
        </w:rPr>
        <w:t>-0.</w:t>
      </w:r>
      <w:r w:rsidR="00B3123E">
        <w:rPr>
          <w:rFonts w:ascii="Times New Roman" w:eastAsia="Times New Roman" w:hAnsi="Times New Roman" w:cs="Times New Roman"/>
          <w:color w:val="313131"/>
          <w:sz w:val="24"/>
          <w:szCs w:val="24"/>
        </w:rPr>
        <w:t>99</w:t>
      </w:r>
      <w:r w:rsidRPr="00F411AC">
        <w:rPr>
          <w:rFonts w:ascii="Times New Roman" w:eastAsia="Times New Roman" w:hAnsi="Times New Roman" w:cs="Times New Roman"/>
          <w:color w:val="313131"/>
          <w:sz w:val="24"/>
          <w:szCs w:val="24"/>
        </w:rPr>
        <w:t xml:space="preserve">) lower </w:t>
      </w:r>
      <w:r>
        <w:rPr>
          <w:rFonts w:ascii="Times New Roman" w:eastAsia="Times New Roman" w:hAnsi="Times New Roman" w:cs="Times New Roman"/>
          <w:color w:val="313131"/>
          <w:sz w:val="24"/>
          <w:szCs w:val="24"/>
        </w:rPr>
        <w:t>odds</w:t>
      </w:r>
      <w:r w:rsidRPr="00F411AC">
        <w:rPr>
          <w:rFonts w:ascii="Times New Roman" w:eastAsia="Times New Roman" w:hAnsi="Times New Roman" w:cs="Times New Roman"/>
          <w:color w:val="313131"/>
          <w:sz w:val="24"/>
          <w:szCs w:val="24"/>
        </w:rPr>
        <w:t xml:space="preserve"> of having diarrhea in compared with the children whose family did not use the shared toilet</w:t>
      </w:r>
      <w:r w:rsidR="00402190">
        <w:rPr>
          <w:rFonts w:ascii="Times New Roman" w:eastAsia="Times New Roman" w:hAnsi="Times New Roman" w:cs="Times New Roman"/>
          <w:color w:val="313131"/>
          <w:sz w:val="24"/>
          <w:szCs w:val="24"/>
        </w:rPr>
        <w:t xml:space="preserve"> (Table 3 and Figure 3)</w:t>
      </w:r>
      <w:r w:rsidRPr="00F411AC">
        <w:rPr>
          <w:rFonts w:ascii="Times New Roman" w:eastAsia="Times New Roman" w:hAnsi="Times New Roman" w:cs="Times New Roman"/>
          <w:color w:val="313131"/>
          <w:sz w:val="24"/>
          <w:szCs w:val="24"/>
        </w:rPr>
        <w:t>.</w:t>
      </w:r>
    </w:p>
    <w:p w14:paraId="7438C97E" w14:textId="2B65C693" w:rsidR="00B24BD6" w:rsidRDefault="00682909" w:rsidP="0063530A">
      <w:pPr>
        <w:spacing w:line="480" w:lineRule="auto"/>
        <w:rPr>
          <w:rFonts w:ascii="Times New Roman" w:hAnsi="Times New Roman" w:cs="Times New Roman"/>
          <w:color w:val="313131"/>
          <w:sz w:val="24"/>
          <w:szCs w:val="24"/>
          <w:shd w:val="clear" w:color="auto" w:fill="FFFFFF"/>
        </w:rPr>
      </w:pPr>
      <w:r>
        <w:rPr>
          <w:rFonts w:ascii="Times New Roman" w:eastAsia="Times New Roman" w:hAnsi="Times New Roman" w:cs="Times New Roman"/>
          <w:color w:val="313131"/>
          <w:sz w:val="24"/>
          <w:szCs w:val="24"/>
        </w:rPr>
        <w:t>The area under the</w:t>
      </w:r>
      <w:r w:rsidR="00B24BD6" w:rsidRPr="00B24BD6">
        <w:rPr>
          <w:rFonts w:ascii="Times New Roman" w:eastAsia="Times New Roman" w:hAnsi="Times New Roman" w:cs="Times New Roman"/>
          <w:color w:val="313131"/>
          <w:sz w:val="24"/>
          <w:szCs w:val="24"/>
        </w:rPr>
        <w:t xml:space="preserve"> ROC</w:t>
      </w:r>
      <w:r>
        <w:rPr>
          <w:rFonts w:ascii="Times New Roman" w:eastAsia="Times New Roman" w:hAnsi="Times New Roman" w:cs="Times New Roman"/>
          <w:color w:val="313131"/>
          <w:sz w:val="24"/>
          <w:szCs w:val="24"/>
        </w:rPr>
        <w:t xml:space="preserve"> curve</w:t>
      </w:r>
      <w:r w:rsidR="00B24BD6" w:rsidRPr="00B24BD6">
        <w:rPr>
          <w:rFonts w:ascii="Times New Roman" w:eastAsia="Times New Roman" w:hAnsi="Times New Roman" w:cs="Times New Roman"/>
          <w:color w:val="313131"/>
          <w:sz w:val="24"/>
          <w:szCs w:val="24"/>
        </w:rPr>
        <w:t> was found to be 0.6210 (P &lt; 0.001), 0.6</w:t>
      </w:r>
      <w:r w:rsidR="00402190">
        <w:rPr>
          <w:rFonts w:ascii="Times New Roman" w:eastAsia="Times New Roman" w:hAnsi="Times New Roman" w:cs="Times New Roman"/>
          <w:color w:val="313131"/>
          <w:sz w:val="24"/>
          <w:szCs w:val="24"/>
        </w:rPr>
        <w:t>826</w:t>
      </w:r>
      <w:r w:rsidR="00B24BD6" w:rsidRPr="00B24BD6">
        <w:rPr>
          <w:rFonts w:ascii="Times New Roman" w:eastAsia="Times New Roman" w:hAnsi="Times New Roman" w:cs="Times New Roman"/>
          <w:color w:val="313131"/>
          <w:sz w:val="24"/>
          <w:szCs w:val="24"/>
        </w:rPr>
        <w:t xml:space="preserve"> (P &lt; 0.001), and 0.671</w:t>
      </w:r>
      <w:r w:rsidR="00402190">
        <w:rPr>
          <w:rFonts w:ascii="Times New Roman" w:eastAsia="Times New Roman" w:hAnsi="Times New Roman" w:cs="Times New Roman"/>
          <w:color w:val="313131"/>
          <w:sz w:val="24"/>
          <w:szCs w:val="24"/>
        </w:rPr>
        <w:t>7</w:t>
      </w:r>
      <w:r w:rsidR="00B24BD6" w:rsidRPr="00B24BD6">
        <w:rPr>
          <w:rFonts w:ascii="Times New Roman" w:eastAsia="Times New Roman" w:hAnsi="Times New Roman" w:cs="Times New Roman"/>
          <w:color w:val="313131"/>
          <w:sz w:val="24"/>
          <w:szCs w:val="24"/>
        </w:rPr>
        <w:t xml:space="preserve"> (P &lt; 0.001). This indicated that the final model chosen for the MICS-2006, MICS-2012, and MICS-2019 surveys each displayed an area under the curve that was higher than 0.50</w:t>
      </w:r>
      <w:r w:rsidR="00402190">
        <w:rPr>
          <w:rFonts w:ascii="Times New Roman" w:eastAsia="Times New Roman" w:hAnsi="Times New Roman" w:cs="Times New Roman"/>
          <w:color w:val="313131"/>
          <w:sz w:val="24"/>
          <w:szCs w:val="24"/>
        </w:rPr>
        <w:t xml:space="preserve"> (Figure 2)</w:t>
      </w:r>
      <w:r w:rsidR="00B24BD6" w:rsidRPr="00B24BD6">
        <w:rPr>
          <w:rFonts w:ascii="Times New Roman" w:eastAsia="Times New Roman" w:hAnsi="Times New Roman" w:cs="Times New Roman"/>
          <w:color w:val="313131"/>
          <w:sz w:val="24"/>
          <w:szCs w:val="24"/>
        </w:rPr>
        <w:t>. The improved goodness-of-fit statistics for the final multivariate logistic model lend credence to this inference. In comparison to the MICS-2006 (AIC = 14322.83, BIC = 14545.</w:t>
      </w:r>
      <w:r w:rsidR="00402190">
        <w:rPr>
          <w:rFonts w:ascii="Times New Roman" w:eastAsia="Times New Roman" w:hAnsi="Times New Roman" w:cs="Times New Roman"/>
          <w:color w:val="313131"/>
          <w:sz w:val="24"/>
          <w:szCs w:val="24"/>
        </w:rPr>
        <w:t>55</w:t>
      </w:r>
      <w:r w:rsidR="00B24BD6" w:rsidRPr="00B24BD6">
        <w:rPr>
          <w:rFonts w:ascii="Times New Roman" w:eastAsia="Times New Roman" w:hAnsi="Times New Roman" w:cs="Times New Roman"/>
          <w:color w:val="313131"/>
          <w:sz w:val="24"/>
          <w:szCs w:val="24"/>
        </w:rPr>
        <w:t>) and MICS-2019 (AIC = 9610.</w:t>
      </w:r>
      <w:r w:rsidR="00402190">
        <w:rPr>
          <w:rFonts w:ascii="Times New Roman" w:eastAsia="Times New Roman" w:hAnsi="Times New Roman" w:cs="Times New Roman"/>
          <w:color w:val="313131"/>
          <w:sz w:val="24"/>
          <w:szCs w:val="24"/>
        </w:rPr>
        <w:t>21</w:t>
      </w:r>
      <w:r w:rsidR="00B24BD6" w:rsidRPr="00B24BD6">
        <w:rPr>
          <w:rFonts w:ascii="Times New Roman" w:eastAsia="Times New Roman" w:hAnsi="Times New Roman" w:cs="Times New Roman"/>
          <w:color w:val="313131"/>
          <w:sz w:val="24"/>
          <w:szCs w:val="24"/>
        </w:rPr>
        <w:t>, BIC = 987</w:t>
      </w:r>
      <w:r w:rsidR="00402190">
        <w:rPr>
          <w:rFonts w:ascii="Times New Roman" w:eastAsia="Times New Roman" w:hAnsi="Times New Roman" w:cs="Times New Roman"/>
          <w:color w:val="313131"/>
          <w:sz w:val="24"/>
          <w:szCs w:val="24"/>
        </w:rPr>
        <w:t>0</w:t>
      </w:r>
      <w:r w:rsidR="00B24BD6" w:rsidRPr="00B24BD6">
        <w:rPr>
          <w:rFonts w:ascii="Times New Roman" w:eastAsia="Times New Roman" w:hAnsi="Times New Roman" w:cs="Times New Roman"/>
          <w:color w:val="313131"/>
          <w:sz w:val="24"/>
          <w:szCs w:val="24"/>
        </w:rPr>
        <w:t>.</w:t>
      </w:r>
      <w:r w:rsidR="00402190">
        <w:rPr>
          <w:rFonts w:ascii="Times New Roman" w:eastAsia="Times New Roman" w:hAnsi="Times New Roman" w:cs="Times New Roman"/>
          <w:color w:val="313131"/>
          <w:sz w:val="24"/>
          <w:szCs w:val="24"/>
        </w:rPr>
        <w:t>85</w:t>
      </w:r>
      <w:r w:rsidR="00B24BD6" w:rsidRPr="00B24BD6">
        <w:rPr>
          <w:rFonts w:ascii="Times New Roman" w:eastAsia="Times New Roman" w:hAnsi="Times New Roman" w:cs="Times New Roman"/>
          <w:color w:val="313131"/>
          <w:sz w:val="24"/>
          <w:szCs w:val="24"/>
        </w:rPr>
        <w:t>) final multivariate logistic model, MICS-2012 demonstrated (AIC = 1</w:t>
      </w:r>
      <w:r w:rsidR="00402190">
        <w:rPr>
          <w:rFonts w:ascii="Times New Roman" w:eastAsia="Times New Roman" w:hAnsi="Times New Roman" w:cs="Times New Roman"/>
          <w:color w:val="313131"/>
          <w:sz w:val="24"/>
          <w:szCs w:val="24"/>
        </w:rPr>
        <w:t>167</w:t>
      </w:r>
      <w:r w:rsidR="00B24BD6" w:rsidRPr="00B24BD6">
        <w:rPr>
          <w:rFonts w:ascii="Times New Roman" w:eastAsia="Times New Roman" w:hAnsi="Times New Roman" w:cs="Times New Roman"/>
          <w:color w:val="313131"/>
          <w:sz w:val="24"/>
          <w:szCs w:val="24"/>
        </w:rPr>
        <w:t>.6</w:t>
      </w:r>
      <w:r w:rsidR="00402190">
        <w:rPr>
          <w:rFonts w:ascii="Times New Roman" w:eastAsia="Times New Roman" w:hAnsi="Times New Roman" w:cs="Times New Roman"/>
          <w:color w:val="313131"/>
          <w:sz w:val="24"/>
          <w:szCs w:val="24"/>
        </w:rPr>
        <w:t>6</w:t>
      </w:r>
      <w:r w:rsidR="00B24BD6" w:rsidRPr="00B24BD6">
        <w:rPr>
          <w:rFonts w:ascii="Times New Roman" w:eastAsia="Times New Roman" w:hAnsi="Times New Roman" w:cs="Times New Roman"/>
          <w:color w:val="313131"/>
          <w:sz w:val="24"/>
          <w:szCs w:val="24"/>
        </w:rPr>
        <w:t>, BIC = 1</w:t>
      </w:r>
      <w:r w:rsidR="00402190">
        <w:rPr>
          <w:rFonts w:ascii="Times New Roman" w:eastAsia="Times New Roman" w:hAnsi="Times New Roman" w:cs="Times New Roman"/>
          <w:color w:val="313131"/>
          <w:sz w:val="24"/>
          <w:szCs w:val="24"/>
        </w:rPr>
        <w:t>295</w:t>
      </w:r>
      <w:r w:rsidR="00B24BD6" w:rsidRPr="00B24BD6">
        <w:rPr>
          <w:rFonts w:ascii="Times New Roman" w:eastAsia="Times New Roman" w:hAnsi="Times New Roman" w:cs="Times New Roman"/>
          <w:color w:val="313131"/>
          <w:sz w:val="24"/>
          <w:szCs w:val="24"/>
        </w:rPr>
        <w:t>.</w:t>
      </w:r>
      <w:r w:rsidR="00402190">
        <w:rPr>
          <w:rFonts w:ascii="Times New Roman" w:eastAsia="Times New Roman" w:hAnsi="Times New Roman" w:cs="Times New Roman"/>
          <w:color w:val="313131"/>
          <w:sz w:val="24"/>
          <w:szCs w:val="24"/>
        </w:rPr>
        <w:t>21</w:t>
      </w:r>
      <w:r w:rsidR="00B24BD6" w:rsidRPr="00B24BD6">
        <w:rPr>
          <w:rFonts w:ascii="Times New Roman" w:eastAsia="Times New Roman" w:hAnsi="Times New Roman" w:cs="Times New Roman"/>
          <w:color w:val="313131"/>
          <w:sz w:val="24"/>
          <w:szCs w:val="24"/>
        </w:rPr>
        <w:t>). The MICS-2012 survey model therefore provided good fit, and a normal binary logistic model with variables included in this survey model suggested to use to describe this type of analysis</w:t>
      </w:r>
      <w:r w:rsidR="00402190">
        <w:rPr>
          <w:rFonts w:ascii="Times New Roman" w:eastAsia="Times New Roman" w:hAnsi="Times New Roman" w:cs="Times New Roman"/>
          <w:color w:val="313131"/>
          <w:sz w:val="24"/>
          <w:szCs w:val="24"/>
        </w:rPr>
        <w:t xml:space="preserve"> (Table 4)</w:t>
      </w:r>
      <w:r w:rsidR="00B24BD6" w:rsidRPr="00B24BD6">
        <w:rPr>
          <w:rFonts w:ascii="Times New Roman" w:eastAsia="Times New Roman" w:hAnsi="Times New Roman" w:cs="Times New Roman"/>
          <w:color w:val="313131"/>
          <w:sz w:val="24"/>
          <w:szCs w:val="24"/>
        </w:rPr>
        <w:t>.</w:t>
      </w:r>
    </w:p>
    <w:p w14:paraId="643DAA3B" w14:textId="0F4E1062" w:rsidR="00275578" w:rsidRPr="00D97196" w:rsidRDefault="00275578" w:rsidP="0063530A">
      <w:pPr>
        <w:spacing w:line="480" w:lineRule="auto"/>
        <w:rPr>
          <w:rFonts w:ascii="Times New Roman" w:hAnsi="Times New Roman" w:cs="Times New Roman"/>
          <w:b/>
          <w:sz w:val="24"/>
          <w:szCs w:val="24"/>
        </w:rPr>
      </w:pPr>
      <w:commentRangeStart w:id="50"/>
      <w:r w:rsidRPr="00D97196">
        <w:rPr>
          <w:rFonts w:ascii="Times New Roman" w:hAnsi="Times New Roman" w:cs="Times New Roman"/>
          <w:b/>
          <w:sz w:val="24"/>
          <w:szCs w:val="24"/>
        </w:rPr>
        <w:t>Discussion:</w:t>
      </w:r>
      <w:commentRangeEnd w:id="50"/>
      <w:r w:rsidR="00986F74">
        <w:rPr>
          <w:rStyle w:val="CommentReference"/>
        </w:rPr>
        <w:commentReference w:id="50"/>
      </w:r>
    </w:p>
    <w:p w14:paraId="2B7B026F" w14:textId="77777777" w:rsidR="00DB3565" w:rsidRDefault="00A163A9" w:rsidP="0063530A">
      <w:pPr>
        <w:spacing w:line="480" w:lineRule="auto"/>
        <w:ind w:firstLine="720"/>
        <w:rPr>
          <w:ins w:id="51" w:author="Akter, Farzana" w:date="2023-02-13T15:17:00Z"/>
          <w:rFonts w:ascii="Times New Roman" w:hAnsi="Times New Roman" w:cs="Times New Roman"/>
          <w:bCs/>
          <w:sz w:val="24"/>
          <w:szCs w:val="24"/>
        </w:rPr>
      </w:pPr>
      <w:ins w:id="52" w:author="Akter, Farzana" w:date="2023-02-13T15:06:00Z">
        <w:r>
          <w:rPr>
            <w:rFonts w:ascii="Times New Roman" w:hAnsi="Times New Roman" w:cs="Times New Roman"/>
            <w:bCs/>
            <w:sz w:val="24"/>
            <w:szCs w:val="24"/>
          </w:rPr>
          <w:t xml:space="preserve">This study targeted to explore the </w:t>
        </w:r>
      </w:ins>
      <w:ins w:id="53" w:author="Akter, Farzana" w:date="2023-02-13T15:07:00Z">
        <w:r>
          <w:rPr>
            <w:rFonts w:ascii="Times New Roman" w:hAnsi="Times New Roman" w:cs="Times New Roman"/>
            <w:bCs/>
            <w:sz w:val="24"/>
            <w:szCs w:val="24"/>
          </w:rPr>
          <w:t xml:space="preserve">Multiple Indicator Cluster Survey data </w:t>
        </w:r>
      </w:ins>
      <w:ins w:id="54" w:author="Akter, Farzana" w:date="2023-02-13T15:08:00Z">
        <w:r w:rsidR="00DB3565">
          <w:rPr>
            <w:rFonts w:ascii="Times New Roman" w:hAnsi="Times New Roman" w:cs="Times New Roman"/>
            <w:bCs/>
            <w:sz w:val="24"/>
            <w:szCs w:val="24"/>
          </w:rPr>
          <w:t xml:space="preserve">of 2006, 2012 and 2019 </w:t>
        </w:r>
      </w:ins>
      <w:ins w:id="55" w:author="Akter, Farzana" w:date="2023-02-13T15:07:00Z">
        <w:r w:rsidR="00DB3565">
          <w:rPr>
            <w:rFonts w:ascii="Times New Roman" w:hAnsi="Times New Roman" w:cs="Times New Roman"/>
            <w:bCs/>
            <w:sz w:val="24"/>
            <w:szCs w:val="24"/>
          </w:rPr>
          <w:t xml:space="preserve">and </w:t>
        </w:r>
      </w:ins>
      <w:ins w:id="56" w:author="Akter, Farzana" w:date="2023-02-13T15:11:00Z">
        <w:r w:rsidR="00DB3565">
          <w:rPr>
            <w:rFonts w:ascii="Times New Roman" w:hAnsi="Times New Roman" w:cs="Times New Roman"/>
            <w:bCs/>
            <w:sz w:val="24"/>
            <w:szCs w:val="24"/>
          </w:rPr>
          <w:t xml:space="preserve">assess </w:t>
        </w:r>
      </w:ins>
      <w:ins w:id="57" w:author="Akter, Farzana" w:date="2023-02-13T15:13:00Z">
        <w:r w:rsidR="00DB3565">
          <w:rPr>
            <w:rFonts w:ascii="Times New Roman" w:hAnsi="Times New Roman" w:cs="Times New Roman"/>
            <w:bCs/>
            <w:sz w:val="24"/>
            <w:szCs w:val="24"/>
          </w:rPr>
          <w:t xml:space="preserve">the </w:t>
        </w:r>
      </w:ins>
      <w:ins w:id="58" w:author="Akter, Farzana" w:date="2023-02-13T15:12:00Z">
        <w:r w:rsidR="00DB3565">
          <w:rPr>
            <w:rFonts w:ascii="Times New Roman" w:hAnsi="Times New Roman" w:cs="Times New Roman"/>
            <w:bCs/>
            <w:sz w:val="24"/>
            <w:szCs w:val="24"/>
          </w:rPr>
          <w:t xml:space="preserve">association of </w:t>
        </w:r>
      </w:ins>
      <w:ins w:id="59" w:author="Akter, Farzana" w:date="2023-02-13T15:11:00Z">
        <w:r w:rsidR="00DB3565">
          <w:rPr>
            <w:rFonts w:ascii="Times New Roman" w:hAnsi="Times New Roman" w:cs="Times New Roman"/>
            <w:bCs/>
            <w:sz w:val="24"/>
            <w:szCs w:val="24"/>
          </w:rPr>
          <w:t>several factors</w:t>
        </w:r>
      </w:ins>
      <w:ins w:id="60" w:author="Akter, Farzana" w:date="2023-02-13T15:13:00Z">
        <w:r w:rsidR="00DB3565">
          <w:rPr>
            <w:rFonts w:ascii="Times New Roman" w:hAnsi="Times New Roman" w:cs="Times New Roman"/>
            <w:bCs/>
            <w:sz w:val="24"/>
            <w:szCs w:val="24"/>
          </w:rPr>
          <w:t xml:space="preserve"> with diarrhea</w:t>
        </w:r>
      </w:ins>
      <w:ins w:id="61" w:author="Akter, Farzana" w:date="2023-02-13T15:11:00Z">
        <w:r w:rsidR="00DB3565">
          <w:rPr>
            <w:rFonts w:ascii="Times New Roman" w:hAnsi="Times New Roman" w:cs="Times New Roman"/>
            <w:bCs/>
            <w:sz w:val="24"/>
            <w:szCs w:val="24"/>
          </w:rPr>
          <w:t xml:space="preserve"> </w:t>
        </w:r>
      </w:ins>
      <w:ins w:id="62" w:author="Akter, Farzana" w:date="2023-02-13T15:12:00Z">
        <w:r w:rsidR="00DB3565">
          <w:rPr>
            <w:rFonts w:ascii="Times New Roman" w:hAnsi="Times New Roman" w:cs="Times New Roman"/>
            <w:bCs/>
            <w:sz w:val="24"/>
            <w:szCs w:val="24"/>
          </w:rPr>
          <w:t>and</w:t>
        </w:r>
      </w:ins>
      <w:ins w:id="63" w:author="Akter, Farzana" w:date="2023-02-13T15:14:00Z">
        <w:r w:rsidR="00DB3565">
          <w:rPr>
            <w:rFonts w:ascii="Times New Roman" w:hAnsi="Times New Roman" w:cs="Times New Roman"/>
            <w:bCs/>
            <w:sz w:val="24"/>
            <w:szCs w:val="24"/>
          </w:rPr>
          <w:t xml:space="preserve"> the change of it over time</w:t>
        </w:r>
      </w:ins>
      <w:ins w:id="64" w:author="Akter, Farzana" w:date="2023-02-13T15:12:00Z">
        <w:r w:rsidR="00DB3565">
          <w:rPr>
            <w:rFonts w:ascii="Times New Roman" w:hAnsi="Times New Roman" w:cs="Times New Roman"/>
            <w:bCs/>
            <w:sz w:val="24"/>
            <w:szCs w:val="24"/>
          </w:rPr>
          <w:t>.</w:t>
        </w:r>
      </w:ins>
      <w:ins w:id="65" w:author="Akter, Farzana" w:date="2023-02-13T15:07:00Z">
        <w:r>
          <w:rPr>
            <w:rFonts w:ascii="Times New Roman" w:hAnsi="Times New Roman" w:cs="Times New Roman"/>
            <w:bCs/>
            <w:sz w:val="24"/>
            <w:szCs w:val="24"/>
          </w:rPr>
          <w:t xml:space="preserve"> </w:t>
        </w:r>
      </w:ins>
      <w:commentRangeStart w:id="66"/>
      <w:r w:rsidR="00D33219">
        <w:rPr>
          <w:rFonts w:ascii="Times New Roman" w:hAnsi="Times New Roman" w:cs="Times New Roman"/>
          <w:bCs/>
          <w:sz w:val="24"/>
          <w:szCs w:val="24"/>
        </w:rPr>
        <w:t>There</w:t>
      </w:r>
      <w:commentRangeEnd w:id="66"/>
      <w:r w:rsidR="006B4535">
        <w:rPr>
          <w:rStyle w:val="CommentReference"/>
        </w:rPr>
        <w:commentReference w:id="66"/>
      </w:r>
      <w:r w:rsidR="00D33219">
        <w:rPr>
          <w:rFonts w:ascii="Times New Roman" w:hAnsi="Times New Roman" w:cs="Times New Roman"/>
          <w:bCs/>
          <w:sz w:val="24"/>
          <w:szCs w:val="24"/>
        </w:rPr>
        <w:t xml:space="preserve"> was</w:t>
      </w:r>
      <w:r w:rsidR="00B15031">
        <w:rPr>
          <w:rFonts w:ascii="Times New Roman" w:hAnsi="Times New Roman" w:cs="Times New Roman"/>
          <w:bCs/>
          <w:sz w:val="24"/>
          <w:szCs w:val="24"/>
        </w:rPr>
        <w:t xml:space="preserve"> </w:t>
      </w:r>
      <w:r w:rsidR="007D038F">
        <w:rPr>
          <w:rFonts w:ascii="Times New Roman" w:hAnsi="Times New Roman" w:cs="Times New Roman"/>
          <w:bCs/>
          <w:sz w:val="24"/>
          <w:szCs w:val="24"/>
        </w:rPr>
        <w:t xml:space="preserve">a decrease in </w:t>
      </w:r>
      <w:r w:rsidR="00B07600">
        <w:rPr>
          <w:rFonts w:ascii="Times New Roman" w:hAnsi="Times New Roman" w:cs="Times New Roman"/>
          <w:bCs/>
          <w:sz w:val="24"/>
          <w:szCs w:val="24"/>
        </w:rPr>
        <w:t xml:space="preserve">the </w:t>
      </w:r>
      <w:r w:rsidR="006B4535">
        <w:rPr>
          <w:rFonts w:ascii="Times New Roman" w:hAnsi="Times New Roman" w:cs="Times New Roman"/>
          <w:bCs/>
          <w:sz w:val="24"/>
          <w:szCs w:val="24"/>
        </w:rPr>
        <w:t>prevalence</w:t>
      </w:r>
      <w:r w:rsidR="00490B7B">
        <w:rPr>
          <w:rFonts w:ascii="Times New Roman" w:hAnsi="Times New Roman" w:cs="Times New Roman"/>
          <w:bCs/>
          <w:sz w:val="24"/>
          <w:szCs w:val="24"/>
        </w:rPr>
        <w:t xml:space="preserve"> </w:t>
      </w:r>
      <w:r w:rsidR="007D038F">
        <w:rPr>
          <w:rFonts w:ascii="Times New Roman" w:hAnsi="Times New Roman" w:cs="Times New Roman"/>
          <w:bCs/>
          <w:sz w:val="24"/>
          <w:szCs w:val="24"/>
        </w:rPr>
        <w:t>of diarrhea from 2006 to 2012 and a</w:t>
      </w:r>
      <w:r w:rsidR="00C63A9E">
        <w:rPr>
          <w:rFonts w:ascii="Times New Roman" w:hAnsi="Times New Roman" w:cs="Times New Roman"/>
          <w:bCs/>
          <w:sz w:val="24"/>
          <w:szCs w:val="24"/>
        </w:rPr>
        <w:t>n</w:t>
      </w:r>
      <w:r w:rsidR="007D038F">
        <w:rPr>
          <w:rFonts w:ascii="Times New Roman" w:hAnsi="Times New Roman" w:cs="Times New Roman"/>
          <w:bCs/>
          <w:sz w:val="24"/>
          <w:szCs w:val="24"/>
        </w:rPr>
        <w:t xml:space="preserve"> increase </w:t>
      </w:r>
      <w:r w:rsidR="008418C2">
        <w:rPr>
          <w:rFonts w:ascii="Times New Roman" w:hAnsi="Times New Roman" w:cs="Times New Roman"/>
          <w:bCs/>
          <w:sz w:val="24"/>
          <w:szCs w:val="24"/>
        </w:rPr>
        <w:t>in</w:t>
      </w:r>
      <w:r w:rsidR="000063B2">
        <w:rPr>
          <w:rFonts w:ascii="Times New Roman" w:hAnsi="Times New Roman" w:cs="Times New Roman"/>
          <w:bCs/>
          <w:sz w:val="24"/>
          <w:szCs w:val="24"/>
        </w:rPr>
        <w:t xml:space="preserve"> 2019 among </w:t>
      </w:r>
      <w:r w:rsidR="00B57636">
        <w:rPr>
          <w:rFonts w:ascii="Times New Roman" w:hAnsi="Times New Roman" w:cs="Times New Roman"/>
          <w:bCs/>
          <w:sz w:val="24"/>
          <w:szCs w:val="24"/>
        </w:rPr>
        <w:t xml:space="preserve">0-5 years old </w:t>
      </w:r>
      <w:r w:rsidR="000063B2">
        <w:rPr>
          <w:rFonts w:ascii="Times New Roman" w:hAnsi="Times New Roman" w:cs="Times New Roman"/>
          <w:bCs/>
          <w:sz w:val="24"/>
          <w:szCs w:val="24"/>
        </w:rPr>
        <w:t>children</w:t>
      </w:r>
      <w:r w:rsidR="00D33219">
        <w:rPr>
          <w:rFonts w:ascii="Times New Roman" w:hAnsi="Times New Roman" w:cs="Times New Roman"/>
          <w:bCs/>
          <w:sz w:val="24"/>
          <w:szCs w:val="24"/>
        </w:rPr>
        <w:t xml:space="preserve"> in Bangladesh</w:t>
      </w:r>
      <w:r w:rsidR="000063B2">
        <w:rPr>
          <w:rFonts w:ascii="Times New Roman" w:hAnsi="Times New Roman" w:cs="Times New Roman"/>
          <w:bCs/>
          <w:sz w:val="24"/>
          <w:szCs w:val="24"/>
        </w:rPr>
        <w:t>.</w:t>
      </w:r>
      <w:r w:rsidR="00DE1359">
        <w:rPr>
          <w:rFonts w:ascii="Times New Roman" w:hAnsi="Times New Roman" w:cs="Times New Roman"/>
          <w:bCs/>
          <w:sz w:val="24"/>
          <w:szCs w:val="24"/>
        </w:rPr>
        <w:t xml:space="preserve"> </w:t>
      </w:r>
    </w:p>
    <w:p w14:paraId="597DB389" w14:textId="15155D75" w:rsidR="00FC6D79" w:rsidRDefault="00573BF3" w:rsidP="0063530A">
      <w:pPr>
        <w:spacing w:line="480" w:lineRule="auto"/>
        <w:ind w:firstLine="720"/>
        <w:rPr>
          <w:rFonts w:ascii="Times New Roman" w:hAnsi="Times New Roman" w:cs="Times New Roman"/>
          <w:bCs/>
          <w:sz w:val="24"/>
          <w:szCs w:val="24"/>
        </w:rPr>
      </w:pPr>
      <w:r>
        <w:rPr>
          <w:rFonts w:ascii="Times New Roman" w:hAnsi="Times New Roman" w:cs="Times New Roman"/>
          <w:bCs/>
          <w:sz w:val="24"/>
          <w:szCs w:val="24"/>
        </w:rPr>
        <w:t xml:space="preserve">The </w:t>
      </w:r>
      <w:r w:rsidR="006B4535">
        <w:rPr>
          <w:rFonts w:ascii="Times New Roman" w:hAnsi="Times New Roman" w:cs="Times New Roman"/>
          <w:bCs/>
          <w:sz w:val="24"/>
          <w:szCs w:val="24"/>
        </w:rPr>
        <w:t xml:space="preserve">prevalence </w:t>
      </w:r>
      <w:r>
        <w:rPr>
          <w:rFonts w:ascii="Times New Roman" w:hAnsi="Times New Roman" w:cs="Times New Roman"/>
          <w:bCs/>
          <w:sz w:val="24"/>
          <w:szCs w:val="24"/>
        </w:rPr>
        <w:t xml:space="preserve">was higher for 12-23 </w:t>
      </w:r>
      <w:r w:rsidR="000A40F3">
        <w:rPr>
          <w:rFonts w:ascii="Times New Roman" w:hAnsi="Times New Roman" w:cs="Times New Roman"/>
          <w:bCs/>
          <w:sz w:val="24"/>
          <w:szCs w:val="24"/>
        </w:rPr>
        <w:t>months’</w:t>
      </w:r>
      <w:r w:rsidR="00B577B1">
        <w:rPr>
          <w:rFonts w:ascii="Times New Roman" w:hAnsi="Times New Roman" w:cs="Times New Roman"/>
          <w:bCs/>
          <w:sz w:val="24"/>
          <w:szCs w:val="24"/>
        </w:rPr>
        <w:t xml:space="preserve"> children</w:t>
      </w:r>
      <w:r w:rsidR="00F962D0">
        <w:rPr>
          <w:rFonts w:ascii="Times New Roman" w:hAnsi="Times New Roman" w:cs="Times New Roman"/>
          <w:bCs/>
          <w:sz w:val="24"/>
          <w:szCs w:val="24"/>
        </w:rPr>
        <w:t xml:space="preserve">, followed by 0-11 </w:t>
      </w:r>
      <w:r w:rsidR="009560DD">
        <w:rPr>
          <w:rFonts w:ascii="Times New Roman" w:hAnsi="Times New Roman" w:cs="Times New Roman"/>
          <w:bCs/>
          <w:sz w:val="24"/>
          <w:szCs w:val="24"/>
        </w:rPr>
        <w:t>month’s</w:t>
      </w:r>
      <w:r w:rsidR="00F962D0">
        <w:rPr>
          <w:rFonts w:ascii="Times New Roman" w:hAnsi="Times New Roman" w:cs="Times New Roman"/>
          <w:bCs/>
          <w:sz w:val="24"/>
          <w:szCs w:val="24"/>
        </w:rPr>
        <w:t xml:space="preserve"> children</w:t>
      </w:r>
      <w:r w:rsidR="009560DD">
        <w:rPr>
          <w:rFonts w:ascii="Times New Roman" w:hAnsi="Times New Roman" w:cs="Times New Roman"/>
          <w:bCs/>
          <w:sz w:val="24"/>
          <w:szCs w:val="24"/>
        </w:rPr>
        <w:t>, and</w:t>
      </w:r>
      <w:r w:rsidR="00E312AE">
        <w:rPr>
          <w:rFonts w:ascii="Times New Roman" w:hAnsi="Times New Roman" w:cs="Times New Roman"/>
          <w:bCs/>
          <w:sz w:val="24"/>
          <w:szCs w:val="24"/>
        </w:rPr>
        <w:t xml:space="preserve"> </w:t>
      </w:r>
      <w:r w:rsidR="00A77E47">
        <w:rPr>
          <w:rFonts w:ascii="Times New Roman" w:hAnsi="Times New Roman" w:cs="Times New Roman"/>
          <w:bCs/>
          <w:sz w:val="24"/>
          <w:szCs w:val="24"/>
        </w:rPr>
        <w:t xml:space="preserve">the difference is significant </w:t>
      </w:r>
      <w:r w:rsidR="007872A6">
        <w:rPr>
          <w:rFonts w:ascii="Times New Roman" w:hAnsi="Times New Roman" w:cs="Times New Roman"/>
          <w:bCs/>
          <w:sz w:val="24"/>
          <w:szCs w:val="24"/>
        </w:rPr>
        <w:t xml:space="preserve">compared with </w:t>
      </w:r>
      <w:r w:rsidR="00C5787A">
        <w:rPr>
          <w:rFonts w:ascii="Times New Roman" w:hAnsi="Times New Roman" w:cs="Times New Roman"/>
          <w:bCs/>
          <w:sz w:val="24"/>
          <w:szCs w:val="24"/>
        </w:rPr>
        <w:t xml:space="preserve">children </w:t>
      </w:r>
      <w:r w:rsidR="00C5061D">
        <w:rPr>
          <w:rFonts w:ascii="Times New Roman" w:hAnsi="Times New Roman" w:cs="Times New Roman"/>
          <w:bCs/>
          <w:sz w:val="24"/>
          <w:szCs w:val="24"/>
        </w:rPr>
        <w:t xml:space="preserve">of </w:t>
      </w:r>
      <w:r w:rsidR="00C5787A">
        <w:rPr>
          <w:rFonts w:ascii="Times New Roman" w:hAnsi="Times New Roman" w:cs="Times New Roman"/>
          <w:bCs/>
          <w:sz w:val="24"/>
          <w:szCs w:val="24"/>
        </w:rPr>
        <w:t>48</w:t>
      </w:r>
      <w:r w:rsidR="00C01C73">
        <w:rPr>
          <w:rFonts w:ascii="Times New Roman" w:hAnsi="Times New Roman" w:cs="Times New Roman"/>
          <w:bCs/>
          <w:sz w:val="24"/>
          <w:szCs w:val="24"/>
        </w:rPr>
        <w:t>-</w:t>
      </w:r>
      <w:r w:rsidR="00C5787A">
        <w:rPr>
          <w:rFonts w:ascii="Times New Roman" w:hAnsi="Times New Roman" w:cs="Times New Roman"/>
          <w:bCs/>
          <w:sz w:val="24"/>
          <w:szCs w:val="24"/>
        </w:rPr>
        <w:t>59 months</w:t>
      </w:r>
      <w:r w:rsidR="00B577B1">
        <w:rPr>
          <w:rFonts w:ascii="Times New Roman" w:hAnsi="Times New Roman" w:cs="Times New Roman"/>
          <w:bCs/>
          <w:sz w:val="24"/>
          <w:szCs w:val="24"/>
        </w:rPr>
        <w:t xml:space="preserve"> </w:t>
      </w:r>
      <w:r w:rsidR="00C5061D">
        <w:rPr>
          <w:rFonts w:ascii="Times New Roman" w:hAnsi="Times New Roman" w:cs="Times New Roman"/>
          <w:bCs/>
          <w:sz w:val="24"/>
          <w:szCs w:val="24"/>
        </w:rPr>
        <w:t xml:space="preserve">age group </w:t>
      </w:r>
      <w:r w:rsidR="00B577B1">
        <w:rPr>
          <w:rFonts w:ascii="Times New Roman" w:hAnsi="Times New Roman" w:cs="Times New Roman"/>
          <w:bCs/>
          <w:sz w:val="24"/>
          <w:szCs w:val="24"/>
        </w:rPr>
        <w:t xml:space="preserve">in 2006, 2012 and 2019. </w:t>
      </w:r>
      <w:r w:rsidR="002A09D9">
        <w:rPr>
          <w:rFonts w:ascii="Times New Roman" w:hAnsi="Times New Roman" w:cs="Times New Roman"/>
          <w:bCs/>
          <w:sz w:val="24"/>
          <w:szCs w:val="24"/>
        </w:rPr>
        <w:t xml:space="preserve">Children </w:t>
      </w:r>
      <w:r w:rsidR="00C01C73">
        <w:rPr>
          <w:rFonts w:ascii="Times New Roman" w:hAnsi="Times New Roman" w:cs="Times New Roman"/>
          <w:bCs/>
          <w:sz w:val="24"/>
          <w:szCs w:val="24"/>
        </w:rPr>
        <w:t xml:space="preserve">of </w:t>
      </w:r>
      <w:r w:rsidR="002A09D9">
        <w:rPr>
          <w:rFonts w:ascii="Times New Roman" w:hAnsi="Times New Roman" w:cs="Times New Roman"/>
          <w:bCs/>
          <w:sz w:val="24"/>
          <w:szCs w:val="24"/>
        </w:rPr>
        <w:t xml:space="preserve">0-24 months </w:t>
      </w:r>
      <w:r w:rsidR="00C01C73">
        <w:rPr>
          <w:rFonts w:ascii="Times New Roman" w:hAnsi="Times New Roman" w:cs="Times New Roman"/>
          <w:bCs/>
          <w:sz w:val="24"/>
          <w:szCs w:val="24"/>
        </w:rPr>
        <w:t xml:space="preserve">age group </w:t>
      </w:r>
      <w:r w:rsidR="00C710D0">
        <w:rPr>
          <w:rFonts w:ascii="Times New Roman" w:hAnsi="Times New Roman" w:cs="Times New Roman"/>
          <w:bCs/>
          <w:sz w:val="24"/>
          <w:szCs w:val="24"/>
        </w:rPr>
        <w:t xml:space="preserve">are </w:t>
      </w:r>
      <w:r w:rsidR="003C0B43">
        <w:rPr>
          <w:rFonts w:ascii="Times New Roman" w:hAnsi="Times New Roman" w:cs="Times New Roman"/>
          <w:bCs/>
          <w:sz w:val="24"/>
          <w:szCs w:val="24"/>
        </w:rPr>
        <w:t xml:space="preserve">in the process of </w:t>
      </w:r>
      <w:r w:rsidR="001D4FC2">
        <w:rPr>
          <w:rFonts w:ascii="Times New Roman" w:hAnsi="Times New Roman" w:cs="Times New Roman"/>
          <w:bCs/>
          <w:sz w:val="24"/>
          <w:szCs w:val="24"/>
        </w:rPr>
        <w:t>developing immune systems</w:t>
      </w:r>
      <w:r w:rsidR="00C710D0">
        <w:rPr>
          <w:rFonts w:ascii="Times New Roman" w:hAnsi="Times New Roman" w:cs="Times New Roman"/>
          <w:bCs/>
          <w:sz w:val="24"/>
          <w:szCs w:val="24"/>
        </w:rPr>
        <w:t xml:space="preserve"> and depend on </w:t>
      </w:r>
      <w:r w:rsidR="00BB3511">
        <w:rPr>
          <w:rFonts w:ascii="Times New Roman" w:hAnsi="Times New Roman" w:cs="Times New Roman"/>
          <w:bCs/>
          <w:sz w:val="24"/>
          <w:szCs w:val="24"/>
        </w:rPr>
        <w:t>the</w:t>
      </w:r>
      <w:r w:rsidR="003C0B43">
        <w:rPr>
          <w:rFonts w:ascii="Times New Roman" w:hAnsi="Times New Roman" w:cs="Times New Roman"/>
          <w:bCs/>
          <w:sz w:val="24"/>
          <w:szCs w:val="24"/>
        </w:rPr>
        <w:t>ir</w:t>
      </w:r>
      <w:r w:rsidR="00BB3511">
        <w:rPr>
          <w:rFonts w:ascii="Times New Roman" w:hAnsi="Times New Roman" w:cs="Times New Roman"/>
          <w:bCs/>
          <w:sz w:val="24"/>
          <w:szCs w:val="24"/>
        </w:rPr>
        <w:t xml:space="preserve"> mother</w:t>
      </w:r>
      <w:r w:rsidR="003C0B43">
        <w:rPr>
          <w:rFonts w:ascii="Times New Roman" w:hAnsi="Times New Roman" w:cs="Times New Roman"/>
          <w:bCs/>
          <w:sz w:val="24"/>
          <w:szCs w:val="24"/>
        </w:rPr>
        <w:t>s</w:t>
      </w:r>
      <w:r w:rsidR="00BB3511">
        <w:rPr>
          <w:rFonts w:ascii="Times New Roman" w:hAnsi="Times New Roman" w:cs="Times New Roman"/>
          <w:bCs/>
          <w:sz w:val="24"/>
          <w:szCs w:val="24"/>
        </w:rPr>
        <w:t xml:space="preserve"> to be protecte</w:t>
      </w:r>
      <w:r w:rsidR="005113A6">
        <w:rPr>
          <w:rFonts w:ascii="Times New Roman" w:hAnsi="Times New Roman" w:cs="Times New Roman"/>
          <w:bCs/>
          <w:sz w:val="24"/>
          <w:szCs w:val="24"/>
        </w:rPr>
        <w:t>d</w:t>
      </w:r>
      <w:r w:rsidR="00C079CA">
        <w:rPr>
          <w:rFonts w:ascii="Times New Roman" w:hAnsi="Times New Roman" w:cs="Times New Roman"/>
          <w:bCs/>
          <w:sz w:val="24"/>
          <w:szCs w:val="24"/>
        </w:rPr>
        <w:t xml:space="preserve"> </w:t>
      </w:r>
      <w:r w:rsidR="002C2B98">
        <w:rPr>
          <w:rFonts w:ascii="Times New Roman" w:hAnsi="Times New Roman" w:cs="Times New Roman"/>
          <w:bCs/>
          <w:sz w:val="24"/>
          <w:szCs w:val="24"/>
        </w:rPr>
        <w:fldChar w:fldCharType="begin"/>
      </w:r>
      <w:r w:rsidR="00361F8D">
        <w:rPr>
          <w:rFonts w:ascii="Times New Roman" w:hAnsi="Times New Roman" w:cs="Times New Roman"/>
          <w:bCs/>
          <w:sz w:val="24"/>
          <w:szCs w:val="24"/>
        </w:rPr>
        <w:instrText xml:space="preserve"> ADDIN ZOTERO_ITEM CSL_CITATION {"citationID":"rLJZtv67","properties":{"formattedCitation":"[39]","plainCitation":"[39]","noteIndex":0},"citationItems":[{"id":1536,"uris":["http://zotero.org/users/4185209/items/PG8S8A76"],"itemData":{"id":1536,"type":"article-journal","abstract":"BACKGROUND: Diarrhoea and acute respiratory conditions are common medical conditions among under-five children in resource-limited and conflict situations. The present study was conducted to estimate the prevalence and associated factors for acute respiratory conditions and diarrhoea among children under the age of five years in Iraq in 2000.\nMETHODS: Data for the Iraqi Multiple Indicator Cluster Survey were obtained from UNICEF. We estimated the prevalence of acute respiratory conditions and diarrhoea. Assessment of the associations between these two medical conditions on one hand and socio-demographic and environmental variables on the other was done using logistic regression analysis. Weighted analysis was conducted to account for complex survey design.\nRESULTS: A total of 14,676 children under the age of 5 years were reported by their mothers in the study. Of these 50.4% were males. About half (53.9%) of the children had complete vaccination status. Overall, 21.3% of the children had diarrhoea, and 6.9% had acute respiratory infection (ARI) in the last two weeks. In multivariate analysis, diarrhoea was associated with age of child, area of residence, maternal education, source of water, toilet facility, disposal of children' stool and disposal of dirty water. Compared to children aged 48-59 months, children in the age groups 6-11 months and 12-23 months were 2.22 (95%CI [2.02, 2.44]) and 1.84 (95%CI [1.71, 2.00]) times more likely, respectively, to have diarrhoea. Children whose mothers had no formal education were 11% (AOR = 1.11, 95%CI [1.04, 1.18]) more likely to have diarrhoea compared to children with mothers who had attained secondary level of education. Compared to children who belonged to households with unprotected well or river as the main source of water, children who belonged to households with piped water were 32% (AOR = 1.32, 95%CI [1.17, 1.48]) more likely to have diarrhoea while those who belonged to households with protected well were 26% (AOR = 0.74, 95%CI [0.62, 0.89]) less likely to have diarrhoea. Age of child, toilet facility, wealth, and sex of child were significantly associated with ARI.\nCONCLUSION: In a study of under-five children in Iraq in 2000, we found that history of diarrhoea and ARI were negatively associated with lower socio-economic status, adequate disposal of children's stool and dirty water, but the results were inconsistent in terms of access to potable water and sanitation facilities possibly due to non-functioning of water and sewage plants after the war. Improvement in water quality and sanitation are vital in the reduction of diarrhoeal diseases.","container-title":"Italian Journal of Pediatrics","DOI":"10.1186/1824-7288-35-8","ISSN":"1824-7288","issue":"1","journalAbbreviation":"Ital J Pediatr","language":"eng","note":"PMID: 19490665\nPMCID: PMC2687547","page":"8","source":"PubMed","title":"Diarrhoea and acute respiratory infections prevalence and risk factors among under-five children in Iraq in 2000","volume":"35","author":[{"family":"Siziya","given":"Seter"},{"family":"Muula","given":"Adamson S."},{"family":"Rudatsikira","given":"Emmanuel"}],"issued":{"date-parts":[["2009",4,25]]}}}],"schema":"https://github.com/citation-style-language/schema/raw/master/csl-citation.json"} </w:instrText>
      </w:r>
      <w:r w:rsidR="002C2B98">
        <w:rPr>
          <w:rFonts w:ascii="Times New Roman" w:hAnsi="Times New Roman" w:cs="Times New Roman"/>
          <w:bCs/>
          <w:sz w:val="24"/>
          <w:szCs w:val="24"/>
        </w:rPr>
        <w:fldChar w:fldCharType="separate"/>
      </w:r>
      <w:r w:rsidR="00361F8D" w:rsidRPr="00361F8D">
        <w:rPr>
          <w:rFonts w:ascii="Times New Roman" w:hAnsi="Times New Roman" w:cs="Times New Roman"/>
          <w:sz w:val="24"/>
        </w:rPr>
        <w:t>[39]</w:t>
      </w:r>
      <w:r w:rsidR="002C2B98">
        <w:rPr>
          <w:rFonts w:ascii="Times New Roman" w:hAnsi="Times New Roman" w:cs="Times New Roman"/>
          <w:bCs/>
          <w:sz w:val="24"/>
          <w:szCs w:val="24"/>
        </w:rPr>
        <w:fldChar w:fldCharType="end"/>
      </w:r>
      <w:r w:rsidR="005113A6">
        <w:rPr>
          <w:rFonts w:ascii="Times New Roman" w:hAnsi="Times New Roman" w:cs="Times New Roman"/>
          <w:bCs/>
          <w:sz w:val="24"/>
          <w:szCs w:val="24"/>
        </w:rPr>
        <w:t xml:space="preserve">. </w:t>
      </w:r>
      <w:r w:rsidR="00927541">
        <w:rPr>
          <w:rFonts w:ascii="Times New Roman" w:hAnsi="Times New Roman" w:cs="Times New Roman"/>
          <w:bCs/>
          <w:sz w:val="24"/>
          <w:szCs w:val="24"/>
        </w:rPr>
        <w:t>Also</w:t>
      </w:r>
      <w:r w:rsidR="00430B37">
        <w:rPr>
          <w:rFonts w:ascii="Times New Roman" w:hAnsi="Times New Roman" w:cs="Times New Roman"/>
          <w:bCs/>
          <w:sz w:val="24"/>
          <w:szCs w:val="24"/>
        </w:rPr>
        <w:t>,</w:t>
      </w:r>
      <w:r w:rsidR="00927541">
        <w:rPr>
          <w:rFonts w:ascii="Times New Roman" w:hAnsi="Times New Roman" w:cs="Times New Roman"/>
          <w:bCs/>
          <w:sz w:val="24"/>
          <w:szCs w:val="24"/>
        </w:rPr>
        <w:t xml:space="preserve"> children </w:t>
      </w:r>
      <w:r w:rsidR="00E360F2">
        <w:rPr>
          <w:rFonts w:ascii="Times New Roman" w:hAnsi="Times New Roman" w:cs="Times New Roman"/>
          <w:bCs/>
          <w:sz w:val="24"/>
          <w:szCs w:val="24"/>
        </w:rPr>
        <w:t xml:space="preserve">from 6 to 24 </w:t>
      </w:r>
      <w:r w:rsidR="000A40F3">
        <w:rPr>
          <w:rFonts w:ascii="Times New Roman" w:hAnsi="Times New Roman" w:cs="Times New Roman"/>
          <w:bCs/>
          <w:sz w:val="24"/>
          <w:szCs w:val="24"/>
        </w:rPr>
        <w:t>months’</w:t>
      </w:r>
      <w:r w:rsidR="00E360F2">
        <w:rPr>
          <w:rFonts w:ascii="Times New Roman" w:hAnsi="Times New Roman" w:cs="Times New Roman"/>
          <w:bCs/>
          <w:sz w:val="24"/>
          <w:szCs w:val="24"/>
        </w:rPr>
        <w:t xml:space="preserve"> </w:t>
      </w:r>
      <w:r w:rsidR="00B84BB3">
        <w:rPr>
          <w:rFonts w:ascii="Times New Roman" w:hAnsi="Times New Roman" w:cs="Times New Roman"/>
          <w:bCs/>
          <w:sz w:val="24"/>
          <w:szCs w:val="24"/>
        </w:rPr>
        <w:t>start crawling all over the house and put whatever they find around them in their month</w:t>
      </w:r>
      <w:r w:rsidR="00A16E2F">
        <w:rPr>
          <w:rFonts w:ascii="Times New Roman" w:hAnsi="Times New Roman" w:cs="Times New Roman"/>
          <w:bCs/>
          <w:sz w:val="24"/>
          <w:szCs w:val="24"/>
        </w:rPr>
        <w:t xml:space="preserve">. </w:t>
      </w:r>
      <w:r w:rsidR="00135383">
        <w:rPr>
          <w:rFonts w:ascii="Times New Roman" w:hAnsi="Times New Roman" w:cs="Times New Roman"/>
          <w:bCs/>
          <w:sz w:val="24"/>
          <w:szCs w:val="24"/>
        </w:rPr>
        <w:lastRenderedPageBreak/>
        <w:t>As they gr</w:t>
      </w:r>
      <w:r w:rsidR="00430B37">
        <w:rPr>
          <w:rFonts w:ascii="Times New Roman" w:hAnsi="Times New Roman" w:cs="Times New Roman"/>
          <w:bCs/>
          <w:sz w:val="24"/>
          <w:szCs w:val="24"/>
        </w:rPr>
        <w:t>adually grow up, they</w:t>
      </w:r>
      <w:r w:rsidR="00135383">
        <w:rPr>
          <w:rFonts w:ascii="Times New Roman" w:hAnsi="Times New Roman" w:cs="Times New Roman"/>
          <w:bCs/>
          <w:sz w:val="24"/>
          <w:szCs w:val="24"/>
        </w:rPr>
        <w:t xml:space="preserve"> learn what </w:t>
      </w:r>
      <w:r w:rsidR="004632D8">
        <w:rPr>
          <w:rFonts w:ascii="Times New Roman" w:hAnsi="Times New Roman" w:cs="Times New Roman"/>
          <w:bCs/>
          <w:sz w:val="24"/>
          <w:szCs w:val="24"/>
        </w:rPr>
        <w:t>is not to eat or put in their mouths</w:t>
      </w:r>
      <w:r w:rsidR="007774B5">
        <w:rPr>
          <w:rFonts w:ascii="Times New Roman" w:hAnsi="Times New Roman" w:cs="Times New Roman"/>
          <w:bCs/>
          <w:sz w:val="24"/>
          <w:szCs w:val="24"/>
        </w:rPr>
        <w:t xml:space="preserve"> </w:t>
      </w:r>
      <w:r w:rsidR="007774B5">
        <w:rPr>
          <w:rFonts w:ascii="Times New Roman" w:hAnsi="Times New Roman" w:cs="Times New Roman"/>
          <w:bCs/>
          <w:sz w:val="24"/>
          <w:szCs w:val="24"/>
        </w:rPr>
        <w:fldChar w:fldCharType="begin"/>
      </w:r>
      <w:r w:rsidR="00361F8D">
        <w:rPr>
          <w:rFonts w:ascii="Times New Roman" w:hAnsi="Times New Roman" w:cs="Times New Roman"/>
          <w:bCs/>
          <w:sz w:val="24"/>
          <w:szCs w:val="24"/>
        </w:rPr>
        <w:instrText xml:space="preserve"> ADDIN ZOTERO_ITEM CSL_CITATION {"citationID":"7b9n0cmJ","properties":{"formattedCitation":"[40]","plainCitation":"[40]","noteIndex":0},"citationItems":[{"id":1545,"uris":["http://zotero.org/users/4185209/items/AHVGUDHX"],"itemData":{"id":1545,"type":"article-journal","abstract":"Despite significant progress in the reduction of under-five child deaths over the last decades in Ethiopia, still diarrhea remains the second cause of morbidity and mortality among under five children next to pneumonia.","container-title":"BMC Public Health","DOI":"10.1186/s12889-021-10191-3","ISSN":"1471-2458","issue":"1","journalAbbreviation":"BMC Public Health","page":"193","source":"BioMed Central","title":"Trends and determinants of diarrhea among under-five children in Ethiopia: cross-sectional study: multivariate decomposition and multilevel analysis based on Bayesian approach evidenced by EDHS 2000–2016 data","title-short":"Trends and determinants of diarrhea among under-five children in Ethiopia","volume":"21","author":[{"family":"Negesse","given":"Yilkal"},{"family":"Taddese","given":"Asefa Adimasu"},{"family":"Negesse","given":"Ayenew"},{"family":"Ayele","given":"Tadesse Awoke"}],"issued":{"date-parts":[["2021",1,22]]}}}],"schema":"https://github.com/citation-style-language/schema/raw/master/csl-citation.json"} </w:instrText>
      </w:r>
      <w:r w:rsidR="007774B5">
        <w:rPr>
          <w:rFonts w:ascii="Times New Roman" w:hAnsi="Times New Roman" w:cs="Times New Roman"/>
          <w:bCs/>
          <w:sz w:val="24"/>
          <w:szCs w:val="24"/>
        </w:rPr>
        <w:fldChar w:fldCharType="separate"/>
      </w:r>
      <w:r w:rsidR="00361F8D" w:rsidRPr="00361F8D">
        <w:rPr>
          <w:rFonts w:ascii="Times New Roman" w:hAnsi="Times New Roman" w:cs="Times New Roman"/>
          <w:sz w:val="24"/>
        </w:rPr>
        <w:t>[40]</w:t>
      </w:r>
      <w:r w:rsidR="007774B5">
        <w:rPr>
          <w:rFonts w:ascii="Times New Roman" w:hAnsi="Times New Roman" w:cs="Times New Roman"/>
          <w:bCs/>
          <w:sz w:val="24"/>
          <w:szCs w:val="24"/>
        </w:rPr>
        <w:fldChar w:fldCharType="end"/>
      </w:r>
      <w:r w:rsidR="004632D8">
        <w:rPr>
          <w:rFonts w:ascii="Times New Roman" w:hAnsi="Times New Roman" w:cs="Times New Roman"/>
          <w:bCs/>
          <w:sz w:val="24"/>
          <w:szCs w:val="24"/>
        </w:rPr>
        <w:t xml:space="preserve">. </w:t>
      </w:r>
      <w:r w:rsidR="00A719E9">
        <w:rPr>
          <w:rFonts w:ascii="Times New Roman" w:hAnsi="Times New Roman" w:cs="Times New Roman"/>
          <w:bCs/>
          <w:sz w:val="24"/>
          <w:szCs w:val="24"/>
        </w:rPr>
        <w:t xml:space="preserve">The findings from </w:t>
      </w:r>
      <w:r w:rsidR="0058699E">
        <w:rPr>
          <w:rFonts w:ascii="Times New Roman" w:hAnsi="Times New Roman" w:cs="Times New Roman"/>
          <w:bCs/>
          <w:sz w:val="24"/>
          <w:szCs w:val="24"/>
        </w:rPr>
        <w:t xml:space="preserve">previous </w:t>
      </w:r>
      <w:r w:rsidR="00A719E9">
        <w:rPr>
          <w:rFonts w:ascii="Times New Roman" w:hAnsi="Times New Roman" w:cs="Times New Roman"/>
          <w:bCs/>
          <w:sz w:val="24"/>
          <w:szCs w:val="24"/>
        </w:rPr>
        <w:t xml:space="preserve">studies in </w:t>
      </w:r>
      <w:r w:rsidR="007763D8">
        <w:rPr>
          <w:rFonts w:ascii="Times New Roman" w:hAnsi="Times New Roman" w:cs="Times New Roman"/>
          <w:bCs/>
          <w:sz w:val="24"/>
          <w:szCs w:val="24"/>
        </w:rPr>
        <w:t xml:space="preserve">Bangladesh, </w:t>
      </w:r>
      <w:r w:rsidR="00A719E9">
        <w:rPr>
          <w:rFonts w:ascii="Times New Roman" w:hAnsi="Times New Roman" w:cs="Times New Roman"/>
          <w:bCs/>
          <w:sz w:val="24"/>
          <w:szCs w:val="24"/>
        </w:rPr>
        <w:t xml:space="preserve">Ethiopia, </w:t>
      </w:r>
      <w:r w:rsidR="000F6469">
        <w:rPr>
          <w:rFonts w:ascii="Times New Roman" w:hAnsi="Times New Roman" w:cs="Times New Roman"/>
          <w:bCs/>
          <w:sz w:val="24"/>
          <w:szCs w:val="24"/>
        </w:rPr>
        <w:t>Niger, Nigeria, Camero</w:t>
      </w:r>
      <w:r w:rsidR="00EC1384">
        <w:rPr>
          <w:rFonts w:ascii="Times New Roman" w:hAnsi="Times New Roman" w:cs="Times New Roman"/>
          <w:bCs/>
          <w:sz w:val="24"/>
          <w:szCs w:val="24"/>
        </w:rPr>
        <w:t xml:space="preserve">on, </w:t>
      </w:r>
      <w:r w:rsidR="00430B37">
        <w:rPr>
          <w:rFonts w:ascii="Times New Roman" w:hAnsi="Times New Roman" w:cs="Times New Roman"/>
          <w:bCs/>
          <w:sz w:val="24"/>
          <w:szCs w:val="24"/>
        </w:rPr>
        <w:t xml:space="preserve">and </w:t>
      </w:r>
      <w:r w:rsidR="00EC1384">
        <w:rPr>
          <w:rFonts w:ascii="Times New Roman" w:hAnsi="Times New Roman" w:cs="Times New Roman"/>
          <w:bCs/>
          <w:sz w:val="24"/>
          <w:szCs w:val="24"/>
        </w:rPr>
        <w:t>Ghana</w:t>
      </w:r>
      <w:r w:rsidR="000F6469">
        <w:rPr>
          <w:rFonts w:ascii="Times New Roman" w:hAnsi="Times New Roman" w:cs="Times New Roman"/>
          <w:bCs/>
          <w:sz w:val="24"/>
          <w:szCs w:val="24"/>
        </w:rPr>
        <w:t xml:space="preserve"> </w:t>
      </w:r>
      <w:r w:rsidR="00CD1C31">
        <w:rPr>
          <w:rFonts w:ascii="Times New Roman" w:hAnsi="Times New Roman" w:cs="Times New Roman"/>
          <w:bCs/>
          <w:sz w:val="24"/>
          <w:szCs w:val="24"/>
        </w:rPr>
        <w:t>were similar to this</w:t>
      </w:r>
      <w:r w:rsidR="00A719E9">
        <w:rPr>
          <w:rFonts w:ascii="Times New Roman" w:hAnsi="Times New Roman" w:cs="Times New Roman"/>
          <w:bCs/>
          <w:sz w:val="24"/>
          <w:szCs w:val="24"/>
        </w:rPr>
        <w:t xml:space="preserve"> </w:t>
      </w:r>
      <w:r w:rsidR="00DA29E5">
        <w:rPr>
          <w:rFonts w:ascii="Times New Roman" w:hAnsi="Times New Roman" w:cs="Times New Roman"/>
          <w:bCs/>
          <w:sz w:val="24"/>
          <w:szCs w:val="24"/>
        </w:rPr>
        <w:fldChar w:fldCharType="begin"/>
      </w:r>
      <w:r w:rsidR="00361F8D">
        <w:rPr>
          <w:rFonts w:ascii="Times New Roman" w:hAnsi="Times New Roman" w:cs="Times New Roman"/>
          <w:bCs/>
          <w:sz w:val="24"/>
          <w:szCs w:val="24"/>
        </w:rPr>
        <w:instrText xml:space="preserve"> ADDIN ZOTERO_ITEM CSL_CITATION {"citationID":"6phn0Kbq","properties":{"formattedCitation":"[13,40\\uc0\\u8211{}44]","plainCitation":"[13,40–44]","noteIndex":0},"citationItems":[{"id":1489,"uris":["http://zotero.org/users/4185209/items/76XQS6DQ"],"itemData":{"id":1489,"type":"article-journal","abstract":"Although efforts have been made by the international community to improve childhood health, risk factors linked with the healthiness of preschool-age children in low and middle-income countries (LMICs) are very diverse. Therefore, this paper examines the prevalence and determinants of fever, acute respiratory infection and diarrhea of preschool children in Bangladesh. A sample of 8,421 children from the latest country representative BDHS-2017–18 survey was analyzed by utilizing both the bivariate and multivariate techniques. The results revealed that about 4.7, 33.1, and 35.8% of the children aged under 5 years had suffered from diarrhea, fever and ARI respectively during the 2 weeks preceding the date of the survey. Demographic, socio-economic, and community and health characteristics likely to play an important role in suffering under-five children from diarrhea, fever, and ARI in Bangladesh. The child’s age of 13–24 months, delivery by cesarean section, unsafe drinking water, unhygienic toilet facility, low level of family wealth index and parental education, a higher number of living children in the household, rural residency and regional difference were all found to be most crucial determinants of the occurrences of fever, ARI and diarrhea. Interventions should focus on improving these significant demographic, socioeconomic, and community and health risk factors. A special attention is necessary to the people who live in rural areas and geospatially disadvantaged regions.","container-title":"BMC Pediatrics","DOI":"10.1186/s12887-022-03166-9","ISSN":"1471-2431","issue":"1","journalAbbreviation":"BMC Pediatr","language":"en","license":"2022 The Author(s)","note":"number: 1\npublisher: BioMed Central","page":"1-12","source":"bmcpediatr.biomedcentral.com","title":"Prevalence and determinants of fever, ARI and diarrhea among children aged 6–59 months in Bangladesh","volume":"22","author":[{"family":"Rahman","given":"Azizur"},{"family":"Hossain","given":"Md Moyazzem"}],"issued":{"date-parts":[["2022",12]]}}},{"id":1545,"uris":["http://zotero.org/users/4185209/items/AHVGUDHX"],"itemData":{"id":1545,"type":"article-journal","abstract":"Despite significant progress in the reduction of under-five child deaths over the last decades in Ethiopia, still diarrhea remains the second cause of morbidity and mortality among under five children next to pneumonia.","container-title":"BMC Public Health","DOI":"10.1186/s12889-021-10191-3","ISSN":"1471-2458","issue":"1","journalAbbreviation":"BMC Public Health","page":"193","source":"BioMed Central","title":"Trends and determinants of diarrhea among under-five children in Ethiopia: cross-sectional study: multivariate decomposition and multilevel analysis based on Bayesian approach evidenced by EDHS 2000–2016 data","title-short":"Trends and determinants of diarrhea among under-five children in Ethiopia","volume":"21","author":[{"family":"Negesse","given":"Yilkal"},{"family":"Taddese","given":"Asefa Adimasu"},{"family":"Negesse","given":"Ayenew"},{"family":"Ayele","given":"Tadesse Awoke"}],"issued":{"date-parts":[["2021",1,22]]}}},{"id":1548,"uris":["http://zotero.org/users/4185209/items/VGX9KQ8G"],"itemData":{"id":1548,"type":"article-journal","abstract":"Introduction: Diarrhea remains the second leading cause of death among children under five years globally. Nearly one in five child deaths, about 1.5 million each year, are due to diarrhea. It kills more young children than Acquired Immunodeficiency Syndrome (AIDS), malaria and measles combined. World Health Organization has accordingly underlined the need for epidemiological surveys of infantile diarrhea in all geographical areas. The main research objectives were to estimate the prevalence of diarrhea and identify factors associated with diarrheal diseases in Tiko city in Cameroon. Method: The present study was a cross-sectional community household survey which was conducted in Tiko town from 1st to 31st of August 2012. With the use of a questionnaire, a total of 602 households that had at least one child under five years of age were interviewed. Mothers/caregivers were questioned on the morbidity of diarrhea and the logistic regression model was employed to examine the determinants of childhood diarrhea. Both univariable and multivariable data analysis was performed using SPSS version 16.0. Results: The results of this study showed that the prevalence of diarrhea was 23.8% and children under 24 months were highly affected. We found children using the main toilet and other types of toilet facilities such as bushes, diaper, and streams  (OR: 0.194; p &lt; 0.001, 95% CI) and usage of narrow-mouth container for storage of drinking water (OR: 0.492; p &lt; 0.001, 95% CI) less likely to suffer from diarrhea.  In contrast, higher rates of diarrhea prevalence were seen in children from households with two or more siblings (OR: 1.222; p &lt; 0.001, 95% CI) and whose mothers/caregivers never had the knowledge of safe sources of drinking water (OR: 1.849; p &lt; 0.01, 95% CI). Conclusion: Childhood diarrhea is a public health problem in Tiko city. Hence, interventions aimed at reducing the prevalence should take into consideration the integration of family planning activities in the prevention of childhood diarrhea and the deployed of health personals to educate the community to adopt a hygienic behavior. Future research on the topic should be qualitative inquiry to complement the quantitative nature of this study.","container-title":"Challenges","DOI":"10.3390/challe6020229","ISSN":"2078-1547","issue":"2","language":"en","license":"http://creativecommons.org/licenses/by/3.0/","note":"number: 2\npublisher: Multidisciplinary Digital Publishing Institute","page":"229-243","source":"www.mdpi.com","title":"Childhood Diarrhea Determinants in Sub-Saharan Africa: A Cross Sectional Study of Tiko-Cameroon","title-short":"Childhood Diarrhea Determinants in Sub-Saharan Africa","volume":"6","author":[{"family":"Tambe","given":"Ayuk Betrand"},{"family":"Nzefa","given":"Leonie Dapi"},{"family":"Nicoline","given":"Nchang Allo"}],"issued":{"date-parts":[["2015",12]]}}},{"id":1551,"uris":["http://zotero.org/users/4185209/items/UAWBTYKK"],"itemData":{"id":1551,"type":"article-journal","abstract":"OBJECTIVE: In Latin America and the Caribbean, Bolivia has the third highest rate of mortality among children under five years of age (57 per 1 000), with 14.0% of under-five deaths attributable to diarrhea. Because a child's world is predominantly controlled by and experienced through his or her mother, this investigation aims to understand what maternal dimensions may determine child diarrhea. METHODS: Variables were selected from the 2003 Bolivia Demographic and Health Survey to create indices of three maternal dimensions using principal components analysis: behavior and experience, access to care, and agency. The three indices were included in a logistic regression model while controlling for economic status, maternal education, and residence type. RESULTS: A total of 4 383 women who had children less than 5 years old were included in the final sample and 25.0% of mothers reported that their most recent born child had experienced an episode of diarrhea in the 2 weeks before the survey. Mothers with high levels of maternal agency or of high economic status were significantly less likely to report their child experienced an episode of diarrhea than women of low levels. Women with primary education were significantly more likely to report that their child experienced diarrhea than women with no education. CONCLUSIONS: High levels of agency have a significant protective effect even when controlling for other factors. Increasing maternal agency could have a positive impact on child health in Bolivia, and future work should aim to understand what accounts for different levels of agency and how it may be strengthened","container-title":"Revista Panamericana de Salud Pública","DOI":"10.1590/S1020-49892010001200004","ISSN":"1020-4989, 1020-4989, 1680-5348","journalAbbreviation":"Rev Panam Salud Publica","language":"en","note":"publisher: Organización Panamericana de la Salud","page":"429-439","source":"SciELO","title":"Maternal behavior and experience, care access, and agency as determinants of child diarrhea in Bolivia","volume":"28","author":[{"family":"Caruso","given":"Bethany"},{"family":"Stephenson","given":"Rob"},{"family":"Leon","given":"Juan S."}],"issued":{"date-parts":[["2010",12]]}}},{"id":1554,"uris":["http://zotero.org/users/4185209/items/JJR92VXK"],"itemData":{"id":1554,"type":"article-journal","abstract":"BackgroundDiarrheal diseases are a major cause of child mortality and one of the main causes of medical consultation for children in sub-Saharan countries. This paper attempts to determine the risk factors and neighborhood inequalities of diarrheal morbidity among under-5 children in selected countries in sub-Saharan Africa over the period 1990–2013.DesignData used come from the Demographic and Health Survey (DHS) waves conducted in Burkina Faso (1992–93, 1998–99, 2003, and 2010), Mali (1995, 2001, 2016, and 2012), Nigeria (1990, 1999, 2003, 2008, and 2013), and Niger (1992, 1998, 2006, and 2012). Bivariate analysis was performed to assess the association between the dependent variable and each of the independent variables. Multilevel logistic regression modelling was used to determine the fixed and random effects of the risk factors associated with diarrheal morbidity.ResultsThe findings showed that the proportion of diarrheal morbidity among under-5 children varied considerably across the cohorts of birth from 10 to 35%. There were large variations in the proportion of diarrheal morbidity across countries. The proportions of diarrheal morbidity were higher in Niger compared with Burkina Faso, Mali, and Nigeria. The risk factors of diarrheal morbidity varied from one country to another, but the main factors included the child's age, size of the child at birth, the quality of the main floor material, mother's education and her occupation, type of toilet, and place of residence. The analysis shows an increasing trend of diarrheal inequalities according to DHS rounds. In Burkina Faso, the value of the intraclass correlation coefficient (ICC) was 0.04 for 1993 DHS and 0.09 in 2010 DHS; in Mali, the ICC increased from 0.04 in 1995 to 0.16 in 2012; in Nigeria, the ICC increased from 0.13 in 1990 to 0.19 in 2013; and in Niger, the ICC increased from 0.07 in 1992 to 0.11 in 2012.ConclusionsThis suggests the need to fight against diarrheal diseases on both the local and community levels across villages.","container-title":"Global Health Action","DOI":"10.3402/gha.v9.30166","ISSN":"1654-9716","issue":"1","note":"publisher: Taylor &amp; Francis\n_eprint: https://doi.org/10.3402/gha.v9.30166\nPMID: 28156944","page":"30166","source":"Taylor and Francis+NEJM","title":"Trends and risk factors for childhood diarrhea in sub-Saharan countries (1990–2013): assessing the neighborhood inequalities","title-short":"Trends and risk factors for childhood diarrhea in sub-Saharan countries (1990–2013)","volume":"9","author":[{"family":"Bado","given":"Aristide R."},{"family":"Susuman","given":"A. Sathiya"},{"family":"Nebie","given":"Eric I."}],"issued":{"date-parts":[["2016",12,1]]}}},{"id":1556,"uris":["http://zotero.org/users/4185209/items/868YS8LT"],"itemData":{"id":1556,"type":"article-journal","abstract":"Globally childhood diarrhoeal diseases continue to be the second leading cause of death, while in Ethiopia it kills half-million under-five children each year. Sanitation, unsafe water and personal hygiene are responsible for 90% of the occurrence. Thus, this study aimed to assess the prevalence and associated factors of diarrheal diseases among under-five children in Dale District, Sidama Zone, Southern Ethiopia.","container-title":"BMC Public Health","DOI":"10.1186/s12889-019-7579-2","ISSN":"1471-2458","issue":"1","journalAbbreviation":"BMC Public Health","page":"1235","source":"BioMed Central","title":"Prevalence of diarrheal diseases and associated factors among under-five children in Dale District, Sidama zone, Southern Ethiopia: a cross-sectional study","title-short":"Prevalence of diarrheal diseases and associated factors among under-five children in Dale District, Sidama zone, Southern Ethiopia","volume":"19","author":[{"family":"Melese","given":"Behailu"},{"family":"Paulos","given":"Wondimagegn"},{"family":"Astawesegn","given":"Feleke Hailemichael"},{"family":"Gelgelu","given":"Temesgen Bati"}],"issued":{"date-parts":[["2019",9,6]]}}}],"schema":"https://github.com/citation-style-language/schema/raw/master/csl-citation.json"} </w:instrText>
      </w:r>
      <w:r w:rsidR="00DA29E5">
        <w:rPr>
          <w:rFonts w:ascii="Times New Roman" w:hAnsi="Times New Roman" w:cs="Times New Roman"/>
          <w:bCs/>
          <w:sz w:val="24"/>
          <w:szCs w:val="24"/>
        </w:rPr>
        <w:fldChar w:fldCharType="separate"/>
      </w:r>
      <w:r w:rsidR="00361F8D" w:rsidRPr="00361F8D">
        <w:rPr>
          <w:rFonts w:ascii="Times New Roman" w:hAnsi="Times New Roman" w:cs="Times New Roman"/>
          <w:sz w:val="24"/>
          <w:szCs w:val="24"/>
        </w:rPr>
        <w:t>[13,40–44]</w:t>
      </w:r>
      <w:r w:rsidR="00DA29E5">
        <w:rPr>
          <w:rFonts w:ascii="Times New Roman" w:hAnsi="Times New Roman" w:cs="Times New Roman"/>
          <w:bCs/>
          <w:sz w:val="24"/>
          <w:szCs w:val="24"/>
        </w:rPr>
        <w:fldChar w:fldCharType="end"/>
      </w:r>
      <w:r w:rsidR="00CD1C31">
        <w:rPr>
          <w:rFonts w:ascii="Times New Roman" w:hAnsi="Times New Roman" w:cs="Times New Roman"/>
          <w:bCs/>
          <w:sz w:val="24"/>
          <w:szCs w:val="24"/>
        </w:rPr>
        <w:t>.</w:t>
      </w:r>
    </w:p>
    <w:p w14:paraId="5DE3B12A" w14:textId="5708BD6F" w:rsidR="00483E1C" w:rsidRDefault="009E1888" w:rsidP="0063530A">
      <w:pPr>
        <w:spacing w:line="480" w:lineRule="auto"/>
        <w:ind w:firstLine="720"/>
        <w:rPr>
          <w:ins w:id="67" w:author="Akter, Farzana" w:date="2023-02-13T15:22:00Z"/>
          <w:rFonts w:ascii="Times New Roman" w:hAnsi="Times New Roman" w:cs="Times New Roman"/>
          <w:bCs/>
          <w:sz w:val="24"/>
          <w:szCs w:val="24"/>
        </w:rPr>
      </w:pPr>
      <w:ins w:id="68" w:author="Akter, Farzana" w:date="2023-02-13T15:49:00Z">
        <w:r>
          <w:rPr>
            <w:rFonts w:ascii="Times New Roman" w:hAnsi="Times New Roman" w:cs="Times New Roman"/>
            <w:bCs/>
            <w:sz w:val="24"/>
            <w:szCs w:val="24"/>
          </w:rPr>
          <w:t xml:space="preserve">Findings showed that </w:t>
        </w:r>
      </w:ins>
      <w:del w:id="69" w:author="Akter, Farzana" w:date="2023-02-13T15:22:00Z">
        <w:r w:rsidR="00671F1F" w:rsidDel="00483E1C">
          <w:rPr>
            <w:rFonts w:ascii="Times New Roman" w:hAnsi="Times New Roman" w:cs="Times New Roman"/>
            <w:bCs/>
            <w:sz w:val="24"/>
            <w:szCs w:val="24"/>
          </w:rPr>
          <w:delText>In 2006, t</w:delText>
        </w:r>
        <w:r w:rsidR="00F3071C" w:rsidDel="00483E1C">
          <w:rPr>
            <w:rFonts w:ascii="Times New Roman" w:hAnsi="Times New Roman" w:cs="Times New Roman"/>
            <w:bCs/>
            <w:sz w:val="24"/>
            <w:szCs w:val="24"/>
          </w:rPr>
          <w:delText>he</w:delText>
        </w:r>
      </w:del>
      <w:ins w:id="70" w:author="Akter, Farzana" w:date="2023-02-13T15:22:00Z">
        <w:r>
          <w:rPr>
            <w:rFonts w:ascii="Times New Roman" w:hAnsi="Times New Roman" w:cs="Times New Roman"/>
            <w:bCs/>
            <w:sz w:val="24"/>
            <w:szCs w:val="24"/>
          </w:rPr>
          <w:t>t</w:t>
        </w:r>
        <w:r w:rsidR="00483E1C">
          <w:rPr>
            <w:rFonts w:ascii="Times New Roman" w:hAnsi="Times New Roman" w:cs="Times New Roman"/>
            <w:bCs/>
            <w:sz w:val="24"/>
            <w:szCs w:val="24"/>
          </w:rPr>
          <w:t>he</w:t>
        </w:r>
      </w:ins>
      <w:r w:rsidR="00430B37">
        <w:rPr>
          <w:rFonts w:ascii="Times New Roman" w:hAnsi="Times New Roman" w:cs="Times New Roman"/>
          <w:bCs/>
          <w:sz w:val="24"/>
          <w:szCs w:val="24"/>
        </w:rPr>
        <w:t xml:space="preserve"> chance </w:t>
      </w:r>
      <w:r w:rsidR="00F3071C">
        <w:rPr>
          <w:rFonts w:ascii="Times New Roman" w:hAnsi="Times New Roman" w:cs="Times New Roman"/>
          <w:bCs/>
          <w:sz w:val="24"/>
          <w:szCs w:val="24"/>
        </w:rPr>
        <w:t xml:space="preserve">of </w:t>
      </w:r>
      <w:r w:rsidR="00430B37">
        <w:rPr>
          <w:rFonts w:ascii="Times New Roman" w:hAnsi="Times New Roman" w:cs="Times New Roman"/>
          <w:bCs/>
          <w:sz w:val="24"/>
          <w:szCs w:val="24"/>
        </w:rPr>
        <w:t xml:space="preserve">having diarrhea was significantly higher for children from the poorest families </w:t>
      </w:r>
      <w:ins w:id="71" w:author="Akter, Farzana" w:date="2023-02-13T15:22:00Z">
        <w:r w:rsidR="00483E1C">
          <w:rPr>
            <w:rFonts w:ascii="Times New Roman" w:hAnsi="Times New Roman" w:cs="Times New Roman"/>
            <w:bCs/>
            <w:sz w:val="24"/>
            <w:szCs w:val="24"/>
          </w:rPr>
          <w:t xml:space="preserve">in 2006 </w:t>
        </w:r>
      </w:ins>
      <w:r w:rsidR="00430B37">
        <w:rPr>
          <w:rFonts w:ascii="Times New Roman" w:hAnsi="Times New Roman" w:cs="Times New Roman"/>
          <w:bCs/>
          <w:sz w:val="24"/>
          <w:szCs w:val="24"/>
        </w:rPr>
        <w:t xml:space="preserve">and </w:t>
      </w:r>
      <w:ins w:id="72" w:author="Akter, Farzana" w:date="2023-02-13T15:21:00Z">
        <w:r w:rsidR="00483E1C">
          <w:rPr>
            <w:rFonts w:ascii="Times New Roman" w:hAnsi="Times New Roman" w:cs="Times New Roman"/>
            <w:bCs/>
            <w:sz w:val="24"/>
            <w:szCs w:val="24"/>
          </w:rPr>
          <w:t xml:space="preserve">children from the second wealth index </w:t>
        </w:r>
      </w:ins>
      <w:ins w:id="73" w:author="Akter, Farzana" w:date="2023-02-13T15:22:00Z">
        <w:r w:rsidR="00483E1C">
          <w:rPr>
            <w:rFonts w:ascii="Times New Roman" w:hAnsi="Times New Roman" w:cs="Times New Roman"/>
            <w:bCs/>
            <w:sz w:val="24"/>
            <w:szCs w:val="24"/>
          </w:rPr>
          <w:t xml:space="preserve">in 2019. </w:t>
        </w:r>
      </w:ins>
      <w:moveFromRangeStart w:id="74" w:author="Akter, Farzana" w:date="2023-02-13T15:22:00Z" w:name="move127194187"/>
      <w:moveFrom w:id="75" w:author="Akter, Farzana" w:date="2023-02-13T15:22:00Z">
        <w:r w:rsidR="00430B37" w:rsidDel="00483E1C">
          <w:rPr>
            <w:rFonts w:ascii="Times New Roman" w:hAnsi="Times New Roman" w:cs="Times New Roman"/>
            <w:bCs/>
            <w:sz w:val="24"/>
            <w:szCs w:val="24"/>
          </w:rPr>
          <w:t>children from households without improved toilet facilities</w:t>
        </w:r>
        <w:r w:rsidR="0097475D" w:rsidDel="00483E1C">
          <w:rPr>
            <w:rFonts w:ascii="Times New Roman" w:hAnsi="Times New Roman" w:cs="Times New Roman"/>
            <w:bCs/>
            <w:sz w:val="24"/>
            <w:szCs w:val="24"/>
          </w:rPr>
          <w:t xml:space="preserve">. </w:t>
        </w:r>
      </w:moveFrom>
      <w:moveFromRangeEnd w:id="74"/>
      <w:r w:rsidR="003A10F8">
        <w:rPr>
          <w:rFonts w:ascii="Times New Roman" w:hAnsi="Times New Roman" w:cs="Times New Roman"/>
          <w:bCs/>
          <w:sz w:val="24"/>
          <w:szCs w:val="24"/>
        </w:rPr>
        <w:t xml:space="preserve">Children from </w:t>
      </w:r>
      <w:r w:rsidR="00DD1A91">
        <w:rPr>
          <w:rFonts w:ascii="Times New Roman" w:hAnsi="Times New Roman" w:cs="Times New Roman"/>
          <w:bCs/>
          <w:sz w:val="24"/>
          <w:szCs w:val="24"/>
        </w:rPr>
        <w:t>poor</w:t>
      </w:r>
      <w:r w:rsidR="003A10F8">
        <w:rPr>
          <w:rFonts w:ascii="Times New Roman" w:hAnsi="Times New Roman" w:cs="Times New Roman"/>
          <w:bCs/>
          <w:sz w:val="24"/>
          <w:szCs w:val="24"/>
        </w:rPr>
        <w:t xml:space="preserve"> families </w:t>
      </w:r>
      <w:r w:rsidR="00D0539D">
        <w:rPr>
          <w:rFonts w:ascii="Times New Roman" w:hAnsi="Times New Roman" w:cs="Times New Roman"/>
          <w:bCs/>
          <w:sz w:val="24"/>
          <w:szCs w:val="24"/>
        </w:rPr>
        <w:t xml:space="preserve">have more </w:t>
      </w:r>
      <w:r w:rsidR="00131298">
        <w:rPr>
          <w:rFonts w:ascii="Times New Roman" w:hAnsi="Times New Roman" w:cs="Times New Roman"/>
          <w:bCs/>
          <w:sz w:val="24"/>
          <w:szCs w:val="24"/>
        </w:rPr>
        <w:t>probabilit</w:t>
      </w:r>
      <w:r w:rsidR="004F2027">
        <w:rPr>
          <w:rFonts w:ascii="Times New Roman" w:hAnsi="Times New Roman" w:cs="Times New Roman"/>
          <w:bCs/>
          <w:sz w:val="24"/>
          <w:szCs w:val="24"/>
        </w:rPr>
        <w:t>y</w:t>
      </w:r>
      <w:r w:rsidR="003A10F8">
        <w:rPr>
          <w:rFonts w:ascii="Times New Roman" w:hAnsi="Times New Roman" w:cs="Times New Roman"/>
          <w:bCs/>
          <w:sz w:val="24"/>
          <w:szCs w:val="24"/>
        </w:rPr>
        <w:t xml:space="preserve"> to be </w:t>
      </w:r>
      <w:r w:rsidR="00430B37">
        <w:rPr>
          <w:rFonts w:ascii="Times New Roman" w:hAnsi="Times New Roman" w:cs="Times New Roman"/>
          <w:bCs/>
          <w:sz w:val="24"/>
          <w:szCs w:val="24"/>
        </w:rPr>
        <w:t>a</w:t>
      </w:r>
      <w:r w:rsidR="003A10F8">
        <w:rPr>
          <w:rFonts w:ascii="Times New Roman" w:hAnsi="Times New Roman" w:cs="Times New Roman"/>
          <w:bCs/>
          <w:sz w:val="24"/>
          <w:szCs w:val="24"/>
        </w:rPr>
        <w:t>ffected by several childhood illness</w:t>
      </w:r>
      <w:r w:rsidR="00021968">
        <w:rPr>
          <w:rFonts w:ascii="Times New Roman" w:hAnsi="Times New Roman" w:cs="Times New Roman"/>
          <w:bCs/>
          <w:sz w:val="24"/>
          <w:szCs w:val="24"/>
        </w:rPr>
        <w:t>es</w:t>
      </w:r>
      <w:r w:rsidR="003A10F8">
        <w:rPr>
          <w:rFonts w:ascii="Times New Roman" w:hAnsi="Times New Roman" w:cs="Times New Roman"/>
          <w:bCs/>
          <w:sz w:val="24"/>
          <w:szCs w:val="24"/>
        </w:rPr>
        <w:t xml:space="preserve"> due to </w:t>
      </w:r>
      <w:r w:rsidR="00195AE1">
        <w:rPr>
          <w:rFonts w:ascii="Times New Roman" w:hAnsi="Times New Roman" w:cs="Times New Roman"/>
          <w:bCs/>
          <w:sz w:val="24"/>
          <w:szCs w:val="24"/>
        </w:rPr>
        <w:t xml:space="preserve">poor living conditions, </w:t>
      </w:r>
      <w:r w:rsidR="005D6F00">
        <w:rPr>
          <w:rFonts w:ascii="Times New Roman" w:hAnsi="Times New Roman" w:cs="Times New Roman"/>
          <w:bCs/>
          <w:sz w:val="24"/>
          <w:szCs w:val="24"/>
        </w:rPr>
        <w:t xml:space="preserve">not having enough nutritious food, </w:t>
      </w:r>
      <w:r w:rsidR="00021968">
        <w:rPr>
          <w:rFonts w:ascii="Times New Roman" w:hAnsi="Times New Roman" w:cs="Times New Roman"/>
          <w:bCs/>
          <w:sz w:val="24"/>
          <w:szCs w:val="24"/>
        </w:rPr>
        <w:t xml:space="preserve">and </w:t>
      </w:r>
      <w:r w:rsidR="009D7D73">
        <w:rPr>
          <w:rFonts w:ascii="Times New Roman" w:hAnsi="Times New Roman" w:cs="Times New Roman"/>
          <w:bCs/>
          <w:sz w:val="24"/>
          <w:szCs w:val="24"/>
        </w:rPr>
        <w:t xml:space="preserve">poor condition of </w:t>
      </w:r>
      <w:r w:rsidR="006D11B3">
        <w:rPr>
          <w:rFonts w:ascii="Times New Roman" w:hAnsi="Times New Roman" w:cs="Times New Roman"/>
          <w:bCs/>
          <w:sz w:val="24"/>
          <w:szCs w:val="24"/>
        </w:rPr>
        <w:t>drinking water source</w:t>
      </w:r>
      <w:r w:rsidR="00021968">
        <w:rPr>
          <w:rFonts w:ascii="Times New Roman" w:hAnsi="Times New Roman" w:cs="Times New Roman"/>
          <w:bCs/>
          <w:sz w:val="24"/>
          <w:szCs w:val="24"/>
        </w:rPr>
        <w:t>s</w:t>
      </w:r>
      <w:r w:rsidR="006D11B3">
        <w:rPr>
          <w:rFonts w:ascii="Times New Roman" w:hAnsi="Times New Roman" w:cs="Times New Roman"/>
          <w:bCs/>
          <w:sz w:val="24"/>
          <w:szCs w:val="24"/>
        </w:rPr>
        <w:t xml:space="preserve"> and toilet facilit</w:t>
      </w:r>
      <w:r w:rsidR="00021968">
        <w:rPr>
          <w:rFonts w:ascii="Times New Roman" w:hAnsi="Times New Roman" w:cs="Times New Roman"/>
          <w:bCs/>
          <w:sz w:val="24"/>
          <w:szCs w:val="24"/>
        </w:rPr>
        <w:t>ies</w:t>
      </w:r>
      <w:r w:rsidR="006D11B3">
        <w:rPr>
          <w:rFonts w:ascii="Times New Roman" w:hAnsi="Times New Roman" w:cs="Times New Roman"/>
          <w:bCs/>
          <w:sz w:val="24"/>
          <w:szCs w:val="24"/>
        </w:rPr>
        <w:t xml:space="preserve"> </w:t>
      </w:r>
      <w:r w:rsidR="006D11B3">
        <w:rPr>
          <w:rFonts w:ascii="Times New Roman" w:hAnsi="Times New Roman" w:cs="Times New Roman"/>
          <w:bCs/>
          <w:sz w:val="24"/>
          <w:szCs w:val="24"/>
        </w:rPr>
        <w:fldChar w:fldCharType="begin"/>
      </w:r>
      <w:r w:rsidR="00361F8D">
        <w:rPr>
          <w:rFonts w:ascii="Times New Roman" w:hAnsi="Times New Roman" w:cs="Times New Roman"/>
          <w:bCs/>
          <w:sz w:val="24"/>
          <w:szCs w:val="24"/>
        </w:rPr>
        <w:instrText xml:space="preserve"> ADDIN ZOTERO_ITEM CSL_CITATION {"citationID":"nynOnYFW","properties":{"formattedCitation":"[13,40,45,46]","plainCitation":"[13,40,45,46]","noteIndex":0},"citationItems":[{"id":1489,"uris":["http://zotero.org/users/4185209/items/76XQS6DQ"],"itemData":{"id":1489,"type":"article-journal","abstract":"Although efforts have been made by the international community to improve childhood health, risk factors linked with the healthiness of preschool-age children in low and middle-income countries (LMICs) are very diverse. Therefore, this paper examines the prevalence and determinants of fever, acute respiratory infection and diarrhea of preschool children in Bangladesh. A sample of 8,421 children from the latest country representative BDHS-2017–18 survey was analyzed by utilizing both the bivariate and multivariate techniques. The results revealed that about 4.7, 33.1, and 35.8% of the children aged under 5 years had suffered from diarrhea, fever and ARI respectively during the 2 weeks preceding the date of the survey. Demographic, socio-economic, and community and health characteristics likely to play an important role in suffering under-five children from diarrhea, fever, and ARI in Bangladesh. The child’s age of 13–24 months, delivery by cesarean section, unsafe drinking water, unhygienic toilet facility, low level of family wealth index and parental education, a higher number of living children in the household, rural residency and regional difference were all found to be most crucial determinants of the occurrences of fever, ARI and diarrhea. Interventions should focus on improving these significant demographic, socioeconomic, and community and health risk factors. A special attention is necessary to the people who live in rural areas and geospatially disadvantaged regions.","container-title":"BMC Pediatrics","DOI":"10.1186/s12887-022-03166-9","ISSN":"1471-2431","issue":"1","journalAbbreviation":"BMC Pediatr","language":"en","license":"2022 The Author(s)","note":"number: 1\npublisher: BioMed Central","page":"1-12","source":"bmcpediatr.biomedcentral.com","title":"Prevalence and determinants of fever, ARI and diarrhea among children aged 6–59 months in Bangladesh","volume":"22","author":[{"family":"Rahman","given":"Azizur"},{"family":"Hossain","given":"Md Moyazzem"}],"issued":{"date-parts":[["2022",12]]}}},{"id":1545,"uris":["http://zotero.org/users/4185209/items/AHVGUDHX"],"itemData":{"id":1545,"type":"article-journal","abstract":"Despite significant progress in the reduction of under-five child deaths over the last decades in Ethiopia, still diarrhea remains the second cause of morbidity and mortality among under five children next to pneumonia.","container-title":"BMC Public Health","DOI":"10.1186/s12889-021-10191-3","ISSN":"1471-2458","issue":"1","journalAbbreviation":"BMC Public Health","page":"193","source":"BioMed Central","title":"Trends and determinants of diarrhea among under-five children in Ethiopia: cross-sectional study: multivariate decomposition and multilevel analysis based on Bayesian approach evidenced by EDHS 2000–2016 data","title-short":"Trends and determinants of diarrhea among under-five children in Ethiopia","volume":"21","author":[{"family":"Negesse","given":"Yilkal"},{"family":"Taddese","given":"Asefa Adimasu"},{"family":"Negesse","given":"Ayenew"},{"family":"Ayele","given":"Tadesse Awoke"}],"issued":{"date-parts":[["2021",1,22]]}}},{"id":1568,"uris":["http://zotero.org/users/4185209/items/H5PXHMDD"],"itemData":{"id":1568,"type":"article-journal","abstract":"More than one-fifth of the world's population live in extreme poverty, where a lack of safe water and adequate sanitation enables high rates of enteric infections and diarrhoea to continue unabated. Although oral rehydration therapy has greatly reduced diarrhoea-associated mortality, enteric infections still persist, disrupting intestinal absorptive and barrier functions and resulting in up to 43% of stunted growth, affecting one-fifth of children worldwide and one-third of children in developing countries. Diarrhoea in children from impoverished areas during their first 2 years might cause, on average, an 8 cm growth shortfall and 10 IQ point decrement by the time they are 7-9 years old. A child's height at their second birthday is therefore the best predictor of cognitive development or 'human capital'. To this 'double burden' of diarrhoea and malnutrition, data now suggest that children with stunted growth and repeated gut infections are also at increased risk of developing obesity and its associated comorbidities, resulting in a 'triple burden' of the impoverished gut. Here, we Review the growing evidence for this triple burden and potential mechanisms and interventions that must be understood and applied to prevent the loss of human potential and unaffordable societal costs caused by these vicious cycles of poverty.","container-title":"Nature Reviews. Gastroenterology &amp; Hepatology","DOI":"10.1038/nrgastro.2012.239","ISSN":"1759-5053","issue":"4","journalAbbreviation":"Nat Rev Gastroenterol Hepatol","language":"eng","note":"PMID: 23229327\nPMCID: PMC3617052","page":"220-229","source":"PubMed","title":"The impoverished gut--a triple burden of diarrhoea, stunting and chronic disease","volume":"10","author":[{"family":"Guerrant","given":"Richard L."},{"family":"DeBoer","given":"Mark D."},{"family":"Moore","given":"Sean R."},{"family":"Scharf","given":"Rebecca J."},{"family":"Lima","given":"Aldo A. M."}],"issued":{"date-parts":[["2013",4]]}}},{"id":1571,"uris":["http://zotero.org/users/4185209/items/ESMP2X4Z"],"itemData":{"id":1571,"type":"article-journal","abstract":"Children with severe acute malnutrition complicated by diarrhoea require special care due to their unique physiological vulnerability and increased mortality risks. A systematic literature review (1950-2013) was conducted to identify the most effective diagnostic and therapeutic measures for the community-based management of severely malnourished children with diarrhoea. No studies directly addressed this question, so the search was broadened to include inpatient care. Of the 129 studies identified, 32 were selected for full review and found to contain varying degrees of indirectness, inconsistency and bias. Evidence from diagnostic studies point to the use of both prolonged and persistent diarrhoea as morbidity markers, rapid hypoglycaemia diagnosis and the frequent aetiological role of Cryptosporidium. Therapeutic studies suggest benefits from routine antiparasitic medication and feeding regimens with ready-to-use-therapeutic foods, lactose-free diets and zinc supplementation. Existing rehydration treatment guidelines were affirmed, but the utility of glutamine and low osmolarity feeds were inconclusive.","container-title":"Journal of Paediatrics and Child Health","DOI":"10.1111/jpc.12711","ISSN":"1440-1754","issue":"4","journalAbbreviation":"J Paediatr Child Health","language":"eng","note":"PMID: 25196813","page":"387-395","source":"PubMed","title":"Diagnosis and treatment of severely malnourished children with diarrhoea","volume":"51","author":[{"family":"Iannotti","given":"Lora L."},{"family":"Trehan","given":"Indi"},{"family":"Clitheroe","given":"Kathryn L."},{"family":"Manary","given":"Mark J."}],"issued":{"date-parts":[["2015",4]]}}}],"schema":"https://github.com/citation-style-language/schema/raw/master/csl-citation.json"} </w:instrText>
      </w:r>
      <w:r w:rsidR="006D11B3">
        <w:rPr>
          <w:rFonts w:ascii="Times New Roman" w:hAnsi="Times New Roman" w:cs="Times New Roman"/>
          <w:bCs/>
          <w:sz w:val="24"/>
          <w:szCs w:val="24"/>
        </w:rPr>
        <w:fldChar w:fldCharType="separate"/>
      </w:r>
      <w:r w:rsidR="00361F8D" w:rsidRPr="00361F8D">
        <w:rPr>
          <w:rFonts w:ascii="Times New Roman" w:hAnsi="Times New Roman" w:cs="Times New Roman"/>
          <w:sz w:val="24"/>
        </w:rPr>
        <w:t>[13,40,45,46]</w:t>
      </w:r>
      <w:r w:rsidR="006D11B3">
        <w:rPr>
          <w:rFonts w:ascii="Times New Roman" w:hAnsi="Times New Roman" w:cs="Times New Roman"/>
          <w:bCs/>
          <w:sz w:val="24"/>
          <w:szCs w:val="24"/>
        </w:rPr>
        <w:fldChar w:fldCharType="end"/>
      </w:r>
      <w:r w:rsidR="00BD3507">
        <w:rPr>
          <w:rFonts w:ascii="Times New Roman" w:hAnsi="Times New Roman" w:cs="Times New Roman"/>
          <w:bCs/>
          <w:sz w:val="24"/>
          <w:szCs w:val="24"/>
        </w:rPr>
        <w:t xml:space="preserve">. </w:t>
      </w:r>
      <w:r w:rsidR="00A530EB">
        <w:rPr>
          <w:rFonts w:ascii="Times New Roman" w:hAnsi="Times New Roman" w:cs="Times New Roman"/>
          <w:bCs/>
          <w:sz w:val="24"/>
          <w:szCs w:val="24"/>
        </w:rPr>
        <w:t>P</w:t>
      </w:r>
      <w:r w:rsidR="00BD3507">
        <w:rPr>
          <w:rFonts w:ascii="Times New Roman" w:hAnsi="Times New Roman" w:cs="Times New Roman"/>
          <w:bCs/>
          <w:sz w:val="24"/>
          <w:szCs w:val="24"/>
        </w:rPr>
        <w:t xml:space="preserve">revious studies </w:t>
      </w:r>
      <w:r w:rsidR="004F5BBC">
        <w:rPr>
          <w:rFonts w:ascii="Times New Roman" w:hAnsi="Times New Roman" w:cs="Times New Roman"/>
          <w:bCs/>
          <w:sz w:val="24"/>
          <w:szCs w:val="24"/>
        </w:rPr>
        <w:t>on</w:t>
      </w:r>
      <w:r w:rsidR="00BD3507">
        <w:rPr>
          <w:rFonts w:ascii="Times New Roman" w:hAnsi="Times New Roman" w:cs="Times New Roman"/>
          <w:bCs/>
          <w:sz w:val="24"/>
          <w:szCs w:val="24"/>
        </w:rPr>
        <w:t xml:space="preserve"> Ethiopia</w:t>
      </w:r>
      <w:r w:rsidR="00304485">
        <w:rPr>
          <w:rFonts w:ascii="Times New Roman" w:hAnsi="Times New Roman" w:cs="Times New Roman"/>
          <w:bCs/>
          <w:sz w:val="24"/>
          <w:szCs w:val="24"/>
        </w:rPr>
        <w:t xml:space="preserve"> and several developing countries</w:t>
      </w:r>
      <w:r w:rsidR="00922BD3">
        <w:rPr>
          <w:rFonts w:ascii="Times New Roman" w:hAnsi="Times New Roman" w:cs="Times New Roman"/>
          <w:bCs/>
          <w:sz w:val="24"/>
          <w:szCs w:val="24"/>
        </w:rPr>
        <w:t xml:space="preserve"> </w:t>
      </w:r>
      <w:r w:rsidR="00A530EB">
        <w:rPr>
          <w:rFonts w:ascii="Times New Roman" w:hAnsi="Times New Roman" w:cs="Times New Roman"/>
          <w:bCs/>
          <w:sz w:val="24"/>
          <w:szCs w:val="24"/>
        </w:rPr>
        <w:t xml:space="preserve">reported similar scenario </w:t>
      </w:r>
      <w:r w:rsidR="00922BD3">
        <w:rPr>
          <w:rFonts w:ascii="Times New Roman" w:hAnsi="Times New Roman" w:cs="Times New Roman"/>
          <w:bCs/>
          <w:sz w:val="24"/>
          <w:szCs w:val="24"/>
        </w:rPr>
        <w:fldChar w:fldCharType="begin"/>
      </w:r>
      <w:r w:rsidR="00361F8D">
        <w:rPr>
          <w:rFonts w:ascii="Times New Roman" w:hAnsi="Times New Roman" w:cs="Times New Roman"/>
          <w:bCs/>
          <w:sz w:val="24"/>
          <w:szCs w:val="24"/>
        </w:rPr>
        <w:instrText xml:space="preserve"> ADDIN ZOTERO_ITEM CSL_CITATION {"citationID":"crK6fWPI","properties":{"formattedCitation":"[5,40,47]","plainCitation":"[5,40,47]","noteIndex":0},"citationItems":[{"id":1447,"uris":["http://zotero.org/users/4185209/items/NU52FYPP"],"itemData":{"id":1447,"type":"article-journal","abstract":"Each year 2.5 billion cases of diarrheal disease are reported in children under five years, and over 1,000 die. Country characteristics could play a role on this situation. We explored associations between country characteristics and diarrheal disease in children under 5 years of age, adjusting by child, mother and household attributes in developing countries.","container-title":"BMC Public Health","DOI":"10.1186/s12889-015-2120-8","ISSN":"1471-2458","issue":"1","journalAbbreviation":"BMC Public Health","page":"811","source":"BioMed Central","title":"Country characteristics and acute diarrhea in children from developing nations: a multilevel study","title-short":"Country characteristics and acute diarrhea in children from developing nations","volume":"15","author":[{"family":"Pinzón-Rondón","given":"Ángela María"},{"family":"Zárate-Ardila","given":"Carol"},{"family":"Hoyos-Martínez","given":"Alfonso"},{"family":"Ruiz-Sternberg","given":"Ángela María"},{"family":"Vélez-van-Meerbeke","given":"Alberto"}],"issued":{"date-parts":[["2015",8,21]]}}},{"id":1545,"uris":["http://zotero.org/users/4185209/items/AHVGUDHX"],"itemData":{"id":1545,"type":"article-journal","abstract":"Despite significant progress in the reduction of under-five child deaths over the last decades in Ethiopia, still diarrhea remains the second cause of morbidity and mortality among under five children next to pneumonia.","container-title":"BMC Public Health","DOI":"10.1186/s12889-021-10191-3","ISSN":"1471-2458","issue":"1","journalAbbreviation":"BMC Public Health","page":"193","source":"BioMed Central","title":"Trends and determinants of diarrhea among under-five children in Ethiopia: cross-sectional study: multivariate decomposition and multilevel analysis based on Bayesian approach evidenced by EDHS 2000–2016 data","title-short":"Trends and determinants of diarrhea among under-five children in Ethiopia","volume":"21","author":[{"family":"Negesse","given":"Yilkal"},{"family":"Taddese","given":"Asefa Adimasu"},{"family":"Negesse","given":"Ayenew"},{"family":"Ayele","given":"Tadesse Awoke"}],"issued":{"date-parts":[["2021",1,22]]}}},{"id":1573,"uris":["http://zotero.org/users/4185209/items/NXS3IHP7"],"itemData":{"id":1573,"type":"article-journal","abstract":"Children’s stool disposal is often overlooked in sanitation programs of any country. Unsafe disposal of children’s stool makes children susceptible to many diseases that transmit through faecal-oral route. Therefore, the study aims to examine the magnitude of unsafe disposal of children’s stools in India, the factors associated with it and finally its association with childhood diarrhea.","container-title":"BMC Public Health","DOI":"10.1186/s12889-016-3948-2","ISSN":"1471-2458","issue":"1","journalAbbreviation":"BMC Public Health","page":"12","source":"BioMed Central","title":"Disposal of children’s stools and its association with childhood diarrhea in India","volume":"17","author":[{"family":"Bawankule","given":"Rahul"},{"family":"Singh","given":"Abhishek"},{"family":"Kumar","given":"Kaushalendra"},{"family":"Pedgaonkar","given":"Sarang"}],"issued":{"date-parts":[["2017",1,5]]}}}],"schema":"https://github.com/citation-style-language/schema/raw/master/csl-citation.json"} </w:instrText>
      </w:r>
      <w:r w:rsidR="00922BD3">
        <w:rPr>
          <w:rFonts w:ascii="Times New Roman" w:hAnsi="Times New Roman" w:cs="Times New Roman"/>
          <w:bCs/>
          <w:sz w:val="24"/>
          <w:szCs w:val="24"/>
        </w:rPr>
        <w:fldChar w:fldCharType="separate"/>
      </w:r>
      <w:r w:rsidR="00361F8D" w:rsidRPr="00361F8D">
        <w:rPr>
          <w:rFonts w:ascii="Times New Roman" w:hAnsi="Times New Roman" w:cs="Times New Roman"/>
          <w:sz w:val="24"/>
        </w:rPr>
        <w:t>[5,40,47]</w:t>
      </w:r>
      <w:r w:rsidR="00922BD3">
        <w:rPr>
          <w:rFonts w:ascii="Times New Roman" w:hAnsi="Times New Roman" w:cs="Times New Roman"/>
          <w:bCs/>
          <w:sz w:val="24"/>
          <w:szCs w:val="24"/>
        </w:rPr>
        <w:fldChar w:fldCharType="end"/>
      </w:r>
      <w:r w:rsidR="001D2051">
        <w:rPr>
          <w:rFonts w:ascii="Times New Roman" w:hAnsi="Times New Roman" w:cs="Times New Roman"/>
          <w:bCs/>
          <w:sz w:val="24"/>
          <w:szCs w:val="24"/>
        </w:rPr>
        <w:t xml:space="preserve">. </w:t>
      </w:r>
    </w:p>
    <w:p w14:paraId="6E9E2089" w14:textId="24C96605" w:rsidR="00483E1C" w:rsidRDefault="00483E1C" w:rsidP="0063530A">
      <w:pPr>
        <w:spacing w:line="480" w:lineRule="auto"/>
        <w:ind w:firstLine="720"/>
        <w:rPr>
          <w:ins w:id="76" w:author="Akter, Farzana" w:date="2023-02-13T15:18:00Z"/>
          <w:rFonts w:ascii="Times New Roman" w:hAnsi="Times New Roman" w:cs="Times New Roman"/>
          <w:bCs/>
          <w:sz w:val="24"/>
          <w:szCs w:val="24"/>
        </w:rPr>
      </w:pPr>
      <w:ins w:id="77" w:author="Akter, Farzana" w:date="2023-02-13T15:23:00Z">
        <w:r>
          <w:rPr>
            <w:rFonts w:ascii="Times New Roman" w:hAnsi="Times New Roman" w:cs="Times New Roman"/>
            <w:bCs/>
            <w:sz w:val="24"/>
            <w:szCs w:val="24"/>
          </w:rPr>
          <w:t>C</w:t>
        </w:r>
      </w:ins>
      <w:moveToRangeStart w:id="78" w:author="Akter, Farzana" w:date="2023-02-13T15:22:00Z" w:name="move127194187"/>
      <w:moveTo w:id="79" w:author="Akter, Farzana" w:date="2023-02-13T15:22:00Z">
        <w:del w:id="80" w:author="Akter, Farzana" w:date="2023-02-13T15:23:00Z">
          <w:r w:rsidDel="00483E1C">
            <w:rPr>
              <w:rFonts w:ascii="Times New Roman" w:hAnsi="Times New Roman" w:cs="Times New Roman"/>
              <w:bCs/>
              <w:sz w:val="24"/>
              <w:szCs w:val="24"/>
            </w:rPr>
            <w:delText>c</w:delText>
          </w:r>
        </w:del>
        <w:r>
          <w:rPr>
            <w:rFonts w:ascii="Times New Roman" w:hAnsi="Times New Roman" w:cs="Times New Roman"/>
            <w:bCs/>
            <w:sz w:val="24"/>
            <w:szCs w:val="24"/>
          </w:rPr>
          <w:t>hildren from households without improved toilet facilities</w:t>
        </w:r>
      </w:moveTo>
      <w:ins w:id="81" w:author="Akter, Farzana" w:date="2023-02-13T15:23:00Z">
        <w:r>
          <w:rPr>
            <w:rFonts w:ascii="Times New Roman" w:hAnsi="Times New Roman" w:cs="Times New Roman"/>
            <w:bCs/>
            <w:sz w:val="24"/>
            <w:szCs w:val="24"/>
          </w:rPr>
          <w:t xml:space="preserve"> in 2006 </w:t>
        </w:r>
      </w:ins>
      <w:ins w:id="82" w:author="Akter, Farzana" w:date="2023-02-13T15:24:00Z">
        <w:r>
          <w:rPr>
            <w:rFonts w:ascii="Times New Roman" w:hAnsi="Times New Roman" w:cs="Times New Roman"/>
            <w:bCs/>
            <w:sz w:val="24"/>
            <w:szCs w:val="24"/>
          </w:rPr>
          <w:t>and in 2019</w:t>
        </w:r>
      </w:ins>
      <w:ins w:id="83" w:author="Akter, Farzana" w:date="2023-02-13T15:23:00Z">
        <w:r>
          <w:rPr>
            <w:rFonts w:ascii="Times New Roman" w:hAnsi="Times New Roman" w:cs="Times New Roman"/>
            <w:bCs/>
            <w:sz w:val="24"/>
            <w:szCs w:val="24"/>
          </w:rPr>
          <w:t xml:space="preserve"> were more at risk of experiencing diarrhea.</w:t>
        </w:r>
      </w:ins>
      <w:ins w:id="84" w:author="Akter, Farzana" w:date="2023-02-13T15:24:00Z">
        <w:r>
          <w:rPr>
            <w:rFonts w:ascii="Times New Roman" w:hAnsi="Times New Roman" w:cs="Times New Roman"/>
            <w:bCs/>
            <w:sz w:val="24"/>
            <w:szCs w:val="24"/>
          </w:rPr>
          <w:t xml:space="preserve"> </w:t>
        </w:r>
      </w:ins>
      <w:moveTo w:id="85" w:author="Akter, Farzana" w:date="2023-02-13T15:22:00Z">
        <w:del w:id="86" w:author="Akter, Farzana" w:date="2023-02-13T15:24:00Z">
          <w:r w:rsidDel="00483E1C">
            <w:rPr>
              <w:rFonts w:ascii="Times New Roman" w:hAnsi="Times New Roman" w:cs="Times New Roman"/>
              <w:bCs/>
              <w:sz w:val="24"/>
              <w:szCs w:val="24"/>
            </w:rPr>
            <w:delText>.</w:delText>
          </w:r>
        </w:del>
      </w:moveTo>
      <w:moveToRangeEnd w:id="78"/>
      <w:r w:rsidR="002B613C">
        <w:rPr>
          <w:rFonts w:ascii="Times New Roman" w:hAnsi="Times New Roman" w:cs="Times New Roman"/>
          <w:bCs/>
          <w:sz w:val="24"/>
          <w:szCs w:val="24"/>
        </w:rPr>
        <w:t>U</w:t>
      </w:r>
      <w:r w:rsidR="00CF60B0">
        <w:rPr>
          <w:rFonts w:ascii="Times New Roman" w:hAnsi="Times New Roman" w:cs="Times New Roman"/>
          <w:bCs/>
          <w:sz w:val="24"/>
          <w:szCs w:val="24"/>
        </w:rPr>
        <w:t xml:space="preserve">sing </w:t>
      </w:r>
      <w:r w:rsidR="00021968">
        <w:rPr>
          <w:rFonts w:ascii="Times New Roman" w:hAnsi="Times New Roman" w:cs="Times New Roman"/>
          <w:bCs/>
          <w:sz w:val="24"/>
          <w:szCs w:val="24"/>
        </w:rPr>
        <w:t xml:space="preserve">the </w:t>
      </w:r>
      <w:r w:rsidR="00CF60B0" w:rsidRPr="00D97196">
        <w:rPr>
          <w:rFonts w:ascii="Times New Roman" w:hAnsi="Times New Roman" w:cs="Times New Roman"/>
          <w:sz w:val="24"/>
          <w:szCs w:val="24"/>
        </w:rPr>
        <w:t xml:space="preserve">composite toilet, bucket, hanging toilet/latrine and </w:t>
      </w:r>
      <w:r w:rsidR="00CF60B0">
        <w:rPr>
          <w:rFonts w:ascii="Times New Roman" w:hAnsi="Times New Roman" w:cs="Times New Roman"/>
          <w:sz w:val="24"/>
          <w:szCs w:val="24"/>
        </w:rPr>
        <w:t xml:space="preserve">going to </w:t>
      </w:r>
      <w:r w:rsidR="00CF60B0" w:rsidRPr="00D97196">
        <w:rPr>
          <w:rFonts w:ascii="Times New Roman" w:hAnsi="Times New Roman" w:cs="Times New Roman"/>
          <w:sz w:val="24"/>
          <w:szCs w:val="24"/>
        </w:rPr>
        <w:t>bush/field</w:t>
      </w:r>
      <w:r w:rsidR="00CF60B0">
        <w:rPr>
          <w:rFonts w:ascii="Times New Roman" w:hAnsi="Times New Roman" w:cs="Times New Roman"/>
          <w:bCs/>
          <w:sz w:val="24"/>
          <w:szCs w:val="24"/>
        </w:rPr>
        <w:t xml:space="preserve"> </w:t>
      </w:r>
      <w:r w:rsidR="002B613C">
        <w:rPr>
          <w:rFonts w:ascii="Times New Roman" w:hAnsi="Times New Roman" w:cs="Times New Roman"/>
          <w:bCs/>
          <w:sz w:val="24"/>
          <w:szCs w:val="24"/>
        </w:rPr>
        <w:t>causes the u</w:t>
      </w:r>
      <w:r w:rsidR="00D724FB">
        <w:rPr>
          <w:rFonts w:ascii="Times New Roman" w:hAnsi="Times New Roman" w:cs="Times New Roman"/>
          <w:bCs/>
          <w:sz w:val="24"/>
          <w:szCs w:val="24"/>
        </w:rPr>
        <w:t xml:space="preserve">nsafe disposal of stools </w:t>
      </w:r>
      <w:r w:rsidR="002B613C">
        <w:rPr>
          <w:rFonts w:ascii="Times New Roman" w:hAnsi="Times New Roman" w:cs="Times New Roman"/>
          <w:bCs/>
          <w:sz w:val="24"/>
          <w:szCs w:val="24"/>
        </w:rPr>
        <w:t xml:space="preserve">in the </w:t>
      </w:r>
      <w:r w:rsidR="009560DD">
        <w:rPr>
          <w:rFonts w:ascii="Times New Roman" w:hAnsi="Times New Roman" w:cs="Times New Roman"/>
          <w:bCs/>
          <w:sz w:val="24"/>
          <w:szCs w:val="24"/>
        </w:rPr>
        <w:t>neighborhood</w:t>
      </w:r>
      <w:r w:rsidR="00021968">
        <w:rPr>
          <w:rFonts w:ascii="Times New Roman" w:hAnsi="Times New Roman" w:cs="Times New Roman"/>
          <w:bCs/>
          <w:sz w:val="24"/>
          <w:szCs w:val="24"/>
        </w:rPr>
        <w:t>,</w:t>
      </w:r>
      <w:r w:rsidR="002B613C">
        <w:rPr>
          <w:rFonts w:ascii="Times New Roman" w:hAnsi="Times New Roman" w:cs="Times New Roman"/>
          <w:bCs/>
          <w:sz w:val="24"/>
          <w:szCs w:val="24"/>
        </w:rPr>
        <w:t xml:space="preserve"> which is </w:t>
      </w:r>
      <w:r w:rsidR="00557188">
        <w:rPr>
          <w:rFonts w:ascii="Times New Roman" w:hAnsi="Times New Roman" w:cs="Times New Roman"/>
          <w:bCs/>
          <w:sz w:val="24"/>
          <w:szCs w:val="24"/>
        </w:rPr>
        <w:t xml:space="preserve">connected with the </w:t>
      </w:r>
      <w:r w:rsidR="00303EF2">
        <w:rPr>
          <w:rFonts w:ascii="Times New Roman" w:hAnsi="Times New Roman" w:cs="Times New Roman"/>
          <w:bCs/>
          <w:sz w:val="24"/>
          <w:szCs w:val="24"/>
        </w:rPr>
        <w:t xml:space="preserve">chance </w:t>
      </w:r>
      <w:r w:rsidR="00557188">
        <w:rPr>
          <w:rFonts w:ascii="Times New Roman" w:hAnsi="Times New Roman" w:cs="Times New Roman"/>
          <w:bCs/>
          <w:sz w:val="24"/>
          <w:szCs w:val="24"/>
        </w:rPr>
        <w:t xml:space="preserve">of </w:t>
      </w:r>
      <w:r w:rsidR="00303EF2">
        <w:rPr>
          <w:rFonts w:ascii="Times New Roman" w:hAnsi="Times New Roman" w:cs="Times New Roman"/>
          <w:bCs/>
          <w:sz w:val="24"/>
          <w:szCs w:val="24"/>
        </w:rPr>
        <w:t xml:space="preserve">having </w:t>
      </w:r>
      <w:r w:rsidR="00557188">
        <w:rPr>
          <w:rFonts w:ascii="Times New Roman" w:hAnsi="Times New Roman" w:cs="Times New Roman"/>
          <w:bCs/>
          <w:sz w:val="24"/>
          <w:szCs w:val="24"/>
        </w:rPr>
        <w:t>diarrhea among children</w:t>
      </w:r>
      <w:r w:rsidR="000E55D6">
        <w:rPr>
          <w:rFonts w:ascii="Times New Roman" w:hAnsi="Times New Roman" w:cs="Times New Roman"/>
          <w:bCs/>
          <w:sz w:val="24"/>
          <w:szCs w:val="24"/>
        </w:rPr>
        <w:t xml:space="preserve"> </w:t>
      </w:r>
      <w:r w:rsidR="00CF269E">
        <w:rPr>
          <w:rFonts w:ascii="Times New Roman" w:hAnsi="Times New Roman" w:cs="Times New Roman"/>
          <w:bCs/>
          <w:sz w:val="24"/>
          <w:szCs w:val="24"/>
        </w:rPr>
        <w:fldChar w:fldCharType="begin"/>
      </w:r>
      <w:r w:rsidR="00361F8D">
        <w:rPr>
          <w:rFonts w:ascii="Times New Roman" w:hAnsi="Times New Roman" w:cs="Times New Roman"/>
          <w:bCs/>
          <w:sz w:val="24"/>
          <w:szCs w:val="24"/>
        </w:rPr>
        <w:instrText xml:space="preserve"> ADDIN ZOTERO_ITEM CSL_CITATION {"citationID":"sSQtyTrC","properties":{"formattedCitation":"[47]","plainCitation":"[47]","noteIndex":0},"citationItems":[{"id":1573,"uris":["http://zotero.org/users/4185209/items/NXS3IHP7"],"itemData":{"id":1573,"type":"article-journal","abstract":"Children’s stool disposal is often overlooked in sanitation programs of any country. Unsafe disposal of children’s stool makes children susceptible to many diseases that transmit through faecal-oral route. Therefore, the study aims to examine the magnitude of unsafe disposal of children’s stools in India, the factors associated with it and finally its association with childhood diarrhea.","container-title":"BMC Public Health","DOI":"10.1186/s12889-016-3948-2","ISSN":"1471-2458","issue":"1","journalAbbreviation":"BMC Public Health","page":"12","source":"BioMed Central","title":"Disposal of children’s stools and its association with childhood diarrhea in India","volume":"17","author":[{"family":"Bawankule","given":"Rahul"},{"family":"Singh","given":"Abhishek"},{"family":"Kumar","given":"Kaushalendra"},{"family":"Pedgaonkar","given":"Sarang"}],"issued":{"date-parts":[["2017",1,5]]}}}],"schema":"https://github.com/citation-style-language/schema/raw/master/csl-citation.json"} </w:instrText>
      </w:r>
      <w:r w:rsidR="00CF269E">
        <w:rPr>
          <w:rFonts w:ascii="Times New Roman" w:hAnsi="Times New Roman" w:cs="Times New Roman"/>
          <w:bCs/>
          <w:sz w:val="24"/>
          <w:szCs w:val="24"/>
        </w:rPr>
        <w:fldChar w:fldCharType="separate"/>
      </w:r>
      <w:r w:rsidR="00361F8D" w:rsidRPr="00361F8D">
        <w:rPr>
          <w:rFonts w:ascii="Times New Roman" w:hAnsi="Times New Roman" w:cs="Times New Roman"/>
          <w:sz w:val="24"/>
        </w:rPr>
        <w:t>[47]</w:t>
      </w:r>
      <w:r w:rsidR="00CF269E">
        <w:rPr>
          <w:rFonts w:ascii="Times New Roman" w:hAnsi="Times New Roman" w:cs="Times New Roman"/>
          <w:bCs/>
          <w:sz w:val="24"/>
          <w:szCs w:val="24"/>
        </w:rPr>
        <w:fldChar w:fldCharType="end"/>
      </w:r>
      <w:r w:rsidR="00CF269E">
        <w:rPr>
          <w:rFonts w:ascii="Times New Roman" w:hAnsi="Times New Roman" w:cs="Times New Roman"/>
          <w:bCs/>
          <w:sz w:val="24"/>
          <w:szCs w:val="24"/>
        </w:rPr>
        <w:t xml:space="preserve">. </w:t>
      </w:r>
      <w:r w:rsidR="002E27FE">
        <w:rPr>
          <w:rFonts w:ascii="Times New Roman" w:hAnsi="Times New Roman" w:cs="Times New Roman"/>
          <w:bCs/>
          <w:sz w:val="24"/>
          <w:szCs w:val="24"/>
        </w:rPr>
        <w:t>Accessing improved toilet facilit</w:t>
      </w:r>
      <w:r w:rsidR="00921675">
        <w:rPr>
          <w:rFonts w:ascii="Times New Roman" w:hAnsi="Times New Roman" w:cs="Times New Roman"/>
          <w:bCs/>
          <w:sz w:val="24"/>
          <w:szCs w:val="24"/>
        </w:rPr>
        <w:t>ies</w:t>
      </w:r>
      <w:r w:rsidR="002E27FE">
        <w:rPr>
          <w:rFonts w:ascii="Times New Roman" w:hAnsi="Times New Roman" w:cs="Times New Roman"/>
          <w:bCs/>
          <w:sz w:val="24"/>
          <w:szCs w:val="24"/>
        </w:rPr>
        <w:t xml:space="preserve"> can reduce the unsafe disposal of stools and </w:t>
      </w:r>
      <w:r w:rsidR="00C246B5">
        <w:rPr>
          <w:rFonts w:ascii="Times New Roman" w:hAnsi="Times New Roman" w:cs="Times New Roman"/>
          <w:bCs/>
          <w:sz w:val="24"/>
          <w:szCs w:val="24"/>
        </w:rPr>
        <w:t xml:space="preserve">the transmission of </w:t>
      </w:r>
      <w:r w:rsidR="00921675">
        <w:rPr>
          <w:rFonts w:ascii="Times New Roman" w:hAnsi="Times New Roman" w:cs="Times New Roman"/>
          <w:bCs/>
          <w:sz w:val="24"/>
          <w:szCs w:val="24"/>
        </w:rPr>
        <w:t xml:space="preserve">the </w:t>
      </w:r>
      <w:r w:rsidR="00C246B5">
        <w:rPr>
          <w:rFonts w:ascii="Times New Roman" w:hAnsi="Times New Roman" w:cs="Times New Roman"/>
          <w:bCs/>
          <w:sz w:val="24"/>
          <w:szCs w:val="24"/>
        </w:rPr>
        <w:t>virus from one human to another</w:t>
      </w:r>
      <w:r w:rsidR="00921675">
        <w:rPr>
          <w:rFonts w:ascii="Times New Roman" w:hAnsi="Times New Roman" w:cs="Times New Roman"/>
          <w:bCs/>
          <w:sz w:val="24"/>
          <w:szCs w:val="24"/>
        </w:rPr>
        <w:t>,</w:t>
      </w:r>
      <w:r w:rsidR="00C246B5">
        <w:rPr>
          <w:rFonts w:ascii="Times New Roman" w:hAnsi="Times New Roman" w:cs="Times New Roman"/>
          <w:bCs/>
          <w:sz w:val="24"/>
          <w:szCs w:val="24"/>
        </w:rPr>
        <w:t xml:space="preserve"> which ultimately reduces the prevalence of diarrhea, supported by the </w:t>
      </w:r>
      <w:r w:rsidR="001A31A2">
        <w:rPr>
          <w:rFonts w:ascii="Times New Roman" w:hAnsi="Times New Roman" w:cs="Times New Roman"/>
          <w:bCs/>
          <w:sz w:val="24"/>
          <w:szCs w:val="24"/>
        </w:rPr>
        <w:t>findings</w:t>
      </w:r>
      <w:r w:rsidR="00C246B5">
        <w:rPr>
          <w:rFonts w:ascii="Times New Roman" w:hAnsi="Times New Roman" w:cs="Times New Roman"/>
          <w:bCs/>
          <w:sz w:val="24"/>
          <w:szCs w:val="24"/>
        </w:rPr>
        <w:t xml:space="preserve"> from Ethiopia, Ghana and India </w:t>
      </w:r>
      <w:r w:rsidR="008F3DE0">
        <w:rPr>
          <w:rFonts w:ascii="Times New Roman" w:hAnsi="Times New Roman" w:cs="Times New Roman"/>
          <w:bCs/>
          <w:sz w:val="24"/>
          <w:szCs w:val="24"/>
        </w:rPr>
        <w:fldChar w:fldCharType="begin"/>
      </w:r>
      <w:r w:rsidR="00361F8D">
        <w:rPr>
          <w:rFonts w:ascii="Times New Roman" w:hAnsi="Times New Roman" w:cs="Times New Roman"/>
          <w:bCs/>
          <w:sz w:val="24"/>
          <w:szCs w:val="24"/>
        </w:rPr>
        <w:instrText xml:space="preserve"> ADDIN ZOTERO_ITEM CSL_CITATION {"citationID":"mJhPkSDR","properties":{"formattedCitation":"[48\\uc0\\u8211{}52]","plainCitation":"[48–52]","noteIndex":0},"citationItems":[{"id":1579,"uris":["http://zotero.org/users/4185209/items/E7SKP7LY"],"itemData":{"id":1579,"type":"article-journal","abstract":"Diarrhea is second only to pneumonia as the cause of child mortality worldwide. Developing countries particularly in Sub Saharan Africa including Ethiopia have a high burden of this disease. Studies showed that different factors were associated with the occurrence of childhood diarrhea. Therefore, this study was aimed to identify determinant factors of diarrhea in underfive children in Benishangul Gumuz Regional State, western Ethiopia.","container-title":"BMC Pediatrics","DOI":"10.1186/1471-2431-14-102","ISSN":"1471-2431","issue":"1","journalAbbreviation":"BMC Pediatrics","page":"102","source":"BioMed Central","title":"Determinants of childhood diarrhea among underfive children in Benishangul Gumuz Regional State, North West Ethiopia","volume":"14","author":[{"family":"Sinmegn Mihrete","given":"Thomas"},{"family":"Asres Alemie","given":"Getahun"},{"family":"Shimeka Teferra","given":"Alemayehu"}],"issued":{"date-parts":[["2014",4,14]]}}},{"id":1542,"uris":["http://zotero.org/users/4185209/items/EQ7GFSRB"],"itemData":{"id":1542,"type":"article-journal","abstract":"Diarrhea remains a major cause of mortality in children under 5 years of age in Sub-Saharan countries in Africa. Risk factors for diarrhea vary by context and have important implications for developing appropriate strategies to reduce the burden of the disease. The objective of this study was to assess the prevalence of diarrhea and associated risk factors among children un-der 5 years of age in Kersa district, located in Eastern Ethiopia. A community-based cross-sectional study was conducted among 1456 randomly selected households with at least one child under 5 years of age. A questionnaire and an observational check list were used for col-lecting information on socio-economic charac-teristics, environmental hygiene and behavioral practices, and occurrence of diarrhea among children under 5 years of age. Logistic regres-sion was used to calculate the adjusted odds ratio of 95% confidence interval. The two-week prevalence of diarrhea among children under 5 years of age was 22.5% (95% CI: 20.3-24.6). Improper refuse disposal practices (OR = 2.22, 95% CI: 1.20-4.03), lack of hand washing facilities (OR = 1.92, 95%CI: 1.29-2.86), living in rural area (OR = 1.81, 95% CI: 1.12-3.31), the presence of two or more siblings in a household (OR = 1.74, 95% CI: 1.33-2.28), and age of the child (OR= 2.25, 95% CI; 1.5-3.36) were the major risk factors for diarrhea. This study demonstrated that diarrhea morbidity was relatively high among children under 5 years of age residing in Eastern Ethiopia. Efforts to reduce childhood diarrhea should focus on improving household sanitation, personal hygiene, and child birth spacing.","container-title":"Open Journal of Preventive Medicine","DOI":"10.4236/ojpm.2013.37060","issue":"7","language":"en","license":"http://creativecommons.org/licenses/by/4.0/","note":"number: 7\npublisher: Scientific Research Publishing","page":"446-453","source":"www.scirp.org","title":"Prevalence of diarrhea and associated risk factors among children under-five years of age in Eastern Ethiopia: A cross-sectional study","title-short":"Prevalence of diarrhea and associated risk factors among children under-five years of age in Eastern Ethiopia","volume":"3","author":[{"family":"Mengistie","given":"Bezatu"},{"family":"Berhane","given":"Yemane"},{"family":"Worku","given":"Alemayehu"}],"issued":{"date-parts":[["2013",10,18]]}}},{"id":1585,"uris":["http://zotero.org/users/4185209/items/Y7NPP4CB"],"itemData":{"id":1585,"type":"article-journal","abstract":"OBJECTIVE--To investigate the association between where young children defecate, where stools are disposed of, and the presence of human stools on the ground in the compound and the rate of hospital admission with diarrhoea. DESIGN--This was a case-control study with two control groups. SETTING--The study took place in Bobo-Dioulasso, the second city of Burkina Faso in West Africa. PARTICIPANTS--Three groups of children aged 36 months and under, and living in Bobo-Dioulasso were studied. Cases were 757 children admitted to hospital with symptoms of diarrhoea or dysentery. The first control group comprised 757 neighbourhood control children approximately matched on age and date of recruitment, and the second, 631 children admitted to the same hospital without symptoms of diarrhoea or dysentery. MAIN RESULTS--There was no evidence of any association between where the child was reported to defecate and hospital admission with diarrhoea or dysentery (odds ratio = 1.10; 95% confidence interval (CI) 0.78, 1.57, cases v neighbourhood controls; odds ratio = 0.84; 95% CI 0.60, 1.18, cases v hospital controls). There was evidence of an association between where the mother reported disposing of the child's stools and hospital admission with diarrhoea or dysentery (odds ratio = 1.50; 95% CI 1.09, 2.06, cases v neighbourhood controls; odds ratio = 1.31; 95% CI 0.96, 1.79, cases v hospital controls). Human stools were more frequently observed in the yards of cases than controls (odds ratio = 1.38; 95% CI 0.98, 1.95, cases compared with neighbourhood controls; odds ratio = 1.33; 95% CI 0.96, 1.84, cases compared with hospital controls). CONCLUSIONS--The findings suggest that it is not where the child defecates that matters but how the mother then deals with the child's stools.","container-title":"Journal of Epidemiology &amp; Community Health","DOI":"10.1136/jech.48.3.270","ISSN":"0143-005X, 1470-2738","issue":"3","language":"en","note":"publisher: BMJ Publishing Group Ltd\nsection: Research Article\nPMID: 8051526","page":"270-275","source":"jech.bmj.com","title":"Child defecation behaviour, stool disposal practices, and childhood diarrhoea in Burkina Faso: results from a case-control study.","title-short":"Child defecation behaviour, stool disposal practices, and childhood diarrhoea in Burkina Faso","volume":"48","author":[{"family":"Traoré","given":"E."},{"family":"Cousens","given":"S."},{"family":"Curtis","given":"V."},{"family":"Mertens","given":"T."},{"family":"Tall","given":"F."},{"family":"Traoré","given":"A."},{"family":"Kanki","given":"B."},{"family":"Diallo","given":"I."},{"family":"Rochereau","given":"A."},{"family":"Chiron","given":"J. P."}],"issued":{"date-parts":[["1994",6,1]]}}},{"id":1591,"uris":["http://zotero.org/users/4185209/items/VU27PA6B"],"itemData":{"id":1591,"type":"article-journal","abstract":"&lt;i&gt;Background&lt;/i&gt;. Urbanization is a process which alters the structure and function of urban environments. The alteration in the quality of urban environmental conditions has significant implications for health. This applies both to the ecology of insect vectors that may transmit diseases and the burden of disease. &lt;i&gt;Study Objectives&lt;/i&gt;. To investigate the relationship between malaria and infectious diarrhea mortality and spatially varied neighborhood environmental quality conditions in a low-income economy. &lt;i&gt;Design&lt;/i&gt;. A one time point spatial analysis of cluster-level environmental conditions and mortality data using principal component analysis (PCA), one-way analysis of variance (ANOVA) and generalized linear models (GLMs). &lt;i&gt;Methods&lt;/i&gt;. Environmental variables were extracted from the Ghana Census 2000 database while mortality data were obtained from the Ghana Births and Deaths Registry in Accra over the period 1998&amp;#8211;2002. &lt;i&gt;Results&lt;/i&gt;. Whereas there was a strong evidence of a difference in relative mortality of malaria across urban environmental zones of differing neighborhood environmental conditions, no such evidence of mortality differentials was observed for diarrhea. In addition, whereas bivariate analyses showed a weak to strong evidence of association between the environmental variables and malaria mortality, no evidence of association was found between diarrhea mortality and environmental variables. &lt;i&gt;Conclusion&lt;/i&gt;. We conclude that environmental management initiatives intended for infectious disease control might substantially reduce the risk of urban malaria mortality and to a less extent that for urban diarrhea mortality in rapidly urbanizing areas in a low-income setting.","container-title":"Journal of Environmental and Public Health","DOI":"10.1155/2011/484010","ISSN":"1687-9805","note":"publisher: Hindawi Publishing Corporation","page":"484010","title":"Neighborhood Urban Environmental Quality Conditions Are Likely to Drive Malaria and Diarrhea Mortality in Accra, Ghana","volume":"2011","editor":[{"family":"Al-Khatib","given":"Issam"}],"author":[{"family":"Fobil","given":"Julius N."},{"family":"Kraemer","given":"Alexander"},{"family":"Meyer","given":"Christian G."},{"family":"May","given":"Juergen"}],"issued":{"date-parts":[["2011",6,21]]}}},{"id":1592,"uris":["http://zotero.org/users/4185209/items/S2SGBBDT"],"itemData":{"id":1592,"type":"article-journal","container-title":"American Economic Journal: Applied Economics","issue":"2","page":"125–62","title":"Neighborhood sanitation and infant mortality","volume":"10","author":[{"family":"Geruso","given":"Michael"},{"family":"Spears","given":"Dean"}],"issued":{"date-parts":[["2018"]]}}}],"schema":"https://github.com/citation-style-language/schema/raw/master/csl-citation.json"} </w:instrText>
      </w:r>
      <w:r w:rsidR="008F3DE0">
        <w:rPr>
          <w:rFonts w:ascii="Times New Roman" w:hAnsi="Times New Roman" w:cs="Times New Roman"/>
          <w:bCs/>
          <w:sz w:val="24"/>
          <w:szCs w:val="24"/>
        </w:rPr>
        <w:fldChar w:fldCharType="separate"/>
      </w:r>
      <w:r w:rsidR="00361F8D" w:rsidRPr="00361F8D">
        <w:rPr>
          <w:rFonts w:ascii="Times New Roman" w:hAnsi="Times New Roman" w:cs="Times New Roman"/>
          <w:sz w:val="24"/>
          <w:szCs w:val="24"/>
        </w:rPr>
        <w:t>[48–52]</w:t>
      </w:r>
      <w:r w:rsidR="008F3DE0">
        <w:rPr>
          <w:rFonts w:ascii="Times New Roman" w:hAnsi="Times New Roman" w:cs="Times New Roman"/>
          <w:bCs/>
          <w:sz w:val="24"/>
          <w:szCs w:val="24"/>
        </w:rPr>
        <w:fldChar w:fldCharType="end"/>
      </w:r>
      <w:r w:rsidR="001A31A2">
        <w:rPr>
          <w:rFonts w:ascii="Times New Roman" w:hAnsi="Times New Roman" w:cs="Times New Roman"/>
          <w:bCs/>
          <w:sz w:val="24"/>
          <w:szCs w:val="24"/>
        </w:rPr>
        <w:t xml:space="preserve">. </w:t>
      </w:r>
    </w:p>
    <w:p w14:paraId="7FECFD9C" w14:textId="38E59434" w:rsidR="000E5948" w:rsidRDefault="002D3ED1" w:rsidP="00A20F32">
      <w:pPr>
        <w:spacing w:line="480" w:lineRule="auto"/>
        <w:ind w:firstLine="720"/>
        <w:rPr>
          <w:rFonts w:ascii="Times New Roman" w:hAnsi="Times New Roman" w:cs="Times New Roman"/>
          <w:bCs/>
          <w:sz w:val="24"/>
          <w:szCs w:val="24"/>
        </w:rPr>
      </w:pPr>
      <w:r>
        <w:rPr>
          <w:rFonts w:ascii="Times New Roman" w:hAnsi="Times New Roman" w:cs="Times New Roman"/>
          <w:bCs/>
          <w:sz w:val="24"/>
          <w:szCs w:val="24"/>
        </w:rPr>
        <w:t xml:space="preserve">After controlling the effects of several factors, we found that no factors were </w:t>
      </w:r>
      <w:r w:rsidR="00083F6C">
        <w:rPr>
          <w:rFonts w:ascii="Times New Roman" w:hAnsi="Times New Roman" w:cs="Times New Roman"/>
          <w:bCs/>
          <w:sz w:val="24"/>
          <w:szCs w:val="24"/>
        </w:rPr>
        <w:t xml:space="preserve">influencing </w:t>
      </w:r>
      <w:r w:rsidR="00B07455">
        <w:rPr>
          <w:rFonts w:ascii="Times New Roman" w:hAnsi="Times New Roman" w:cs="Times New Roman"/>
          <w:bCs/>
          <w:sz w:val="24"/>
          <w:szCs w:val="24"/>
        </w:rPr>
        <w:t>the</w:t>
      </w:r>
      <w:r>
        <w:rPr>
          <w:rFonts w:ascii="Times New Roman" w:hAnsi="Times New Roman" w:cs="Times New Roman"/>
          <w:bCs/>
          <w:sz w:val="24"/>
          <w:szCs w:val="24"/>
        </w:rPr>
        <w:t xml:space="preserve"> prevalence of diarrhea in 2012</w:t>
      </w:r>
      <w:del w:id="87" w:author="Akter, Farzana" w:date="2023-02-13T15:25:00Z">
        <w:r w:rsidDel="00483E1C">
          <w:rPr>
            <w:rFonts w:ascii="Times New Roman" w:hAnsi="Times New Roman" w:cs="Times New Roman"/>
            <w:bCs/>
            <w:sz w:val="24"/>
            <w:szCs w:val="24"/>
          </w:rPr>
          <w:delText xml:space="preserve"> </w:delText>
        </w:r>
        <w:r w:rsidR="002001EC" w:rsidDel="00483E1C">
          <w:rPr>
            <w:rFonts w:ascii="Times New Roman" w:hAnsi="Times New Roman" w:cs="Times New Roman"/>
            <w:bCs/>
            <w:sz w:val="24"/>
            <w:szCs w:val="24"/>
          </w:rPr>
          <w:delText xml:space="preserve">but </w:delText>
        </w:r>
      </w:del>
      <w:ins w:id="88" w:author="Akter, Farzana" w:date="2023-02-13T15:25:00Z">
        <w:r w:rsidR="00483E1C">
          <w:rPr>
            <w:rFonts w:ascii="Times New Roman" w:hAnsi="Times New Roman" w:cs="Times New Roman"/>
            <w:bCs/>
            <w:sz w:val="24"/>
            <w:szCs w:val="24"/>
          </w:rPr>
          <w:t xml:space="preserve"> but c</w:t>
        </w:r>
      </w:ins>
      <w:del w:id="89" w:author="Akter, Farzana" w:date="2023-02-13T15:25:00Z">
        <w:r w:rsidR="002001EC" w:rsidDel="00483E1C">
          <w:rPr>
            <w:rFonts w:ascii="Times New Roman" w:hAnsi="Times New Roman" w:cs="Times New Roman"/>
            <w:bCs/>
            <w:sz w:val="24"/>
            <w:szCs w:val="24"/>
          </w:rPr>
          <w:delText>c</w:delText>
        </w:r>
      </w:del>
      <w:r w:rsidR="002001EC">
        <w:rPr>
          <w:rFonts w:ascii="Times New Roman" w:hAnsi="Times New Roman" w:cs="Times New Roman"/>
          <w:bCs/>
          <w:sz w:val="24"/>
          <w:szCs w:val="24"/>
        </w:rPr>
        <w:t>hildren from household</w:t>
      </w:r>
      <w:r w:rsidR="00921675">
        <w:rPr>
          <w:rFonts w:ascii="Times New Roman" w:hAnsi="Times New Roman" w:cs="Times New Roman"/>
          <w:bCs/>
          <w:sz w:val="24"/>
          <w:szCs w:val="24"/>
        </w:rPr>
        <w:t>s that used shared toilet facilities had a lower chance of</w:t>
      </w:r>
      <w:r w:rsidR="003C731C">
        <w:rPr>
          <w:rFonts w:ascii="Times New Roman" w:hAnsi="Times New Roman" w:cs="Times New Roman"/>
          <w:bCs/>
          <w:sz w:val="24"/>
          <w:szCs w:val="24"/>
        </w:rPr>
        <w:t xml:space="preserve"> diarrhea</w:t>
      </w:r>
      <w:ins w:id="90" w:author="Akter, Farzana" w:date="2023-02-13T15:25:00Z">
        <w:r w:rsidR="00483E1C">
          <w:rPr>
            <w:rFonts w:ascii="Times New Roman" w:hAnsi="Times New Roman" w:cs="Times New Roman"/>
            <w:bCs/>
            <w:sz w:val="24"/>
            <w:szCs w:val="24"/>
          </w:rPr>
          <w:t xml:space="preserve"> in 2012</w:t>
        </w:r>
      </w:ins>
      <w:ins w:id="91" w:author="Akter, Farzana" w:date="2023-02-13T15:26:00Z">
        <w:r w:rsidR="00483E1C">
          <w:rPr>
            <w:rFonts w:ascii="Times New Roman" w:hAnsi="Times New Roman" w:cs="Times New Roman"/>
            <w:bCs/>
            <w:sz w:val="24"/>
            <w:szCs w:val="24"/>
          </w:rPr>
          <w:t xml:space="preserve">. </w:t>
        </w:r>
      </w:ins>
      <w:del w:id="92" w:author="Akter, Farzana" w:date="2023-02-13T15:26:00Z">
        <w:r w:rsidR="003C731C" w:rsidDel="00483E1C">
          <w:rPr>
            <w:rFonts w:ascii="Times New Roman" w:hAnsi="Times New Roman" w:cs="Times New Roman"/>
            <w:bCs/>
            <w:sz w:val="24"/>
            <w:szCs w:val="24"/>
          </w:rPr>
          <w:delText xml:space="preserve">. </w:delText>
        </w:r>
      </w:del>
      <w:r w:rsidR="003C731C">
        <w:rPr>
          <w:rFonts w:ascii="Times New Roman" w:hAnsi="Times New Roman" w:cs="Times New Roman"/>
          <w:bCs/>
          <w:sz w:val="24"/>
          <w:szCs w:val="24"/>
        </w:rPr>
        <w:t xml:space="preserve">This finding </w:t>
      </w:r>
      <w:r w:rsidR="00921675">
        <w:rPr>
          <w:rFonts w:ascii="Times New Roman" w:hAnsi="Times New Roman" w:cs="Times New Roman"/>
          <w:bCs/>
          <w:sz w:val="24"/>
          <w:szCs w:val="24"/>
        </w:rPr>
        <w:t xml:space="preserve">contradicts the idea that sharing one facility </w:t>
      </w:r>
      <w:r w:rsidR="00DD0C55">
        <w:rPr>
          <w:rFonts w:ascii="Times New Roman" w:hAnsi="Times New Roman" w:cs="Times New Roman"/>
          <w:bCs/>
          <w:sz w:val="24"/>
          <w:szCs w:val="24"/>
        </w:rPr>
        <w:t>with</w:t>
      </w:r>
      <w:r w:rsidR="00921675">
        <w:rPr>
          <w:rFonts w:ascii="Times New Roman" w:hAnsi="Times New Roman" w:cs="Times New Roman"/>
          <w:bCs/>
          <w:sz w:val="24"/>
          <w:szCs w:val="24"/>
        </w:rPr>
        <w:t xml:space="preserve"> multiple families increases the chance of affecting each other by the viruses</w:t>
      </w:r>
      <w:r w:rsidR="00A33279">
        <w:rPr>
          <w:rFonts w:ascii="Times New Roman" w:hAnsi="Times New Roman" w:cs="Times New Roman"/>
          <w:bCs/>
          <w:sz w:val="24"/>
          <w:szCs w:val="24"/>
        </w:rPr>
        <w:t xml:space="preserve"> causing </w:t>
      </w:r>
      <w:r w:rsidR="005D5A2C">
        <w:rPr>
          <w:rFonts w:ascii="Times New Roman" w:hAnsi="Times New Roman" w:cs="Times New Roman"/>
          <w:bCs/>
          <w:sz w:val="24"/>
          <w:szCs w:val="24"/>
        </w:rPr>
        <w:t xml:space="preserve">diarrhea </w:t>
      </w:r>
      <w:r w:rsidR="005D5A2C">
        <w:rPr>
          <w:rFonts w:ascii="Times New Roman" w:hAnsi="Times New Roman" w:cs="Times New Roman"/>
          <w:bCs/>
          <w:sz w:val="24"/>
          <w:szCs w:val="24"/>
        </w:rPr>
        <w:fldChar w:fldCharType="begin"/>
      </w:r>
      <w:r w:rsidR="00361F8D">
        <w:rPr>
          <w:rFonts w:ascii="Times New Roman" w:hAnsi="Times New Roman" w:cs="Times New Roman"/>
          <w:bCs/>
          <w:sz w:val="24"/>
          <w:szCs w:val="24"/>
        </w:rPr>
        <w:instrText xml:space="preserve"> ADDIN ZOTERO_ITEM CSL_CITATION {"citationID":"YfN5IF13","properties":{"formattedCitation":"[53]","plainCitation":"[53]","noteIndex":0},"citationItems":[{"id":1562,"uris":["http://zotero.org/users/4185209/items/BEY2D4WT"],"itemData":{"id":1562,"type":"article-journal","abstract":"Epidemiological studies have identified an increased risk of diarrheal diseases associated with using shared sanitation facilities. We hypothesized that this might be related to differences in transmission routes of pathogens. We proposed a mathematical model of two fictitious pathogens, one transmitted with an environmental reservoir and one without. We assumed that individuals susceptible to one pathogen are not susceptible to the other, and therefore, decoupled the two models. We initialized the model with 99% individuals being susceptible. We sampled the parameter space using Latin Hypercube Sampling. We simulated 10,000 parameter sets. We varied the effective shared sanitation coverage (the product of latrine coverage and users’ compliance). Our results show that, in our hypothetical scenario, across all levels of effective coverage of shared sanitation, the median final cumulative incidence of diarrheal disease was higher than that of zero coverage. Our simulation findings suggest that increasing effective coverage of shared sanitation may have limited benefits against diarrhea-causing pathogens with an environmental reservoir and may lack benefit against diarrhea-causing pathogens without an environmental reservoir given increased human contacts if latrines are poorly maintained.","container-title":"Pathogens and Global Health","DOI":"10.1080/20477724.2018.1478927","ISSN":"2047-7724","issue":"4","journalAbbreviation":"Pathog Glob Health","note":"PMID: 29874978\nPMCID: PMC6147076","page":"195-202","source":"PubMed Central","title":"The impact of shared sanitation facilities on diarrheal diseases with and without an environmental reservoir: a modeling study","title-short":"The impact of shared sanitation facilities on diarrheal diseases with and without an environmental reservoir","volume":"112","author":[{"family":"Just","given":"Matthew R."},{"family":"Carden","given":"Stephen W."},{"family":"Li","given":"Sheng"},{"family":"Baker","given":"Kelly K."},{"family":"Gambhir","given":"Manoj"},{"family":"Fung","given":"Isaac Chun-Hai"}],"issued":{"date-parts":[["2018",6]]}}}],"schema":"https://github.com/citation-style-language/schema/raw/master/csl-citation.json"} </w:instrText>
      </w:r>
      <w:r w:rsidR="005D5A2C">
        <w:rPr>
          <w:rFonts w:ascii="Times New Roman" w:hAnsi="Times New Roman" w:cs="Times New Roman"/>
          <w:bCs/>
          <w:sz w:val="24"/>
          <w:szCs w:val="24"/>
        </w:rPr>
        <w:fldChar w:fldCharType="separate"/>
      </w:r>
      <w:r w:rsidR="00361F8D" w:rsidRPr="00361F8D">
        <w:rPr>
          <w:rFonts w:ascii="Times New Roman" w:hAnsi="Times New Roman" w:cs="Times New Roman"/>
          <w:sz w:val="24"/>
        </w:rPr>
        <w:t>[53]</w:t>
      </w:r>
      <w:r w:rsidR="005D5A2C">
        <w:rPr>
          <w:rFonts w:ascii="Times New Roman" w:hAnsi="Times New Roman" w:cs="Times New Roman"/>
          <w:bCs/>
          <w:sz w:val="24"/>
          <w:szCs w:val="24"/>
        </w:rPr>
        <w:fldChar w:fldCharType="end"/>
      </w:r>
      <w:r w:rsidR="002D4FEE">
        <w:rPr>
          <w:rFonts w:ascii="Times New Roman" w:hAnsi="Times New Roman" w:cs="Times New Roman"/>
          <w:bCs/>
          <w:sz w:val="24"/>
          <w:szCs w:val="24"/>
        </w:rPr>
        <w:t xml:space="preserve">. </w:t>
      </w:r>
      <w:ins w:id="93" w:author="Akter, Farzana" w:date="2023-02-13T15:28:00Z">
        <w:r w:rsidR="00483E1C">
          <w:rPr>
            <w:rFonts w:ascii="Times New Roman" w:hAnsi="Times New Roman" w:cs="Times New Roman"/>
            <w:bCs/>
            <w:sz w:val="24"/>
            <w:szCs w:val="24"/>
          </w:rPr>
          <w:t xml:space="preserve">We found from 2019 data that children from households that used shared toilet facilities were more at risk of experiencing diarrhea. </w:t>
        </w:r>
      </w:ins>
      <w:r w:rsidR="00886926">
        <w:rPr>
          <w:rFonts w:ascii="Times New Roman" w:hAnsi="Times New Roman" w:cs="Times New Roman"/>
          <w:bCs/>
          <w:sz w:val="24"/>
          <w:szCs w:val="24"/>
        </w:rPr>
        <w:t>However, it</w:t>
      </w:r>
      <w:r w:rsidR="002D4FEE">
        <w:rPr>
          <w:rFonts w:ascii="Times New Roman" w:hAnsi="Times New Roman" w:cs="Times New Roman"/>
          <w:bCs/>
          <w:sz w:val="24"/>
          <w:szCs w:val="24"/>
        </w:rPr>
        <w:t xml:space="preserve"> is not </w:t>
      </w:r>
      <w:r w:rsidR="00921675">
        <w:rPr>
          <w:rFonts w:ascii="Times New Roman" w:hAnsi="Times New Roman" w:cs="Times New Roman"/>
          <w:bCs/>
          <w:sz w:val="24"/>
          <w:szCs w:val="24"/>
        </w:rPr>
        <w:t>sure</w:t>
      </w:r>
      <w:r w:rsidR="002D4FEE">
        <w:rPr>
          <w:rFonts w:ascii="Times New Roman" w:hAnsi="Times New Roman" w:cs="Times New Roman"/>
          <w:bCs/>
          <w:sz w:val="24"/>
          <w:szCs w:val="24"/>
        </w:rPr>
        <w:t xml:space="preserve"> that </w:t>
      </w:r>
      <w:r w:rsidR="00921675">
        <w:rPr>
          <w:rFonts w:ascii="Times New Roman" w:hAnsi="Times New Roman" w:cs="Times New Roman"/>
          <w:bCs/>
          <w:sz w:val="24"/>
          <w:szCs w:val="24"/>
        </w:rPr>
        <w:t xml:space="preserve">the </w:t>
      </w:r>
      <w:r w:rsidR="002D4FEE">
        <w:rPr>
          <w:rFonts w:ascii="Times New Roman" w:hAnsi="Times New Roman" w:cs="Times New Roman"/>
          <w:bCs/>
          <w:sz w:val="24"/>
          <w:szCs w:val="24"/>
        </w:rPr>
        <w:t xml:space="preserve">shared </w:t>
      </w:r>
      <w:r w:rsidR="00886926">
        <w:rPr>
          <w:rFonts w:ascii="Times New Roman" w:hAnsi="Times New Roman" w:cs="Times New Roman"/>
          <w:bCs/>
          <w:sz w:val="24"/>
          <w:szCs w:val="24"/>
        </w:rPr>
        <w:t xml:space="preserve">toilet </w:t>
      </w:r>
      <w:r w:rsidR="002D4FEE">
        <w:rPr>
          <w:rFonts w:ascii="Times New Roman" w:hAnsi="Times New Roman" w:cs="Times New Roman"/>
          <w:bCs/>
          <w:sz w:val="24"/>
          <w:szCs w:val="24"/>
        </w:rPr>
        <w:t xml:space="preserve">facility </w:t>
      </w:r>
      <w:r w:rsidR="00886926">
        <w:rPr>
          <w:rFonts w:ascii="Times New Roman" w:hAnsi="Times New Roman" w:cs="Times New Roman"/>
          <w:bCs/>
          <w:sz w:val="24"/>
          <w:szCs w:val="24"/>
        </w:rPr>
        <w:t xml:space="preserve">caused </w:t>
      </w:r>
      <w:r w:rsidR="006F0D6C">
        <w:rPr>
          <w:rFonts w:ascii="Times New Roman" w:hAnsi="Times New Roman" w:cs="Times New Roman"/>
          <w:bCs/>
          <w:sz w:val="24"/>
          <w:szCs w:val="24"/>
        </w:rPr>
        <w:t>diarrhea,</w:t>
      </w:r>
      <w:r w:rsidR="00B90E8A">
        <w:rPr>
          <w:rFonts w:ascii="Times New Roman" w:hAnsi="Times New Roman" w:cs="Times New Roman"/>
          <w:bCs/>
          <w:sz w:val="24"/>
          <w:szCs w:val="24"/>
        </w:rPr>
        <w:t xml:space="preserve"> but the </w:t>
      </w:r>
      <w:r w:rsidR="008908FA">
        <w:rPr>
          <w:rFonts w:ascii="Times New Roman" w:hAnsi="Times New Roman" w:cs="Times New Roman"/>
          <w:bCs/>
          <w:sz w:val="24"/>
          <w:szCs w:val="24"/>
        </w:rPr>
        <w:t xml:space="preserve">unhygienic toilet facility </w:t>
      </w:r>
      <w:r w:rsidR="001F0351">
        <w:rPr>
          <w:rFonts w:ascii="Times New Roman" w:hAnsi="Times New Roman" w:cs="Times New Roman"/>
          <w:bCs/>
          <w:sz w:val="24"/>
          <w:szCs w:val="24"/>
        </w:rPr>
        <w:t>contains</w:t>
      </w:r>
      <w:r w:rsidR="006A4E35">
        <w:rPr>
          <w:rFonts w:ascii="Times New Roman" w:hAnsi="Times New Roman" w:cs="Times New Roman"/>
          <w:bCs/>
          <w:sz w:val="24"/>
          <w:szCs w:val="24"/>
        </w:rPr>
        <w:t xml:space="preserve"> the </w:t>
      </w:r>
      <w:r w:rsidR="00D11894">
        <w:rPr>
          <w:rFonts w:ascii="Times New Roman" w:hAnsi="Times New Roman" w:cs="Times New Roman"/>
          <w:bCs/>
          <w:sz w:val="24"/>
          <w:szCs w:val="24"/>
        </w:rPr>
        <w:t>pathogens like norovirus</w:t>
      </w:r>
      <w:r w:rsidR="00921675">
        <w:rPr>
          <w:rFonts w:ascii="Times New Roman" w:hAnsi="Times New Roman" w:cs="Times New Roman"/>
          <w:bCs/>
          <w:sz w:val="24"/>
          <w:szCs w:val="24"/>
        </w:rPr>
        <w:t>,</w:t>
      </w:r>
      <w:r w:rsidR="00D11894">
        <w:rPr>
          <w:rFonts w:ascii="Times New Roman" w:hAnsi="Times New Roman" w:cs="Times New Roman"/>
          <w:bCs/>
          <w:sz w:val="24"/>
          <w:szCs w:val="24"/>
        </w:rPr>
        <w:t xml:space="preserve"> </w:t>
      </w:r>
      <w:r w:rsidR="00D11894">
        <w:rPr>
          <w:rFonts w:ascii="Times New Roman" w:hAnsi="Times New Roman" w:cs="Times New Roman"/>
          <w:bCs/>
          <w:sz w:val="24"/>
          <w:szCs w:val="24"/>
        </w:rPr>
        <w:lastRenderedPageBreak/>
        <w:t>which caused diarrhea</w:t>
      </w:r>
      <w:r w:rsidR="00D45996">
        <w:rPr>
          <w:rFonts w:ascii="Times New Roman" w:hAnsi="Times New Roman" w:cs="Times New Roman"/>
          <w:bCs/>
          <w:sz w:val="24"/>
          <w:szCs w:val="24"/>
        </w:rPr>
        <w:t xml:space="preserve"> </w:t>
      </w:r>
      <w:r w:rsidR="00D45996">
        <w:rPr>
          <w:rFonts w:ascii="Times New Roman" w:hAnsi="Times New Roman" w:cs="Times New Roman"/>
          <w:bCs/>
          <w:sz w:val="24"/>
          <w:szCs w:val="24"/>
        </w:rPr>
        <w:fldChar w:fldCharType="begin"/>
      </w:r>
      <w:r w:rsidR="00361F8D">
        <w:rPr>
          <w:rFonts w:ascii="Times New Roman" w:hAnsi="Times New Roman" w:cs="Times New Roman"/>
          <w:bCs/>
          <w:sz w:val="24"/>
          <w:szCs w:val="24"/>
        </w:rPr>
        <w:instrText xml:space="preserve"> ADDIN ZOTERO_ITEM CSL_CITATION {"citationID":"z29wnFVx","properties":{"formattedCitation":"[53]","plainCitation":"[53]","noteIndex":0},"citationItems":[{"id":1562,"uris":["http://zotero.org/users/4185209/items/BEY2D4WT"],"itemData":{"id":1562,"type":"article-journal","abstract":"Epidemiological studies have identified an increased risk of diarrheal diseases associated with using shared sanitation facilities. We hypothesized that this might be related to differences in transmission routes of pathogens. We proposed a mathematical model of two fictitious pathogens, one transmitted with an environmental reservoir and one without. We assumed that individuals susceptible to one pathogen are not susceptible to the other, and therefore, decoupled the two models. We initialized the model with 99% individuals being susceptible. We sampled the parameter space using Latin Hypercube Sampling. We simulated 10,000 parameter sets. We varied the effective shared sanitation coverage (the product of latrine coverage and users’ compliance). Our results show that, in our hypothetical scenario, across all levels of effective coverage of shared sanitation, the median final cumulative incidence of diarrheal disease was higher than that of zero coverage. Our simulation findings suggest that increasing effective coverage of shared sanitation may have limited benefits against diarrhea-causing pathogens with an environmental reservoir and may lack benefit against diarrhea-causing pathogens without an environmental reservoir given increased human contacts if latrines are poorly maintained.","container-title":"Pathogens and Global Health","DOI":"10.1080/20477724.2018.1478927","ISSN":"2047-7724","issue":"4","journalAbbreviation":"Pathog Glob Health","note":"PMID: 29874978\nPMCID: PMC6147076","page":"195-202","source":"PubMed Central","title":"The impact of shared sanitation facilities on diarrheal diseases with and without an environmental reservoir: a modeling study","title-short":"The impact of shared sanitation facilities on diarrheal diseases with and without an environmental reservoir","volume":"112","author":[{"family":"Just","given":"Matthew R."},{"family":"Carden","given":"Stephen W."},{"family":"Li","given":"Sheng"},{"family":"Baker","given":"Kelly K."},{"family":"Gambhir","given":"Manoj"},{"family":"Fung","given":"Isaac Chun-Hai"}],"issued":{"date-parts":[["2018",6]]}}}],"schema":"https://github.com/citation-style-language/schema/raw/master/csl-citation.json"} </w:instrText>
      </w:r>
      <w:r w:rsidR="00D45996">
        <w:rPr>
          <w:rFonts w:ascii="Times New Roman" w:hAnsi="Times New Roman" w:cs="Times New Roman"/>
          <w:bCs/>
          <w:sz w:val="24"/>
          <w:szCs w:val="24"/>
        </w:rPr>
        <w:fldChar w:fldCharType="separate"/>
      </w:r>
      <w:r w:rsidR="00361F8D" w:rsidRPr="00361F8D">
        <w:rPr>
          <w:rFonts w:ascii="Times New Roman" w:hAnsi="Times New Roman" w:cs="Times New Roman"/>
          <w:sz w:val="24"/>
        </w:rPr>
        <w:t>[53]</w:t>
      </w:r>
      <w:r w:rsidR="00D45996">
        <w:rPr>
          <w:rFonts w:ascii="Times New Roman" w:hAnsi="Times New Roman" w:cs="Times New Roman"/>
          <w:bCs/>
          <w:sz w:val="24"/>
          <w:szCs w:val="24"/>
        </w:rPr>
        <w:fldChar w:fldCharType="end"/>
      </w:r>
      <w:r w:rsidR="00D11894">
        <w:rPr>
          <w:rFonts w:ascii="Times New Roman" w:hAnsi="Times New Roman" w:cs="Times New Roman"/>
          <w:bCs/>
          <w:sz w:val="24"/>
          <w:szCs w:val="24"/>
        </w:rPr>
        <w:t xml:space="preserve">. The </w:t>
      </w:r>
      <w:r w:rsidR="00F73FB8">
        <w:rPr>
          <w:rFonts w:ascii="Times New Roman" w:hAnsi="Times New Roman" w:cs="Times New Roman"/>
          <w:bCs/>
          <w:sz w:val="24"/>
          <w:szCs w:val="24"/>
        </w:rPr>
        <w:t xml:space="preserve">toilet facility, </w:t>
      </w:r>
      <w:r w:rsidR="00AF52FB">
        <w:rPr>
          <w:rFonts w:ascii="Times New Roman" w:hAnsi="Times New Roman" w:cs="Times New Roman"/>
          <w:bCs/>
          <w:sz w:val="24"/>
          <w:szCs w:val="24"/>
        </w:rPr>
        <w:t xml:space="preserve">whether shared or private, </w:t>
      </w:r>
      <w:r w:rsidR="001D6BDA">
        <w:rPr>
          <w:rFonts w:ascii="Times New Roman" w:hAnsi="Times New Roman" w:cs="Times New Roman"/>
          <w:bCs/>
          <w:sz w:val="24"/>
          <w:szCs w:val="24"/>
        </w:rPr>
        <w:t>must</w:t>
      </w:r>
      <w:r w:rsidR="00AF52FB">
        <w:rPr>
          <w:rFonts w:ascii="Times New Roman" w:hAnsi="Times New Roman" w:cs="Times New Roman"/>
          <w:bCs/>
          <w:sz w:val="24"/>
          <w:szCs w:val="24"/>
        </w:rPr>
        <w:t xml:space="preserve"> be </w:t>
      </w:r>
      <w:r w:rsidR="00483E1C">
        <w:rPr>
          <w:rFonts w:ascii="Times New Roman" w:hAnsi="Times New Roman" w:cs="Times New Roman"/>
          <w:bCs/>
          <w:sz w:val="24"/>
          <w:szCs w:val="24"/>
        </w:rPr>
        <w:t>clean</w:t>
      </w:r>
      <w:r w:rsidR="00AF52FB">
        <w:rPr>
          <w:rFonts w:ascii="Times New Roman" w:hAnsi="Times New Roman" w:cs="Times New Roman"/>
          <w:bCs/>
          <w:sz w:val="24"/>
          <w:szCs w:val="24"/>
        </w:rPr>
        <w:t>, and the people using the toilet must practice hand washing after using the</w:t>
      </w:r>
      <w:r w:rsidR="001F0351">
        <w:rPr>
          <w:rFonts w:ascii="Times New Roman" w:hAnsi="Times New Roman" w:cs="Times New Roman"/>
          <w:bCs/>
          <w:sz w:val="24"/>
          <w:szCs w:val="24"/>
        </w:rPr>
        <w:t xml:space="preserve"> toilet</w:t>
      </w:r>
      <w:r w:rsidR="008D5C26">
        <w:rPr>
          <w:rFonts w:ascii="Times New Roman" w:hAnsi="Times New Roman" w:cs="Times New Roman"/>
          <w:bCs/>
          <w:sz w:val="24"/>
          <w:szCs w:val="24"/>
        </w:rPr>
        <w:t xml:space="preserve"> </w:t>
      </w:r>
      <w:r w:rsidR="008D5C26">
        <w:rPr>
          <w:rFonts w:ascii="Times New Roman" w:hAnsi="Times New Roman" w:cs="Times New Roman"/>
          <w:bCs/>
          <w:sz w:val="24"/>
          <w:szCs w:val="24"/>
        </w:rPr>
        <w:fldChar w:fldCharType="begin"/>
      </w:r>
      <w:r w:rsidR="00361F8D">
        <w:rPr>
          <w:rFonts w:ascii="Times New Roman" w:hAnsi="Times New Roman" w:cs="Times New Roman"/>
          <w:bCs/>
          <w:sz w:val="24"/>
          <w:szCs w:val="24"/>
        </w:rPr>
        <w:instrText xml:space="preserve"> ADDIN ZOTERO_ITEM CSL_CITATION {"citationID":"FV4xSiJI","properties":{"formattedCitation":"[54]","plainCitation":"[54]","noteIndex":0},"citationItems":[{"id":1565,"uris":["http://zotero.org/users/4185209/items/AWG35KQ9"],"itemData":{"id":1565,"type":"article-journal","abstract":"Background Diarrheal disease is the second leading cause of disease in children less than 5 y of age. Poor water, sanitation, and hygiene conditions are the primary routes of exposure and infection. Sanitation and hygiene interventions are estimated to generate a 36% and 48% reduction in diarrheal risk in young children, respectively. Little is known about whether the number of households sharing a sanitation facility affects a child's risk of diarrhea. The objective of this study was to describe sanitation and hygiene access across the Global Enteric Multicenter Study (GEMS) sites in Africa and South Asia and to assess sanitation and hygiene exposures, including shared sanitation access, as risk factors for moderate-to-severe diarrhea (MSD) in children less than 5 y of age. Methods/Findings The GEMS matched case-control study was conducted between December 1, 2007, and March 3, 2011, at seven sites in Basse, The Gambia; Nyanza Province, Kenya; Bamako, Mali; Manhiça, Mozambique; Mirzapur, Bangladesh; Kolkata, India; and Karachi, Pakistan. Data was collected for 8,592 case children aged &lt;5 y old experiencing MSD and for 12,390 asymptomatic age, gender, and neighborhood-matched controls. An MSD case was defined as a child with a diarrheal illness &lt;7 d duration comprising ≥3 loose stools in 24 h and ≥1 of the following: sunken eyes, skin tenting, dysentery, intravenous (IV) rehydration, or hospitalization. Site-specific conditional logistic regression models were used to explore the association between sanitation and hygiene exposures and MSD. Most households at six sites (&gt;93%) had access to a sanitation facility, while 70% of households in rural Kenya had access to a facility. Practicing open defecation was a risk factor for MSD in children &lt;5 y old in Kenya. Sharing sanitation facilities with 1–2 or ≥3 other households was a statistically significant risk factor for MSD in Kenya, Mali, Mozambique, and Pakistan. Among those with a designated handwashing area near the home, soap or ash were more frequently observed at control households and were significantly protective against MSD in Mozambique and India. Conclusions This study suggests that sharing a sanitation facility with just one to two other households can increase the risk of MSD in young children, compared to using a private facility. Interventions aimed at increasing access to private household sanitation facilities may reduce the burden of MSD in children. These findings support the current World Health Organization/ United Nations Children's Emergency Fund (UNICEF) system that categorizes shared sanitation as unimproved.","container-title":"PLOS Medicine","DOI":"10.1371/journal.pmed.1002010","ISSN":"1549-1676","issue":"5","journalAbbreviation":"PLOS Medicine","language":"en","note":"publisher: Public Library of Science","page":"e1002010","source":"PLoS Journals","title":"Sanitation and Hygiene-Specific Risk Factors for Moderate-to-Severe Diarrhea in Young Children in the Global Enteric Multicenter Study, 2007–2011: Case-Control Study","title-short":"Sanitation and Hygiene-Specific Risk Factors for Moderate-to-Severe Diarrhea in Young Children in the Global Enteric Multicenter Study, 2007–2011","volume":"13","author":[{"family":"Baker","given":"Kelly K."},{"family":"O’Reilly","given":"Ciara E."},{"family":"Levine","given":"Myron M."},{"family":"Kotloff","given":"Karen L."},{"family":"Nataro","given":"James P."},{"family":"Ayers","given":"Tracy L."},{"family":"Farag","given":"Tamer H."},{"family":"Nasrin","given":"Dilruba"},{"family":"Blackwelder","given":"William C."},{"family":"Wu","given":"Yukun"},{"family":"Alonso","given":"Pedro L."},{"family":"Breiman","given":"Robert F."},{"family":"Omore","given":"Richard"},{"family":"Faruque","given":"Abu S. G."},{"family":"Das","given":"Sumon Kumar"},{"family":"Ahmed","given":"Shahnawaz"},{"family":"Saha","given":"Debasish"},{"family":"Sow","given":"Samba O."},{"family":"Sur","given":"Dipika"},{"family":"Zaidi","given":"Anita K. M."},{"family":"Quadri","given":"Fahreen"},{"family":"Mintz","given":"Eric D."}],"issued":{"date-parts":[["2016",5,3]]}}}],"schema":"https://github.com/citation-style-language/schema/raw/master/csl-citation.json"} </w:instrText>
      </w:r>
      <w:r w:rsidR="008D5C26">
        <w:rPr>
          <w:rFonts w:ascii="Times New Roman" w:hAnsi="Times New Roman" w:cs="Times New Roman"/>
          <w:bCs/>
          <w:sz w:val="24"/>
          <w:szCs w:val="24"/>
        </w:rPr>
        <w:fldChar w:fldCharType="separate"/>
      </w:r>
      <w:r w:rsidR="00361F8D" w:rsidRPr="00361F8D">
        <w:rPr>
          <w:rFonts w:ascii="Times New Roman" w:hAnsi="Times New Roman" w:cs="Times New Roman"/>
          <w:sz w:val="24"/>
        </w:rPr>
        <w:t>[54]</w:t>
      </w:r>
      <w:r w:rsidR="008D5C26">
        <w:rPr>
          <w:rFonts w:ascii="Times New Roman" w:hAnsi="Times New Roman" w:cs="Times New Roman"/>
          <w:bCs/>
          <w:sz w:val="24"/>
          <w:szCs w:val="24"/>
        </w:rPr>
        <w:fldChar w:fldCharType="end"/>
      </w:r>
      <w:r w:rsidR="001F0351">
        <w:rPr>
          <w:rFonts w:ascii="Times New Roman" w:hAnsi="Times New Roman" w:cs="Times New Roman"/>
          <w:bCs/>
          <w:sz w:val="24"/>
          <w:szCs w:val="24"/>
        </w:rPr>
        <w:t xml:space="preserve">. </w:t>
      </w:r>
      <w:r w:rsidR="00AF52FB">
        <w:rPr>
          <w:rFonts w:ascii="Times New Roman" w:hAnsi="Times New Roman" w:cs="Times New Roman"/>
          <w:bCs/>
          <w:sz w:val="24"/>
          <w:szCs w:val="24"/>
        </w:rPr>
        <w:t>Households using shared toilet facilit</w:t>
      </w:r>
      <w:r w:rsidR="001D6BDA">
        <w:rPr>
          <w:rFonts w:ascii="Times New Roman" w:hAnsi="Times New Roman" w:cs="Times New Roman"/>
          <w:bCs/>
          <w:sz w:val="24"/>
          <w:szCs w:val="24"/>
        </w:rPr>
        <w:t>ies might prioritize hand washing practices over</w:t>
      </w:r>
      <w:r w:rsidR="00E772B6">
        <w:rPr>
          <w:rFonts w:ascii="Times New Roman" w:hAnsi="Times New Roman" w:cs="Times New Roman"/>
          <w:bCs/>
          <w:sz w:val="24"/>
          <w:szCs w:val="24"/>
        </w:rPr>
        <w:t xml:space="preserve"> other households</w:t>
      </w:r>
      <w:r w:rsidR="00915584">
        <w:rPr>
          <w:rFonts w:ascii="Times New Roman" w:hAnsi="Times New Roman" w:cs="Times New Roman"/>
          <w:bCs/>
          <w:sz w:val="24"/>
          <w:szCs w:val="24"/>
        </w:rPr>
        <w:t>, which could cause the findings</w:t>
      </w:r>
      <w:r w:rsidR="00E772B6">
        <w:rPr>
          <w:rFonts w:ascii="Times New Roman" w:hAnsi="Times New Roman" w:cs="Times New Roman"/>
          <w:bCs/>
          <w:sz w:val="24"/>
          <w:szCs w:val="24"/>
        </w:rPr>
        <w:t xml:space="preserve">. </w:t>
      </w:r>
      <w:del w:id="94" w:author="Akter, Farzana" w:date="2023-02-13T15:27:00Z">
        <w:r w:rsidR="000B4055" w:rsidDel="00483E1C">
          <w:rPr>
            <w:rFonts w:ascii="Times New Roman" w:hAnsi="Times New Roman" w:cs="Times New Roman"/>
            <w:bCs/>
            <w:sz w:val="24"/>
            <w:szCs w:val="24"/>
          </w:rPr>
          <w:delText xml:space="preserve">In 2019, </w:delText>
        </w:r>
        <w:r w:rsidR="006F24B9" w:rsidDel="00483E1C">
          <w:rPr>
            <w:rFonts w:ascii="Times New Roman" w:hAnsi="Times New Roman" w:cs="Times New Roman"/>
            <w:bCs/>
            <w:sz w:val="24"/>
            <w:szCs w:val="24"/>
          </w:rPr>
          <w:delText xml:space="preserve">children from </w:delText>
        </w:r>
        <w:r w:rsidR="00915584" w:rsidDel="00483E1C">
          <w:rPr>
            <w:rFonts w:ascii="Times New Roman" w:hAnsi="Times New Roman" w:cs="Times New Roman"/>
            <w:bCs/>
            <w:sz w:val="24"/>
            <w:szCs w:val="24"/>
          </w:rPr>
          <w:delText xml:space="preserve">the second wealth index and </w:delText>
        </w:r>
      </w:del>
      <w:del w:id="95" w:author="Akter, Farzana" w:date="2023-02-13T15:23:00Z">
        <w:r w:rsidR="00915584" w:rsidDel="00483E1C">
          <w:rPr>
            <w:rFonts w:ascii="Times New Roman" w:hAnsi="Times New Roman" w:cs="Times New Roman"/>
            <w:bCs/>
            <w:sz w:val="24"/>
            <w:szCs w:val="24"/>
          </w:rPr>
          <w:delText>those from households</w:delText>
        </w:r>
        <w:r w:rsidR="007500E9" w:rsidDel="00483E1C">
          <w:rPr>
            <w:rFonts w:ascii="Times New Roman" w:hAnsi="Times New Roman" w:cs="Times New Roman"/>
            <w:bCs/>
            <w:sz w:val="24"/>
            <w:szCs w:val="24"/>
          </w:rPr>
          <w:delText xml:space="preserve"> that used unimproved and/or shared toilet facilit</w:delText>
        </w:r>
        <w:r w:rsidR="00915584" w:rsidDel="00483E1C">
          <w:rPr>
            <w:rFonts w:ascii="Times New Roman" w:hAnsi="Times New Roman" w:cs="Times New Roman"/>
            <w:bCs/>
            <w:sz w:val="24"/>
            <w:szCs w:val="24"/>
          </w:rPr>
          <w:delText>ies</w:delText>
        </w:r>
        <w:r w:rsidR="00B84C8A" w:rsidDel="00483E1C">
          <w:rPr>
            <w:rFonts w:ascii="Times New Roman" w:hAnsi="Times New Roman" w:cs="Times New Roman"/>
            <w:bCs/>
            <w:sz w:val="24"/>
            <w:szCs w:val="24"/>
          </w:rPr>
          <w:delText xml:space="preserve"> were more </w:delText>
        </w:r>
        <w:r w:rsidR="00915584" w:rsidDel="00483E1C">
          <w:rPr>
            <w:rFonts w:ascii="Times New Roman" w:hAnsi="Times New Roman" w:cs="Times New Roman"/>
            <w:bCs/>
            <w:sz w:val="24"/>
            <w:szCs w:val="24"/>
          </w:rPr>
          <w:delText>at</w:delText>
        </w:r>
        <w:r w:rsidR="00B84C8A" w:rsidDel="00483E1C">
          <w:rPr>
            <w:rFonts w:ascii="Times New Roman" w:hAnsi="Times New Roman" w:cs="Times New Roman"/>
            <w:bCs/>
            <w:sz w:val="24"/>
            <w:szCs w:val="24"/>
          </w:rPr>
          <w:delText xml:space="preserve"> risk </w:delText>
        </w:r>
        <w:r w:rsidR="00915584" w:rsidDel="00483E1C">
          <w:rPr>
            <w:rFonts w:ascii="Times New Roman" w:hAnsi="Times New Roman" w:cs="Times New Roman"/>
            <w:bCs/>
            <w:sz w:val="24"/>
            <w:szCs w:val="24"/>
          </w:rPr>
          <w:delText>of experiencing</w:delText>
        </w:r>
        <w:r w:rsidR="00B84C8A" w:rsidDel="00483E1C">
          <w:rPr>
            <w:rFonts w:ascii="Times New Roman" w:hAnsi="Times New Roman" w:cs="Times New Roman"/>
            <w:bCs/>
            <w:sz w:val="24"/>
            <w:szCs w:val="24"/>
          </w:rPr>
          <w:delText xml:space="preserve"> diarrhea</w:delText>
        </w:r>
        <w:r w:rsidR="00B07600" w:rsidDel="00483E1C">
          <w:rPr>
            <w:rFonts w:ascii="Times New Roman" w:hAnsi="Times New Roman" w:cs="Times New Roman"/>
            <w:bCs/>
            <w:sz w:val="24"/>
            <w:szCs w:val="24"/>
          </w:rPr>
          <w:delText>.</w:delText>
        </w:r>
      </w:del>
    </w:p>
    <w:p w14:paraId="0E36AA3B" w14:textId="753BB484" w:rsidR="00AE41BC" w:rsidRDefault="00063BD2" w:rsidP="0063530A">
      <w:pPr>
        <w:spacing w:line="480" w:lineRule="auto"/>
        <w:ind w:firstLine="720"/>
        <w:rPr>
          <w:ins w:id="96" w:author="Akter, Farzana" w:date="2023-02-13T15:29:00Z"/>
          <w:rFonts w:ascii="Times New Roman" w:hAnsi="Times New Roman" w:cs="Times New Roman"/>
          <w:bCs/>
          <w:sz w:val="24"/>
          <w:szCs w:val="24"/>
        </w:rPr>
      </w:pPr>
      <w:del w:id="97" w:author="Akter, Farzana" w:date="2023-02-13T15:51:00Z">
        <w:r w:rsidDel="009E1888">
          <w:rPr>
            <w:rFonts w:ascii="Times New Roman" w:hAnsi="Times New Roman" w:cs="Times New Roman"/>
            <w:bCs/>
            <w:sz w:val="24"/>
            <w:szCs w:val="24"/>
          </w:rPr>
          <w:delText xml:space="preserve">In 2019, </w:delText>
        </w:r>
        <w:r w:rsidR="00357097" w:rsidDel="009E1888">
          <w:rPr>
            <w:rFonts w:ascii="Times New Roman" w:hAnsi="Times New Roman" w:cs="Times New Roman"/>
            <w:bCs/>
            <w:sz w:val="24"/>
            <w:szCs w:val="24"/>
          </w:rPr>
          <w:delText>the</w:delText>
        </w:r>
      </w:del>
      <w:ins w:id="98" w:author="Akter, Farzana" w:date="2023-02-13T15:51:00Z">
        <w:r w:rsidR="009E1888">
          <w:rPr>
            <w:rFonts w:ascii="Times New Roman" w:hAnsi="Times New Roman" w:cs="Times New Roman"/>
            <w:bCs/>
            <w:sz w:val="24"/>
            <w:szCs w:val="24"/>
          </w:rPr>
          <w:t>We found from 2019 data that the</w:t>
        </w:r>
      </w:ins>
      <w:r w:rsidR="00357097">
        <w:rPr>
          <w:rFonts w:ascii="Times New Roman" w:hAnsi="Times New Roman" w:cs="Times New Roman"/>
          <w:bCs/>
          <w:sz w:val="24"/>
          <w:szCs w:val="24"/>
        </w:rPr>
        <w:t xml:space="preserve"> chance of having diarrhea </w:t>
      </w:r>
      <w:r w:rsidR="00506A47">
        <w:rPr>
          <w:rFonts w:ascii="Times New Roman" w:hAnsi="Times New Roman" w:cs="Times New Roman"/>
          <w:bCs/>
          <w:sz w:val="24"/>
          <w:szCs w:val="24"/>
        </w:rPr>
        <w:t>wa</w:t>
      </w:r>
      <w:r w:rsidR="001B6771">
        <w:rPr>
          <w:rFonts w:ascii="Times New Roman" w:hAnsi="Times New Roman" w:cs="Times New Roman"/>
          <w:bCs/>
          <w:sz w:val="24"/>
          <w:szCs w:val="24"/>
        </w:rPr>
        <w:t xml:space="preserve">s </w:t>
      </w:r>
      <w:r w:rsidR="00357097">
        <w:rPr>
          <w:rFonts w:ascii="Times New Roman" w:hAnsi="Times New Roman" w:cs="Times New Roman"/>
          <w:bCs/>
          <w:sz w:val="24"/>
          <w:szCs w:val="24"/>
        </w:rPr>
        <w:t xml:space="preserve">significantly higher for </w:t>
      </w:r>
      <w:r w:rsidR="00E615F8">
        <w:rPr>
          <w:rFonts w:ascii="Times New Roman" w:hAnsi="Times New Roman" w:cs="Times New Roman"/>
          <w:bCs/>
          <w:sz w:val="24"/>
          <w:szCs w:val="24"/>
        </w:rPr>
        <w:t xml:space="preserve">underweight </w:t>
      </w:r>
      <w:r w:rsidR="00A1606A">
        <w:rPr>
          <w:rFonts w:ascii="Times New Roman" w:hAnsi="Times New Roman" w:cs="Times New Roman"/>
          <w:bCs/>
          <w:sz w:val="24"/>
          <w:szCs w:val="24"/>
        </w:rPr>
        <w:t>children</w:t>
      </w:r>
      <w:r w:rsidR="00B07600">
        <w:rPr>
          <w:rFonts w:ascii="Times New Roman" w:hAnsi="Times New Roman" w:cs="Times New Roman"/>
          <w:bCs/>
          <w:sz w:val="24"/>
          <w:szCs w:val="24"/>
        </w:rPr>
        <w:t>.</w:t>
      </w:r>
      <w:r w:rsidR="00506A47">
        <w:rPr>
          <w:rFonts w:ascii="Times New Roman" w:hAnsi="Times New Roman" w:cs="Times New Roman"/>
          <w:bCs/>
          <w:sz w:val="24"/>
          <w:szCs w:val="24"/>
        </w:rPr>
        <w:t xml:space="preserve"> Being underweight</w:t>
      </w:r>
      <w:r w:rsidR="00261118">
        <w:rPr>
          <w:rFonts w:ascii="Times New Roman" w:hAnsi="Times New Roman" w:cs="Times New Roman"/>
          <w:bCs/>
          <w:sz w:val="24"/>
          <w:szCs w:val="24"/>
        </w:rPr>
        <w:t xml:space="preserve"> depicts the malnourished status of a child</w:t>
      </w:r>
      <w:r w:rsidR="00BC6A06">
        <w:rPr>
          <w:rFonts w:ascii="Times New Roman" w:hAnsi="Times New Roman" w:cs="Times New Roman"/>
          <w:bCs/>
          <w:sz w:val="24"/>
          <w:szCs w:val="24"/>
        </w:rPr>
        <w:t>,</w:t>
      </w:r>
      <w:r w:rsidR="00261118">
        <w:rPr>
          <w:rFonts w:ascii="Times New Roman" w:hAnsi="Times New Roman" w:cs="Times New Roman"/>
          <w:bCs/>
          <w:sz w:val="24"/>
          <w:szCs w:val="24"/>
        </w:rPr>
        <w:t xml:space="preserve"> and malnourished children are </w:t>
      </w:r>
      <w:r w:rsidR="008F10E2">
        <w:rPr>
          <w:rFonts w:ascii="Times New Roman" w:hAnsi="Times New Roman" w:cs="Times New Roman"/>
          <w:bCs/>
          <w:sz w:val="24"/>
          <w:szCs w:val="24"/>
        </w:rPr>
        <w:t>prone to infectious disease</w:t>
      </w:r>
      <w:r w:rsidR="00BC6A06">
        <w:rPr>
          <w:rFonts w:ascii="Times New Roman" w:hAnsi="Times New Roman" w:cs="Times New Roman"/>
          <w:bCs/>
          <w:sz w:val="24"/>
          <w:szCs w:val="24"/>
        </w:rPr>
        <w:t>s</w:t>
      </w:r>
      <w:r w:rsidR="008F10E2">
        <w:rPr>
          <w:rFonts w:ascii="Times New Roman" w:hAnsi="Times New Roman" w:cs="Times New Roman"/>
          <w:bCs/>
          <w:sz w:val="24"/>
          <w:szCs w:val="24"/>
        </w:rPr>
        <w:t xml:space="preserve"> due to </w:t>
      </w:r>
      <w:r w:rsidR="00BC6A06">
        <w:rPr>
          <w:rFonts w:ascii="Times New Roman" w:hAnsi="Times New Roman" w:cs="Times New Roman"/>
          <w:bCs/>
          <w:sz w:val="24"/>
          <w:szCs w:val="24"/>
        </w:rPr>
        <w:t xml:space="preserve">the lack of </w:t>
      </w:r>
      <w:r w:rsidR="00855922">
        <w:rPr>
          <w:rFonts w:ascii="Times New Roman" w:hAnsi="Times New Roman" w:cs="Times New Roman"/>
          <w:bCs/>
          <w:sz w:val="24"/>
          <w:szCs w:val="24"/>
        </w:rPr>
        <w:t>proper nutrition and weak immune system.</w:t>
      </w:r>
      <w:r w:rsidR="00CF02DF">
        <w:rPr>
          <w:rFonts w:ascii="Times New Roman" w:hAnsi="Times New Roman" w:cs="Times New Roman"/>
          <w:bCs/>
          <w:sz w:val="24"/>
          <w:szCs w:val="24"/>
        </w:rPr>
        <w:t xml:space="preserve"> Underweight children </w:t>
      </w:r>
      <w:r w:rsidR="00417329">
        <w:rPr>
          <w:rFonts w:ascii="Times New Roman" w:hAnsi="Times New Roman" w:cs="Times New Roman"/>
          <w:bCs/>
          <w:sz w:val="24"/>
          <w:szCs w:val="24"/>
        </w:rPr>
        <w:t xml:space="preserve">were more likely to have </w:t>
      </w:r>
      <w:r w:rsidR="006B1964">
        <w:rPr>
          <w:rFonts w:ascii="Times New Roman" w:hAnsi="Times New Roman" w:cs="Times New Roman"/>
          <w:bCs/>
          <w:sz w:val="24"/>
          <w:szCs w:val="24"/>
        </w:rPr>
        <w:t>diarrhea</w:t>
      </w:r>
      <w:r w:rsidR="00417329">
        <w:rPr>
          <w:rFonts w:ascii="Times New Roman" w:hAnsi="Times New Roman" w:cs="Times New Roman"/>
          <w:bCs/>
          <w:sz w:val="24"/>
          <w:szCs w:val="24"/>
        </w:rPr>
        <w:t xml:space="preserve"> due to the malnourished condition</w:t>
      </w:r>
      <w:r w:rsidR="00B918D0">
        <w:rPr>
          <w:rFonts w:ascii="Times New Roman" w:hAnsi="Times New Roman" w:cs="Times New Roman"/>
          <w:bCs/>
          <w:sz w:val="24"/>
          <w:szCs w:val="24"/>
        </w:rPr>
        <w:t>,</w:t>
      </w:r>
      <w:r w:rsidR="00417329">
        <w:rPr>
          <w:rFonts w:ascii="Times New Roman" w:hAnsi="Times New Roman" w:cs="Times New Roman"/>
          <w:bCs/>
          <w:sz w:val="24"/>
          <w:szCs w:val="24"/>
        </w:rPr>
        <w:t xml:space="preserve"> and</w:t>
      </w:r>
      <w:r w:rsidR="00855922">
        <w:rPr>
          <w:rFonts w:ascii="Times New Roman" w:hAnsi="Times New Roman" w:cs="Times New Roman"/>
          <w:bCs/>
          <w:sz w:val="24"/>
          <w:szCs w:val="24"/>
        </w:rPr>
        <w:t xml:space="preserve"> </w:t>
      </w:r>
      <w:r w:rsidR="00417329">
        <w:rPr>
          <w:rFonts w:ascii="Times New Roman" w:hAnsi="Times New Roman" w:cs="Times New Roman"/>
          <w:bCs/>
          <w:sz w:val="24"/>
          <w:szCs w:val="24"/>
        </w:rPr>
        <w:t>previous s</w:t>
      </w:r>
      <w:r w:rsidR="00A60C53">
        <w:rPr>
          <w:rFonts w:ascii="Times New Roman" w:hAnsi="Times New Roman" w:cs="Times New Roman"/>
          <w:bCs/>
          <w:sz w:val="24"/>
          <w:szCs w:val="24"/>
        </w:rPr>
        <w:t xml:space="preserve">tudies conducted in Bangladesh supported these findings </w:t>
      </w:r>
      <w:r w:rsidR="004C6290">
        <w:rPr>
          <w:rFonts w:ascii="Times New Roman" w:hAnsi="Times New Roman" w:cs="Times New Roman"/>
          <w:bCs/>
          <w:sz w:val="24"/>
          <w:szCs w:val="24"/>
        </w:rPr>
        <w:fldChar w:fldCharType="begin"/>
      </w:r>
      <w:r w:rsidR="00361F8D">
        <w:rPr>
          <w:rFonts w:ascii="Times New Roman" w:hAnsi="Times New Roman" w:cs="Times New Roman"/>
          <w:bCs/>
          <w:sz w:val="24"/>
          <w:szCs w:val="24"/>
        </w:rPr>
        <w:instrText xml:space="preserve"> ADDIN ZOTERO_ITEM CSL_CITATION {"citationID":"1hoZWvyG","properties":{"formattedCitation":"[55\\uc0\\u8211{}57]","plainCitation":"[55–57]","noteIndex":0},"citationItems":[{"id":1593,"uris":["http://zotero.org/users/4185209/items/DAZBS6RB"],"itemData":{"id":1593,"type":"article-journal","abstract":"Enteric pathogens are commonly associated with diarrhea among malnourished children. This study aimed to determine the association between the severity of diarrheal illnesses and malnutrition among under 5-year-old children. During 2010 and 2011, we studied 2,324 under 5-year-old diarrheal children with mild disease (MD) and moderate-to-severe disease (MSD) attending a hospital in Bangladesh. Children with MSD were more likely to be malnourished compared with children with MD (35% versus 24%, P &lt; 0.001). In multivariate analysis, malnutrition (odds ratio [95% confidence interval] = 1.53 [1.22, 1.92]), age of the child (24–59 months; 1.67 [1.28, 2.19]), fever (1.65 [1.28, 2.12]), abdominal pain (1.87 [1.48, 2.37]), straining (5.93 [4.80, 7.33]), and infection with Shigella (3.26 [2.38, 4.46]) and Vibrio cholerae (2.21 [1.07, 4.58]) were shown to be significantly associated with MSD. Factors significantly associated with malnutrition were disease severity (1.56 [1.24, 1.95]), age (24–59 months; 1.75 [1.38, 2.22]), mother's schooling (1.54 [1.16, 2.04]), and monthly household income (1.71 [1.42, 2.07]). Childhood malnutrition was associated with dysentery and dehydrating diarrhea.","container-title":"The American Journal of Tropical Medicine and Hygiene","DOI":"10.4269/ajtmh.12-0743","ISSN":"0002-9637","issue":"2","journalAbbreviation":"Am J Trop Med Hyg","note":"PMID: 23817334\nPMCID: PMC3741240","page":"223-228","source":"PubMed Central","title":"Severity of Diarrhea and Malnutrition among Under Five-Year-Old Children in Rural Bangladesh","volume":"89","author":[{"family":"Ferdous","given":"Farzana"},{"family":"Das","given":"Sumon K."},{"family":"Ahmed","given":"Shahnawaz"},{"family":"Farzana","given":"Fahmida D."},{"family":"Latham","given":"Jonathan R."},{"family":"Chisti","given":"Mohammod J."},{"family":"Ud-Din","given":"Abu I. M. S."},{"family":"Azmi","given":"Ishrat J."},{"family":"Talukder","given":"Kaisar A."},{"family":"Faruque","given":"Abu S. G."}],"issued":{"date-parts":[["2013",8,7]]}}},{"id":1596,"uris":["http://zotero.org/users/4185209/items/QXFTPPZS"],"itemData":{"id":1596,"type":"article-journal","abstract":"Although child and maternal malnutrition has been reduced in Bangladesh, the prevalence of underweight (weight-for-age z-score &lt;-2) among children aged less than five years is still high (41%). Nearly one-third of women are undernourished with body mass index of &lt;18.5 kg/m2. The prevalence of anaemia among young infants, adolescent girls, and pregnant women is still at unacceptable levels. Despite the successes in specific programmes, such as the Expanded Programme on Immunization and vitamin A supplementation, programmes for nutrition interventions are yet to be implemented at scale for reaching the entire population. Given the low annual rate of reduction in child undernutrition of 1.27 percentage points per year, it is unlikely that Bangladesh would be able to achieve the United Nations' Millennium Development Goal to address undernutrition. This warrants that the policy-makers and programme managers think urgently about the ways to accelerate the progress. The Government, development partners, non-government organizations, and the academia have to work in concert to improve the coverage of basic and effective nutrition interventions, including exclusive breastfeeding, appropriate complementary feeding, supplementation of micronutrients to children, adolescent girls, pregnant and lactating women, management of severe acute malnutrition and deworming, and hygiene interventions, coupled with those that address more structural causes and indirectly improve nutrition. The entire health system needs to be revitalized to overcome the constraints that exist at the levels of policy, governance, and service-delivery, and also for the creation of demand for the services at the household level. In addition, management of nutrition in the aftermath of natural disasters and stabilization of prices of foods should also be prioritized.","container-title":"Journal of Health, Population, and Nutrition","DOI":"10.3329/jhpn.v30i1.11268","ISSN":"1606-0997","issue":"1","journalAbbreviation":"J Health Popul Nutr","language":"eng","note":"PMID: 22524113\nPMCID: PMC3312353","page":"1-11","source":"PubMed","title":"Nutrition of children and women in Bangladesh: trends and directions for the future","title-short":"Nutrition of children and women in Bangladesh","volume":"30","author":[{"family":"Ahmed","given":"Tahmeed"},{"family":"Mahfuz","given":"Mustafa"},{"family":"Ireen","given":"Santhia"},{"family":"Ahmed","given":"A. M. Shamsir"},{"family":"Rahman","given":"Sabuktagin"},{"family":"Islam","given":"M. Munirul"},{"family":"Alam","given":"Nurul"},{"family":"Hossain","given":"M. Iqbal"},{"family":"Rahman","given":"S. M. Mustafizur"},{"family":"Ali","given":"M. Mohsin"},{"family":"Choudhury","given":"Fatima Perveen"},{"family":"Cravioto","given":"Alejandro"}],"issued":{"date-parts":[["2012",3]]}}},{"id":1599,"uris":["http://zotero.org/users/4185209/items/PXBMQR7R"],"itemData":{"id":1599,"type":"article-journal","abstract":"Although long associated with infectious diseases, malnutrition is recognized as a major effect of specific infections, especially those of the gastrointestinal tract. Synergistic exacerbation of infections and nutritional deficiency commonly begin with weaning, where the impact of repeated infections and possible monocyte mediator release may have an even greater effect on malnutrition of young children than that of deficient diets in many areas. Reviewed here are the detailed host alterations seen with specific enteric infections that lead to malnutrition. These include mucosal dysfunction, systemic metabolic responses, impaired intake, digestion and absorption, nutrient losses, altered immune responses, and ultimately, impaired growth, development, and nutrition. The tremendous health impact of diarrhea on both morbidity and mortality in many developing areas must be recognized and controlled along with correction of food shortages in order to improve the nutrition, growth, and survival of impoverished children.","container-title":"The American Journal of Tropical Medicine and Hygiene","DOI":"10.4269/ajtmh.1992.47.16","ISSN":"0002-9637","issue":"1 Pt 2","journalAbbreviation":"Am J Trop Med Hyg","language":"eng","note":"PMID: 1632472","page":"16-27","source":"PubMed","title":"Diarrheal disease as a cause of malnutrition","volume":"47","author":[{"family":"Mata","given":"L."}],"issued":{"date-parts":[["1992",7]]}}}],"schema":"https://github.com/citation-style-language/schema/raw/master/csl-citation.json"} </w:instrText>
      </w:r>
      <w:r w:rsidR="004C6290">
        <w:rPr>
          <w:rFonts w:ascii="Times New Roman" w:hAnsi="Times New Roman" w:cs="Times New Roman"/>
          <w:bCs/>
          <w:sz w:val="24"/>
          <w:szCs w:val="24"/>
        </w:rPr>
        <w:fldChar w:fldCharType="separate"/>
      </w:r>
      <w:r w:rsidR="00361F8D" w:rsidRPr="00361F8D">
        <w:rPr>
          <w:rFonts w:ascii="Times New Roman" w:hAnsi="Times New Roman" w:cs="Times New Roman"/>
          <w:sz w:val="24"/>
          <w:szCs w:val="24"/>
        </w:rPr>
        <w:t>[55–57]</w:t>
      </w:r>
      <w:r w:rsidR="004C6290">
        <w:rPr>
          <w:rFonts w:ascii="Times New Roman" w:hAnsi="Times New Roman" w:cs="Times New Roman"/>
          <w:bCs/>
          <w:sz w:val="24"/>
          <w:szCs w:val="24"/>
        </w:rPr>
        <w:fldChar w:fldCharType="end"/>
      </w:r>
      <w:r w:rsidR="00450947">
        <w:rPr>
          <w:rFonts w:ascii="Times New Roman" w:hAnsi="Times New Roman" w:cs="Times New Roman"/>
          <w:bCs/>
          <w:sz w:val="24"/>
          <w:szCs w:val="24"/>
        </w:rPr>
        <w:t xml:space="preserve">. </w:t>
      </w:r>
    </w:p>
    <w:p w14:paraId="7D9EE751" w14:textId="77777777" w:rsidR="00AE41BC" w:rsidRDefault="003C0B43" w:rsidP="0063530A">
      <w:pPr>
        <w:spacing w:line="480" w:lineRule="auto"/>
        <w:ind w:firstLine="720"/>
        <w:rPr>
          <w:ins w:id="99" w:author="Akter, Farzana" w:date="2023-02-13T15:29:00Z"/>
          <w:rFonts w:ascii="Times New Roman" w:hAnsi="Times New Roman" w:cs="Times New Roman"/>
          <w:bCs/>
          <w:sz w:val="24"/>
          <w:szCs w:val="24"/>
        </w:rPr>
      </w:pPr>
      <w:r>
        <w:rPr>
          <w:rFonts w:ascii="Times New Roman" w:hAnsi="Times New Roman" w:cs="Times New Roman"/>
          <w:bCs/>
          <w:sz w:val="24"/>
          <w:szCs w:val="24"/>
        </w:rPr>
        <w:t xml:space="preserve">In 2006, Children from Khulna had a significantly lower chance of diarrhea than </w:t>
      </w:r>
      <w:r w:rsidR="00CC75BA">
        <w:rPr>
          <w:rFonts w:ascii="Times New Roman" w:hAnsi="Times New Roman" w:cs="Times New Roman"/>
          <w:bCs/>
          <w:sz w:val="24"/>
          <w:szCs w:val="24"/>
        </w:rPr>
        <w:t>Children from</w:t>
      </w:r>
      <w:r w:rsidR="003A422C">
        <w:rPr>
          <w:rFonts w:ascii="Times New Roman" w:hAnsi="Times New Roman" w:cs="Times New Roman"/>
          <w:bCs/>
          <w:sz w:val="24"/>
          <w:szCs w:val="24"/>
        </w:rPr>
        <w:t xml:space="preserve"> </w:t>
      </w:r>
      <w:r w:rsidR="008A0216">
        <w:rPr>
          <w:rFonts w:ascii="Times New Roman" w:hAnsi="Times New Roman" w:cs="Times New Roman"/>
          <w:bCs/>
          <w:sz w:val="24"/>
          <w:szCs w:val="24"/>
        </w:rPr>
        <w:t>Sylhet</w:t>
      </w:r>
      <w:r>
        <w:rPr>
          <w:rFonts w:ascii="Times New Roman" w:hAnsi="Times New Roman" w:cs="Times New Roman"/>
          <w:bCs/>
          <w:sz w:val="24"/>
          <w:szCs w:val="24"/>
        </w:rPr>
        <w:t xml:space="preserve">. </w:t>
      </w:r>
      <w:r w:rsidR="00CF7115">
        <w:rPr>
          <w:rFonts w:ascii="Times New Roman" w:hAnsi="Times New Roman" w:cs="Times New Roman"/>
          <w:bCs/>
          <w:sz w:val="24"/>
          <w:szCs w:val="24"/>
        </w:rPr>
        <w:t>Compared with Sylhet</w:t>
      </w:r>
      <w:r>
        <w:rPr>
          <w:rFonts w:ascii="Times New Roman" w:hAnsi="Times New Roman" w:cs="Times New Roman"/>
          <w:bCs/>
          <w:sz w:val="24"/>
          <w:szCs w:val="24"/>
        </w:rPr>
        <w:t>,</w:t>
      </w:r>
      <w:r w:rsidR="00CF7115">
        <w:rPr>
          <w:rFonts w:ascii="Times New Roman" w:hAnsi="Times New Roman" w:cs="Times New Roman"/>
          <w:bCs/>
          <w:sz w:val="24"/>
          <w:szCs w:val="24"/>
        </w:rPr>
        <w:t xml:space="preserve"> children from Barisal </w:t>
      </w:r>
      <w:r w:rsidR="00C9473B">
        <w:rPr>
          <w:rFonts w:ascii="Times New Roman" w:hAnsi="Times New Roman" w:cs="Times New Roman"/>
          <w:bCs/>
          <w:sz w:val="24"/>
          <w:szCs w:val="24"/>
        </w:rPr>
        <w:t xml:space="preserve">were significantly more </w:t>
      </w:r>
      <w:r w:rsidR="003F7E06">
        <w:rPr>
          <w:rFonts w:ascii="Times New Roman" w:hAnsi="Times New Roman" w:cs="Times New Roman"/>
          <w:bCs/>
          <w:sz w:val="24"/>
          <w:szCs w:val="24"/>
        </w:rPr>
        <w:t>at risk</w:t>
      </w:r>
      <w:r>
        <w:rPr>
          <w:rFonts w:ascii="Times New Roman" w:hAnsi="Times New Roman" w:cs="Times New Roman"/>
          <w:bCs/>
          <w:sz w:val="24"/>
          <w:szCs w:val="24"/>
        </w:rPr>
        <w:t>,</w:t>
      </w:r>
      <w:r w:rsidR="00C9473B">
        <w:rPr>
          <w:rFonts w:ascii="Times New Roman" w:hAnsi="Times New Roman" w:cs="Times New Roman"/>
          <w:bCs/>
          <w:sz w:val="24"/>
          <w:szCs w:val="24"/>
        </w:rPr>
        <w:t xml:space="preserve"> but </w:t>
      </w:r>
      <w:r w:rsidR="008A0216">
        <w:rPr>
          <w:rFonts w:ascii="Times New Roman" w:hAnsi="Times New Roman" w:cs="Times New Roman"/>
          <w:bCs/>
          <w:sz w:val="24"/>
          <w:szCs w:val="24"/>
        </w:rPr>
        <w:t>c</w:t>
      </w:r>
      <w:r w:rsidR="008D0FED">
        <w:rPr>
          <w:rFonts w:ascii="Times New Roman" w:hAnsi="Times New Roman" w:cs="Times New Roman"/>
          <w:bCs/>
          <w:sz w:val="24"/>
          <w:szCs w:val="24"/>
        </w:rPr>
        <w:t xml:space="preserve">hildren from </w:t>
      </w:r>
      <w:r w:rsidR="00691411">
        <w:rPr>
          <w:rFonts w:ascii="Times New Roman" w:hAnsi="Times New Roman" w:cs="Times New Roman"/>
          <w:bCs/>
          <w:sz w:val="24"/>
          <w:szCs w:val="24"/>
        </w:rPr>
        <w:t xml:space="preserve">Rangpur </w:t>
      </w:r>
      <w:r w:rsidR="00C9473B">
        <w:rPr>
          <w:rFonts w:ascii="Times New Roman" w:hAnsi="Times New Roman" w:cs="Times New Roman"/>
          <w:bCs/>
          <w:sz w:val="24"/>
          <w:szCs w:val="24"/>
        </w:rPr>
        <w:t xml:space="preserve">were less </w:t>
      </w:r>
      <w:r w:rsidR="003F7E06">
        <w:rPr>
          <w:rFonts w:ascii="Times New Roman" w:hAnsi="Times New Roman" w:cs="Times New Roman"/>
          <w:bCs/>
          <w:sz w:val="24"/>
          <w:szCs w:val="24"/>
        </w:rPr>
        <w:t>at risk</w:t>
      </w:r>
      <w:r w:rsidR="00C9473B">
        <w:rPr>
          <w:rFonts w:ascii="Times New Roman" w:hAnsi="Times New Roman" w:cs="Times New Roman"/>
          <w:bCs/>
          <w:sz w:val="24"/>
          <w:szCs w:val="24"/>
        </w:rPr>
        <w:t xml:space="preserve"> o</w:t>
      </w:r>
      <w:r w:rsidR="003F7E06">
        <w:rPr>
          <w:rFonts w:ascii="Times New Roman" w:hAnsi="Times New Roman" w:cs="Times New Roman"/>
          <w:bCs/>
          <w:sz w:val="24"/>
          <w:szCs w:val="24"/>
        </w:rPr>
        <w:t>f</w:t>
      </w:r>
      <w:r w:rsidR="00C9473B">
        <w:rPr>
          <w:rFonts w:ascii="Times New Roman" w:hAnsi="Times New Roman" w:cs="Times New Roman"/>
          <w:bCs/>
          <w:sz w:val="24"/>
          <w:szCs w:val="24"/>
        </w:rPr>
        <w:t xml:space="preserve"> </w:t>
      </w:r>
      <w:r w:rsidR="003F7E06">
        <w:rPr>
          <w:rFonts w:ascii="Times New Roman" w:hAnsi="Times New Roman" w:cs="Times New Roman"/>
          <w:bCs/>
          <w:sz w:val="24"/>
          <w:szCs w:val="24"/>
        </w:rPr>
        <w:t xml:space="preserve">having </w:t>
      </w:r>
      <w:r w:rsidR="00C9473B">
        <w:rPr>
          <w:rFonts w:ascii="Times New Roman" w:hAnsi="Times New Roman" w:cs="Times New Roman"/>
          <w:bCs/>
          <w:sz w:val="24"/>
          <w:szCs w:val="24"/>
        </w:rPr>
        <w:t>diarrhea</w:t>
      </w:r>
      <w:r>
        <w:rPr>
          <w:rFonts w:ascii="Times New Roman" w:hAnsi="Times New Roman" w:cs="Times New Roman"/>
          <w:bCs/>
          <w:sz w:val="24"/>
          <w:szCs w:val="24"/>
        </w:rPr>
        <w:t xml:space="preserve"> in 2019</w:t>
      </w:r>
      <w:r w:rsidR="008D0FED">
        <w:rPr>
          <w:rFonts w:ascii="Times New Roman" w:hAnsi="Times New Roman" w:cs="Times New Roman"/>
          <w:bCs/>
          <w:sz w:val="24"/>
          <w:szCs w:val="24"/>
        </w:rPr>
        <w:t xml:space="preserve">. </w:t>
      </w:r>
      <w:r w:rsidR="00351581">
        <w:rPr>
          <w:rFonts w:ascii="Times New Roman" w:hAnsi="Times New Roman" w:cs="Times New Roman"/>
          <w:bCs/>
          <w:sz w:val="24"/>
          <w:szCs w:val="24"/>
        </w:rPr>
        <w:t xml:space="preserve">The </w:t>
      </w:r>
      <w:r w:rsidR="00D324B9">
        <w:rPr>
          <w:rFonts w:ascii="Times New Roman" w:hAnsi="Times New Roman" w:cs="Times New Roman"/>
          <w:bCs/>
          <w:sz w:val="24"/>
          <w:szCs w:val="24"/>
        </w:rPr>
        <w:t>water-</w:t>
      </w:r>
      <w:r w:rsidR="009560DD">
        <w:rPr>
          <w:rFonts w:ascii="Times New Roman" w:hAnsi="Times New Roman" w:cs="Times New Roman"/>
          <w:bCs/>
          <w:sz w:val="24"/>
          <w:szCs w:val="24"/>
        </w:rPr>
        <w:t>borne</w:t>
      </w:r>
      <w:r w:rsidR="00D324B9">
        <w:rPr>
          <w:rFonts w:ascii="Times New Roman" w:hAnsi="Times New Roman" w:cs="Times New Roman"/>
          <w:bCs/>
          <w:sz w:val="24"/>
          <w:szCs w:val="24"/>
        </w:rPr>
        <w:t xml:space="preserve"> disease</w:t>
      </w:r>
      <w:r w:rsidR="00FC4FE5">
        <w:rPr>
          <w:rFonts w:ascii="Times New Roman" w:hAnsi="Times New Roman" w:cs="Times New Roman"/>
          <w:bCs/>
          <w:sz w:val="24"/>
          <w:szCs w:val="24"/>
        </w:rPr>
        <w:t>s</w:t>
      </w:r>
      <w:r w:rsidR="00D324B9">
        <w:rPr>
          <w:rFonts w:ascii="Times New Roman" w:hAnsi="Times New Roman" w:cs="Times New Roman"/>
          <w:bCs/>
          <w:sz w:val="24"/>
          <w:szCs w:val="24"/>
        </w:rPr>
        <w:t xml:space="preserve"> like diarrhea are more observed in water-prone</w:t>
      </w:r>
      <w:r w:rsidR="00351D0D">
        <w:rPr>
          <w:rFonts w:ascii="Times New Roman" w:hAnsi="Times New Roman" w:cs="Times New Roman"/>
          <w:bCs/>
          <w:sz w:val="24"/>
          <w:szCs w:val="24"/>
        </w:rPr>
        <w:t xml:space="preserve"> </w:t>
      </w:r>
      <w:r w:rsidR="00D324B9">
        <w:rPr>
          <w:rFonts w:ascii="Times New Roman" w:hAnsi="Times New Roman" w:cs="Times New Roman"/>
          <w:bCs/>
          <w:sz w:val="24"/>
          <w:szCs w:val="24"/>
        </w:rPr>
        <w:t>a</w:t>
      </w:r>
      <w:r w:rsidR="00FC4FE5">
        <w:rPr>
          <w:rFonts w:ascii="Times New Roman" w:hAnsi="Times New Roman" w:cs="Times New Roman"/>
          <w:bCs/>
          <w:sz w:val="24"/>
          <w:szCs w:val="24"/>
        </w:rPr>
        <w:t>r</w:t>
      </w:r>
      <w:r w:rsidR="009459F5">
        <w:rPr>
          <w:rFonts w:ascii="Times New Roman" w:hAnsi="Times New Roman" w:cs="Times New Roman"/>
          <w:bCs/>
          <w:sz w:val="24"/>
          <w:szCs w:val="24"/>
        </w:rPr>
        <w:t>ea</w:t>
      </w:r>
      <w:r w:rsidR="00D324B9">
        <w:rPr>
          <w:rFonts w:ascii="Times New Roman" w:hAnsi="Times New Roman" w:cs="Times New Roman"/>
          <w:bCs/>
          <w:sz w:val="24"/>
          <w:szCs w:val="24"/>
        </w:rPr>
        <w:t xml:space="preserve">s like the </w:t>
      </w:r>
      <w:r w:rsidR="00FC4FE5">
        <w:rPr>
          <w:rFonts w:ascii="Times New Roman" w:hAnsi="Times New Roman" w:cs="Times New Roman"/>
          <w:bCs/>
          <w:sz w:val="24"/>
          <w:szCs w:val="24"/>
        </w:rPr>
        <w:t>northeastern and southern parts of Bangladesh</w:t>
      </w:r>
      <w:r w:rsidR="003F7E06">
        <w:rPr>
          <w:rFonts w:ascii="Times New Roman" w:hAnsi="Times New Roman" w:cs="Times New Roman"/>
          <w:bCs/>
          <w:sz w:val="24"/>
          <w:szCs w:val="24"/>
        </w:rPr>
        <w:t xml:space="preserve"> </w:t>
      </w:r>
      <w:r w:rsidR="00534221">
        <w:rPr>
          <w:rFonts w:ascii="Times New Roman" w:hAnsi="Times New Roman" w:cs="Times New Roman"/>
          <w:bCs/>
          <w:sz w:val="24"/>
          <w:szCs w:val="24"/>
        </w:rPr>
        <w:fldChar w:fldCharType="begin"/>
      </w:r>
      <w:r w:rsidR="00361F8D">
        <w:rPr>
          <w:rFonts w:ascii="Times New Roman" w:hAnsi="Times New Roman" w:cs="Times New Roman"/>
          <w:bCs/>
          <w:sz w:val="24"/>
          <w:szCs w:val="24"/>
        </w:rPr>
        <w:instrText xml:space="preserve"> ADDIN ZOTERO_ITEM CSL_CITATION {"citationID":"xNBQT6pB","properties":{"formattedCitation":"[58]","plainCitation":"[58]","noteIndex":0},"citationItems":[{"id":1601,"uris":["http://zotero.org/users/4185209/items/ZSV5WB2Y"],"itemData":{"id":1601,"type":"article-journal","abstract":"The demand for district level statistics has increased tremendously in Bangladesh due to existence of decentralised approach to governance and service provision. The Bangladesh Demographic Health Surveys (BDHS) provide a wide range of invaluable data at the national and divisional level but they cannot be used directly to produce reliable district-level estimates due to insufficient sample sizes. The small area estimation (SAE) technique overcomes the sample size challenges and can produce reliable estimates at the district level. This paper uses SAE approach to generate model-based district-level estimates of diarrhoea prevalence among under-5 children in Bangladesh by linking data from the 2014 BDHS and the 2011 Population Census. The diagnostics measures show that the model-based estimates are precise and representative when compared to the direct survey estimates. Spatial distribution of the precise estimates of diarrhoea prevalence reveals significant inequality at district-level (ranged 1.1–13.4%) with particular emphasis in the coastal and north-eastern districts. Findings of the study might be useful for designing effective policies, interventions and strengthening local-level governance.","container-title":"PLOS ONE","DOI":"10.1371/journal.pone.0211062","ISSN":"1932-6203","issue":"2","journalAbbreviation":"PLOS ONE","language":"en","note":"publisher: Public Library of Science","page":"e0211062","source":"PLoS Journals","title":"District level estimates and mapping of prevalence of diarrhoea among under-five children in Bangladesh by combining survey and census data","volume":"14","author":[{"family":"Das","given":"Sumonkanti"},{"family":"Chandra","given":"Hukum"},{"family":"Saha","given":"Unnati Rani"}],"issued":{"date-parts":[["2019",2,1]]}}}],"schema":"https://github.com/citation-style-language/schema/raw/master/csl-citation.json"} </w:instrText>
      </w:r>
      <w:r w:rsidR="00534221">
        <w:rPr>
          <w:rFonts w:ascii="Times New Roman" w:hAnsi="Times New Roman" w:cs="Times New Roman"/>
          <w:bCs/>
          <w:sz w:val="24"/>
          <w:szCs w:val="24"/>
        </w:rPr>
        <w:fldChar w:fldCharType="separate"/>
      </w:r>
      <w:r w:rsidR="00361F8D" w:rsidRPr="00361F8D">
        <w:rPr>
          <w:rFonts w:ascii="Times New Roman" w:hAnsi="Times New Roman" w:cs="Times New Roman"/>
          <w:sz w:val="24"/>
        </w:rPr>
        <w:t>[58]</w:t>
      </w:r>
      <w:r w:rsidR="00534221">
        <w:rPr>
          <w:rFonts w:ascii="Times New Roman" w:hAnsi="Times New Roman" w:cs="Times New Roman"/>
          <w:bCs/>
          <w:sz w:val="24"/>
          <w:szCs w:val="24"/>
        </w:rPr>
        <w:fldChar w:fldCharType="end"/>
      </w:r>
      <w:r w:rsidR="00BD65FF">
        <w:rPr>
          <w:rFonts w:ascii="Times New Roman" w:hAnsi="Times New Roman" w:cs="Times New Roman"/>
          <w:bCs/>
          <w:sz w:val="24"/>
          <w:szCs w:val="24"/>
        </w:rPr>
        <w:t xml:space="preserve">. Sylhet </w:t>
      </w:r>
      <w:r w:rsidR="004E3A3B">
        <w:rPr>
          <w:rFonts w:ascii="Times New Roman" w:hAnsi="Times New Roman" w:cs="Times New Roman"/>
          <w:bCs/>
          <w:sz w:val="24"/>
          <w:szCs w:val="24"/>
        </w:rPr>
        <w:t>division always faces sudden floods during the rainy season, and the water gets stuck in several areas of Sylhet for a long time</w:t>
      </w:r>
      <w:r w:rsidR="005037F6">
        <w:rPr>
          <w:rFonts w:ascii="Times New Roman" w:hAnsi="Times New Roman" w:cs="Times New Roman"/>
          <w:bCs/>
          <w:sz w:val="24"/>
          <w:szCs w:val="24"/>
        </w:rPr>
        <w:t>, providing</w:t>
      </w:r>
      <w:r w:rsidR="004E3A3B">
        <w:rPr>
          <w:rFonts w:ascii="Times New Roman" w:hAnsi="Times New Roman" w:cs="Times New Roman"/>
          <w:bCs/>
          <w:sz w:val="24"/>
          <w:szCs w:val="24"/>
        </w:rPr>
        <w:t xml:space="preserve"> </w:t>
      </w:r>
      <w:r w:rsidR="00CC3153">
        <w:rPr>
          <w:rFonts w:ascii="Times New Roman" w:hAnsi="Times New Roman" w:cs="Times New Roman"/>
          <w:bCs/>
          <w:sz w:val="24"/>
          <w:szCs w:val="24"/>
        </w:rPr>
        <w:t xml:space="preserve">a </w:t>
      </w:r>
      <w:r w:rsidR="00DB66FB">
        <w:rPr>
          <w:rFonts w:ascii="Times New Roman" w:hAnsi="Times New Roman" w:cs="Times New Roman"/>
          <w:bCs/>
          <w:sz w:val="24"/>
          <w:szCs w:val="24"/>
        </w:rPr>
        <w:t>favorable</w:t>
      </w:r>
      <w:r w:rsidR="004E3A3B">
        <w:rPr>
          <w:rFonts w:ascii="Times New Roman" w:hAnsi="Times New Roman" w:cs="Times New Roman"/>
          <w:bCs/>
          <w:sz w:val="24"/>
          <w:szCs w:val="24"/>
        </w:rPr>
        <w:t xml:space="preserve"> </w:t>
      </w:r>
      <w:r w:rsidR="00CC3153">
        <w:rPr>
          <w:rFonts w:ascii="Times New Roman" w:hAnsi="Times New Roman" w:cs="Times New Roman"/>
          <w:bCs/>
          <w:sz w:val="24"/>
          <w:szCs w:val="24"/>
        </w:rPr>
        <w:t>state to increase the infection of diarrhea</w:t>
      </w:r>
      <w:r w:rsidR="005037F6">
        <w:rPr>
          <w:rFonts w:ascii="Times New Roman" w:hAnsi="Times New Roman" w:cs="Times New Roman"/>
          <w:bCs/>
          <w:sz w:val="24"/>
          <w:szCs w:val="24"/>
        </w:rPr>
        <w:t xml:space="preserve"> among peo</w:t>
      </w:r>
      <w:r w:rsidR="0022145E">
        <w:rPr>
          <w:rFonts w:ascii="Times New Roman" w:hAnsi="Times New Roman" w:cs="Times New Roman"/>
          <w:bCs/>
          <w:sz w:val="24"/>
          <w:szCs w:val="24"/>
        </w:rPr>
        <w:t>ple</w:t>
      </w:r>
      <w:r w:rsidR="00CC3153">
        <w:rPr>
          <w:rFonts w:ascii="Times New Roman" w:hAnsi="Times New Roman" w:cs="Times New Roman"/>
          <w:bCs/>
          <w:sz w:val="24"/>
          <w:szCs w:val="24"/>
        </w:rPr>
        <w:t xml:space="preserve">. </w:t>
      </w:r>
      <w:r w:rsidR="0022145E">
        <w:rPr>
          <w:rFonts w:ascii="Times New Roman" w:hAnsi="Times New Roman" w:cs="Times New Roman"/>
          <w:bCs/>
          <w:sz w:val="24"/>
          <w:szCs w:val="24"/>
        </w:rPr>
        <w:t xml:space="preserve">Moreover, </w:t>
      </w:r>
      <w:r w:rsidR="003208AB">
        <w:rPr>
          <w:rFonts w:ascii="Times New Roman" w:hAnsi="Times New Roman" w:cs="Times New Roman"/>
          <w:bCs/>
          <w:sz w:val="24"/>
          <w:szCs w:val="24"/>
        </w:rPr>
        <w:t xml:space="preserve">some districts of </w:t>
      </w:r>
      <w:r w:rsidR="00CD201F">
        <w:rPr>
          <w:rFonts w:ascii="Times New Roman" w:hAnsi="Times New Roman" w:cs="Times New Roman"/>
          <w:bCs/>
          <w:sz w:val="24"/>
          <w:szCs w:val="24"/>
        </w:rPr>
        <w:t xml:space="preserve">the </w:t>
      </w:r>
      <w:r w:rsidR="009E1EE8">
        <w:rPr>
          <w:rFonts w:ascii="Times New Roman" w:hAnsi="Times New Roman" w:cs="Times New Roman"/>
          <w:bCs/>
          <w:sz w:val="24"/>
          <w:szCs w:val="24"/>
        </w:rPr>
        <w:t xml:space="preserve">Khulna, </w:t>
      </w:r>
      <w:r w:rsidR="0022145E">
        <w:rPr>
          <w:rFonts w:ascii="Times New Roman" w:hAnsi="Times New Roman" w:cs="Times New Roman"/>
          <w:bCs/>
          <w:sz w:val="24"/>
          <w:szCs w:val="24"/>
        </w:rPr>
        <w:t>Barisal and Chittagong division</w:t>
      </w:r>
      <w:r w:rsidR="009E1EE8">
        <w:rPr>
          <w:rFonts w:ascii="Times New Roman" w:hAnsi="Times New Roman" w:cs="Times New Roman"/>
          <w:bCs/>
          <w:sz w:val="24"/>
          <w:szCs w:val="24"/>
        </w:rPr>
        <w:t xml:space="preserve">s are part of </w:t>
      </w:r>
      <w:r w:rsidR="00351D0D">
        <w:rPr>
          <w:rFonts w:ascii="Times New Roman" w:hAnsi="Times New Roman" w:cs="Times New Roman"/>
          <w:bCs/>
          <w:sz w:val="24"/>
          <w:szCs w:val="24"/>
        </w:rPr>
        <w:t xml:space="preserve">the </w:t>
      </w:r>
      <w:r w:rsidR="009E1EE8">
        <w:rPr>
          <w:rFonts w:ascii="Times New Roman" w:hAnsi="Times New Roman" w:cs="Times New Roman"/>
          <w:bCs/>
          <w:sz w:val="24"/>
          <w:szCs w:val="24"/>
        </w:rPr>
        <w:t xml:space="preserve">southern coastal region </w:t>
      </w:r>
      <w:r w:rsidR="00A95C8E">
        <w:rPr>
          <w:rFonts w:ascii="Times New Roman" w:hAnsi="Times New Roman" w:cs="Times New Roman"/>
          <w:bCs/>
          <w:sz w:val="24"/>
          <w:szCs w:val="24"/>
        </w:rPr>
        <w:t>with salty water</w:t>
      </w:r>
      <w:r w:rsidR="00534221">
        <w:rPr>
          <w:rFonts w:ascii="Times New Roman" w:hAnsi="Times New Roman" w:cs="Times New Roman"/>
          <w:bCs/>
          <w:sz w:val="24"/>
          <w:szCs w:val="24"/>
        </w:rPr>
        <w:t xml:space="preserve"> </w:t>
      </w:r>
      <w:r w:rsidR="003B4D03">
        <w:rPr>
          <w:rFonts w:ascii="Times New Roman" w:hAnsi="Times New Roman" w:cs="Times New Roman"/>
          <w:bCs/>
          <w:sz w:val="24"/>
          <w:szCs w:val="24"/>
        </w:rPr>
        <w:fldChar w:fldCharType="begin"/>
      </w:r>
      <w:r w:rsidR="00361F8D">
        <w:rPr>
          <w:rFonts w:ascii="Times New Roman" w:hAnsi="Times New Roman" w:cs="Times New Roman"/>
          <w:bCs/>
          <w:sz w:val="24"/>
          <w:szCs w:val="24"/>
        </w:rPr>
        <w:instrText xml:space="preserve"> ADDIN ZOTERO_ITEM CSL_CITATION {"citationID":"yJDJpif0","properties":{"formattedCitation":"[59]","plainCitation":"[59]","noteIndex":0},"citationItems":[{"id":1604,"uris":["http://zotero.org/users/4185209/items/T6QM39Y6"],"itemData":{"id":1604,"type":"article-journal","abstract":"Pervasive salinity in soil and water is affecting agricultural yield and the health of millions of delta dwellers in Asia. This is also being exacerbated by climate change through increases in sea level and tropical storm surges. One consequence of this has been a widespread introduction of salt water shrimp farming. Here, we show, using field data and modeling, how changes in climate and land use are likely to result in increased salinization of shallow groundwater in SE Asian mega-deltas. We also explore possible adaptation options. We find that possible future increase of episodic inundation events, combined with salt water shrimp farming, will cause rapid salinization of groundwater in the region making it less suitable for drinking water and irrigation. However, modified land use and water management practices can mitigate the impacts on groundwater, as well as the overlying soil, from future salinization. The study therefore provides guidance for adaptation planning to reduce future salinization in Asian deltas.","container-title":"Environmental Management","DOI":"10.1007/s00267-019-01220-4","ISSN":"1432-1009","issue":"5","journalAbbreviation":"Environmental Management","language":"en","page":"640-649","source":"Springer Link","title":"Impact of Climate Change and Land Use on Groundwater Salinization in Southern Bangladesh—Implications for Other Asian Deltas","volume":"64","author":[{"family":"Islam","given":"M. A."},{"family":"Hoque","given":"M. A."},{"family":"Ahmed","given":"K. M."},{"family":"Butler","given":"A. P."}],"issued":{"date-parts":[["2019",11,1]]}}}],"schema":"https://github.com/citation-style-language/schema/raw/master/csl-citation.json"} </w:instrText>
      </w:r>
      <w:r w:rsidR="003B4D03">
        <w:rPr>
          <w:rFonts w:ascii="Times New Roman" w:hAnsi="Times New Roman" w:cs="Times New Roman"/>
          <w:bCs/>
          <w:sz w:val="24"/>
          <w:szCs w:val="24"/>
        </w:rPr>
        <w:fldChar w:fldCharType="separate"/>
      </w:r>
      <w:r w:rsidR="00361F8D" w:rsidRPr="00361F8D">
        <w:rPr>
          <w:rFonts w:ascii="Times New Roman" w:hAnsi="Times New Roman" w:cs="Times New Roman"/>
          <w:sz w:val="24"/>
        </w:rPr>
        <w:t>[59]</w:t>
      </w:r>
      <w:r w:rsidR="003B4D03">
        <w:rPr>
          <w:rFonts w:ascii="Times New Roman" w:hAnsi="Times New Roman" w:cs="Times New Roman"/>
          <w:bCs/>
          <w:sz w:val="24"/>
          <w:szCs w:val="24"/>
        </w:rPr>
        <w:fldChar w:fldCharType="end"/>
      </w:r>
      <w:r w:rsidR="00351D0D">
        <w:rPr>
          <w:rFonts w:ascii="Times New Roman" w:hAnsi="Times New Roman" w:cs="Times New Roman"/>
          <w:bCs/>
          <w:sz w:val="24"/>
          <w:szCs w:val="24"/>
        </w:rPr>
        <w:t>.</w:t>
      </w:r>
      <w:r w:rsidR="009459F5">
        <w:rPr>
          <w:rFonts w:ascii="Times New Roman" w:hAnsi="Times New Roman" w:cs="Times New Roman"/>
          <w:bCs/>
          <w:sz w:val="24"/>
          <w:szCs w:val="24"/>
        </w:rPr>
        <w:t xml:space="preserve"> </w:t>
      </w:r>
      <w:r w:rsidR="003630AB">
        <w:rPr>
          <w:rFonts w:ascii="Times New Roman" w:hAnsi="Times New Roman" w:cs="Times New Roman"/>
          <w:bCs/>
          <w:sz w:val="24"/>
          <w:szCs w:val="24"/>
        </w:rPr>
        <w:t>The chance of having diarrhea was higher for children from these places than in other parts of Bangladesh.</w:t>
      </w:r>
      <w:r w:rsidR="000808D2">
        <w:rPr>
          <w:rFonts w:ascii="Times New Roman" w:hAnsi="Times New Roman" w:cs="Times New Roman"/>
          <w:bCs/>
          <w:sz w:val="24"/>
          <w:szCs w:val="24"/>
        </w:rPr>
        <w:t xml:space="preserve"> </w:t>
      </w:r>
      <w:r w:rsidR="00CC3153">
        <w:rPr>
          <w:rFonts w:ascii="Times New Roman" w:hAnsi="Times New Roman" w:cs="Times New Roman"/>
          <w:bCs/>
          <w:sz w:val="24"/>
          <w:szCs w:val="24"/>
        </w:rPr>
        <w:t xml:space="preserve"> </w:t>
      </w:r>
    </w:p>
    <w:p w14:paraId="5C8D510D" w14:textId="622D4437" w:rsidR="00201D06" w:rsidRDefault="00944F32" w:rsidP="0063530A">
      <w:pPr>
        <w:spacing w:line="480" w:lineRule="auto"/>
        <w:ind w:firstLine="720"/>
        <w:rPr>
          <w:rFonts w:ascii="Times New Roman" w:hAnsi="Times New Roman" w:cs="Times New Roman"/>
          <w:bCs/>
          <w:sz w:val="24"/>
          <w:szCs w:val="24"/>
        </w:rPr>
      </w:pPr>
      <w:r>
        <w:rPr>
          <w:rFonts w:ascii="Times New Roman" w:hAnsi="Times New Roman" w:cs="Times New Roman"/>
          <w:bCs/>
          <w:sz w:val="24"/>
          <w:szCs w:val="24"/>
        </w:rPr>
        <w:t xml:space="preserve">We found that </w:t>
      </w:r>
      <w:r w:rsidR="00291334">
        <w:rPr>
          <w:rFonts w:ascii="Times New Roman" w:hAnsi="Times New Roman" w:cs="Times New Roman"/>
          <w:bCs/>
          <w:sz w:val="24"/>
          <w:szCs w:val="24"/>
        </w:rPr>
        <w:t>M</w:t>
      </w:r>
      <w:r>
        <w:rPr>
          <w:rFonts w:ascii="Times New Roman" w:hAnsi="Times New Roman" w:cs="Times New Roman"/>
          <w:bCs/>
          <w:sz w:val="24"/>
          <w:szCs w:val="24"/>
        </w:rPr>
        <w:t xml:space="preserve">uslim children </w:t>
      </w:r>
      <w:r w:rsidR="00291334">
        <w:rPr>
          <w:rFonts w:ascii="Times New Roman" w:hAnsi="Times New Roman" w:cs="Times New Roman"/>
          <w:bCs/>
          <w:sz w:val="24"/>
          <w:szCs w:val="24"/>
        </w:rPr>
        <w:t>we</w:t>
      </w:r>
      <w:r>
        <w:rPr>
          <w:rFonts w:ascii="Times New Roman" w:hAnsi="Times New Roman" w:cs="Times New Roman"/>
          <w:bCs/>
          <w:sz w:val="24"/>
          <w:szCs w:val="24"/>
        </w:rPr>
        <w:t xml:space="preserve">re more at risk of having diarrhea in 2019. </w:t>
      </w:r>
      <w:r w:rsidR="00D86735">
        <w:rPr>
          <w:rFonts w:ascii="Times New Roman" w:hAnsi="Times New Roman" w:cs="Times New Roman"/>
          <w:bCs/>
          <w:sz w:val="24"/>
          <w:szCs w:val="24"/>
        </w:rPr>
        <w:t xml:space="preserve">More than 90 percent </w:t>
      </w:r>
      <w:r>
        <w:rPr>
          <w:rFonts w:ascii="Times New Roman" w:hAnsi="Times New Roman" w:cs="Times New Roman"/>
          <w:bCs/>
          <w:sz w:val="24"/>
          <w:szCs w:val="24"/>
        </w:rPr>
        <w:t xml:space="preserve">of </w:t>
      </w:r>
      <w:r w:rsidR="00D86735">
        <w:rPr>
          <w:rFonts w:ascii="Times New Roman" w:hAnsi="Times New Roman" w:cs="Times New Roman"/>
          <w:bCs/>
          <w:sz w:val="24"/>
          <w:szCs w:val="24"/>
        </w:rPr>
        <w:t>children were from Muslim famil</w:t>
      </w:r>
      <w:r w:rsidR="00291334">
        <w:rPr>
          <w:rFonts w:ascii="Times New Roman" w:hAnsi="Times New Roman" w:cs="Times New Roman"/>
          <w:bCs/>
          <w:sz w:val="24"/>
          <w:szCs w:val="24"/>
        </w:rPr>
        <w:t>ies,</w:t>
      </w:r>
      <w:r w:rsidR="00D86735">
        <w:rPr>
          <w:rFonts w:ascii="Times New Roman" w:hAnsi="Times New Roman" w:cs="Times New Roman"/>
          <w:bCs/>
          <w:sz w:val="24"/>
          <w:szCs w:val="24"/>
        </w:rPr>
        <w:t xml:space="preserve"> </w:t>
      </w:r>
      <w:r w:rsidR="00DA1CB7">
        <w:rPr>
          <w:rFonts w:ascii="Times New Roman" w:hAnsi="Times New Roman" w:cs="Times New Roman"/>
          <w:bCs/>
          <w:sz w:val="24"/>
          <w:szCs w:val="24"/>
        </w:rPr>
        <w:t xml:space="preserve">and </w:t>
      </w:r>
      <w:r w:rsidR="00573A01">
        <w:rPr>
          <w:rFonts w:ascii="Times New Roman" w:hAnsi="Times New Roman" w:cs="Times New Roman"/>
          <w:bCs/>
          <w:sz w:val="24"/>
          <w:szCs w:val="24"/>
        </w:rPr>
        <w:t>due to th</w:t>
      </w:r>
      <w:r w:rsidR="00291334">
        <w:rPr>
          <w:rFonts w:ascii="Times New Roman" w:hAnsi="Times New Roman" w:cs="Times New Roman"/>
          <w:bCs/>
          <w:sz w:val="24"/>
          <w:szCs w:val="24"/>
        </w:rPr>
        <w:t>e</w:t>
      </w:r>
      <w:r w:rsidR="00573A01">
        <w:rPr>
          <w:rFonts w:ascii="Times New Roman" w:hAnsi="Times New Roman" w:cs="Times New Roman"/>
          <w:bCs/>
          <w:sz w:val="24"/>
          <w:szCs w:val="24"/>
        </w:rPr>
        <w:t xml:space="preserve"> unbalanced status of this factor</w:t>
      </w:r>
      <w:r w:rsidR="00BB6156">
        <w:rPr>
          <w:rFonts w:ascii="Times New Roman" w:hAnsi="Times New Roman" w:cs="Times New Roman"/>
          <w:bCs/>
          <w:sz w:val="24"/>
          <w:szCs w:val="24"/>
        </w:rPr>
        <w:t xml:space="preserve">, the finding </w:t>
      </w:r>
      <w:r w:rsidR="00EA6390">
        <w:rPr>
          <w:rFonts w:ascii="Times New Roman" w:hAnsi="Times New Roman" w:cs="Times New Roman"/>
          <w:bCs/>
          <w:sz w:val="24"/>
          <w:szCs w:val="24"/>
        </w:rPr>
        <w:t>related to</w:t>
      </w:r>
      <w:r w:rsidR="00883D81">
        <w:rPr>
          <w:rFonts w:ascii="Times New Roman" w:hAnsi="Times New Roman" w:cs="Times New Roman"/>
          <w:bCs/>
          <w:sz w:val="24"/>
          <w:szCs w:val="24"/>
        </w:rPr>
        <w:t xml:space="preserve"> thi</w:t>
      </w:r>
      <w:r w:rsidR="00EA6390">
        <w:rPr>
          <w:rFonts w:ascii="Times New Roman" w:hAnsi="Times New Roman" w:cs="Times New Roman"/>
          <w:bCs/>
          <w:sz w:val="24"/>
          <w:szCs w:val="24"/>
        </w:rPr>
        <w:t>s</w:t>
      </w:r>
      <w:r w:rsidR="00883D81">
        <w:rPr>
          <w:rFonts w:ascii="Times New Roman" w:hAnsi="Times New Roman" w:cs="Times New Roman"/>
          <w:bCs/>
          <w:sz w:val="24"/>
          <w:szCs w:val="24"/>
        </w:rPr>
        <w:t xml:space="preserve"> lack</w:t>
      </w:r>
      <w:r w:rsidR="00EA6390">
        <w:rPr>
          <w:rFonts w:ascii="Times New Roman" w:hAnsi="Times New Roman" w:cs="Times New Roman"/>
          <w:bCs/>
          <w:sz w:val="24"/>
          <w:szCs w:val="24"/>
        </w:rPr>
        <w:t>s</w:t>
      </w:r>
      <w:r w:rsidR="00C90983">
        <w:rPr>
          <w:rFonts w:ascii="Times New Roman" w:hAnsi="Times New Roman" w:cs="Times New Roman"/>
          <w:bCs/>
          <w:sz w:val="24"/>
          <w:szCs w:val="24"/>
        </w:rPr>
        <w:t xml:space="preserve"> accuracy</w:t>
      </w:r>
      <w:r w:rsidR="0015001C">
        <w:rPr>
          <w:rFonts w:ascii="Times New Roman" w:hAnsi="Times New Roman" w:cs="Times New Roman"/>
          <w:bCs/>
          <w:sz w:val="24"/>
          <w:szCs w:val="24"/>
        </w:rPr>
        <w:t xml:space="preserve"> </w:t>
      </w:r>
      <w:r w:rsidR="0015001C">
        <w:rPr>
          <w:rFonts w:ascii="Times New Roman" w:hAnsi="Times New Roman" w:cs="Times New Roman"/>
          <w:bCs/>
          <w:sz w:val="24"/>
          <w:szCs w:val="24"/>
        </w:rPr>
        <w:fldChar w:fldCharType="begin"/>
      </w:r>
      <w:r w:rsidR="00361F8D">
        <w:rPr>
          <w:rFonts w:ascii="Times New Roman" w:hAnsi="Times New Roman" w:cs="Times New Roman"/>
          <w:bCs/>
          <w:sz w:val="24"/>
          <w:szCs w:val="24"/>
        </w:rPr>
        <w:instrText xml:space="preserve"> ADDIN ZOTERO_ITEM CSL_CITATION {"citationID":"vkZ9D6CC","properties":{"formattedCitation":"[60]","plainCitation":"[60]","noteIndex":0},"citationItems":[{"id":1606,"uris":["http://zotero.org/users/4185209/items/5HM3JXSX"],"itemData":{"id":1606,"type":"article-journal","abstract":"Binary variables have two possible outcomes: occurrence or non-occurrence of an event (usually with 1 and 0 values, respectively). Binary data are common in ecology, including studies of presence/absence, alive/dead, and change/no-change. Logistic regression analysis has been widely used to model binary response variables. Unbalanced data (i.e., an extremely larger proportion of zeros than ones) are often found across a variety of ecological datasets. Sometimes the data are balanced (i.e., same amount of zeros and ones) before fitting the model, however, the statistical implications of balancing (or not) the data remain unclear. We assessed the statistical effects of balancing data when fitting a logistic regression model by studying both its statistical properties of the estimated parameters and its predictive capabilities. We used a base forest-mortality model as reference, and by using stochastic simulations representing different configurations of 0/1 data in a sample (unbalanced data scenarios), we fitted the logistic regression model by maximum likelihood. For each scenario we computed the bias and variance of the estimated parameters and several prediction indexes. We found that the variability of the estimated parameters is affected, with the balanced-data scenario having the lowest variability, thus, affecting the statistical inference as well. Furthermore, the prediction capabilities of the model are altered by balancing the data, with the balanced-data scenario having the better sensitivity/specificity ratio. Balancing, or not, the data to be used for fitting a logistic regression models may affect the conclusion that can arise from the fitted model and its subsequent applications.","container-title":"Ecological Indicators","DOI":"10.1016/j.ecolind.2017.10.030","ISSN":"1470-160X","journalAbbreviation":"Ecological Indicators","language":"en","page":"502-508","source":"ScienceDirect","title":"A study on the effects of unbalanced data when fitting logistic regression models in ecology","volume":"85","author":[{"family":"Salas-Eljatib","given":"Christian"},{"family":"Fuentes-Ramirez","given":"Andres"},{"family":"Gregoire","given":"Timothy G."},{"family":"Altamirano","given":"Adison"},{"family":"Yaitul","given":"Valeska"}],"issued":{"date-parts":[["2018",2,1]]}}}],"schema":"https://github.com/citation-style-language/schema/raw/master/csl-citation.json"} </w:instrText>
      </w:r>
      <w:r w:rsidR="0015001C">
        <w:rPr>
          <w:rFonts w:ascii="Times New Roman" w:hAnsi="Times New Roman" w:cs="Times New Roman"/>
          <w:bCs/>
          <w:sz w:val="24"/>
          <w:szCs w:val="24"/>
        </w:rPr>
        <w:fldChar w:fldCharType="separate"/>
      </w:r>
      <w:r w:rsidR="00361F8D" w:rsidRPr="00361F8D">
        <w:rPr>
          <w:rFonts w:ascii="Times New Roman" w:hAnsi="Times New Roman" w:cs="Times New Roman"/>
          <w:sz w:val="24"/>
        </w:rPr>
        <w:t>[60]</w:t>
      </w:r>
      <w:r w:rsidR="0015001C">
        <w:rPr>
          <w:rFonts w:ascii="Times New Roman" w:hAnsi="Times New Roman" w:cs="Times New Roman"/>
          <w:bCs/>
          <w:sz w:val="24"/>
          <w:szCs w:val="24"/>
        </w:rPr>
        <w:fldChar w:fldCharType="end"/>
      </w:r>
      <w:r w:rsidR="00C90983">
        <w:rPr>
          <w:rFonts w:ascii="Times New Roman" w:hAnsi="Times New Roman" w:cs="Times New Roman"/>
          <w:bCs/>
          <w:sz w:val="24"/>
          <w:szCs w:val="24"/>
        </w:rPr>
        <w:t xml:space="preserve">. </w:t>
      </w:r>
      <w:r w:rsidR="00B26BFC">
        <w:rPr>
          <w:rFonts w:ascii="Times New Roman" w:hAnsi="Times New Roman" w:cs="Times New Roman"/>
          <w:bCs/>
          <w:sz w:val="24"/>
          <w:szCs w:val="24"/>
        </w:rPr>
        <w:t xml:space="preserve">To accurately assess the </w:t>
      </w:r>
      <w:r w:rsidR="0051369E">
        <w:rPr>
          <w:rFonts w:ascii="Times New Roman" w:hAnsi="Times New Roman" w:cs="Times New Roman"/>
          <w:bCs/>
          <w:sz w:val="24"/>
          <w:szCs w:val="24"/>
        </w:rPr>
        <w:t xml:space="preserve">effect of religion </w:t>
      </w:r>
      <w:r w:rsidR="0051369E">
        <w:rPr>
          <w:rFonts w:ascii="Times New Roman" w:hAnsi="Times New Roman" w:cs="Times New Roman"/>
          <w:bCs/>
          <w:sz w:val="24"/>
          <w:szCs w:val="24"/>
        </w:rPr>
        <w:lastRenderedPageBreak/>
        <w:t xml:space="preserve">on </w:t>
      </w:r>
      <w:r w:rsidR="00291334">
        <w:rPr>
          <w:rFonts w:ascii="Times New Roman" w:hAnsi="Times New Roman" w:cs="Times New Roman"/>
          <w:bCs/>
          <w:sz w:val="24"/>
          <w:szCs w:val="24"/>
        </w:rPr>
        <w:t xml:space="preserve">the </w:t>
      </w:r>
      <w:r w:rsidR="0051369E">
        <w:rPr>
          <w:rFonts w:ascii="Times New Roman" w:hAnsi="Times New Roman" w:cs="Times New Roman"/>
          <w:bCs/>
          <w:sz w:val="24"/>
          <w:szCs w:val="24"/>
        </w:rPr>
        <w:t>prevalence of diarrhea through logistic regression require balanced data in terms of this factor</w:t>
      </w:r>
      <w:r w:rsidR="004B3BE9">
        <w:rPr>
          <w:rFonts w:ascii="Times New Roman" w:hAnsi="Times New Roman" w:cs="Times New Roman"/>
          <w:bCs/>
          <w:sz w:val="24"/>
          <w:szCs w:val="24"/>
        </w:rPr>
        <w:t xml:space="preserve"> or </w:t>
      </w:r>
      <w:r w:rsidR="00D419A7">
        <w:rPr>
          <w:rFonts w:ascii="Times New Roman" w:hAnsi="Times New Roman" w:cs="Times New Roman"/>
          <w:bCs/>
          <w:sz w:val="24"/>
          <w:szCs w:val="24"/>
        </w:rPr>
        <w:t>application of modified machine learning methods</w:t>
      </w:r>
      <w:r w:rsidR="0086433B">
        <w:rPr>
          <w:rFonts w:ascii="Times New Roman" w:hAnsi="Times New Roman" w:cs="Times New Roman"/>
          <w:bCs/>
          <w:sz w:val="24"/>
          <w:szCs w:val="24"/>
        </w:rPr>
        <w:t>.</w:t>
      </w:r>
    </w:p>
    <w:p w14:paraId="128363D8" w14:textId="42A6FE15" w:rsidR="000B7200" w:rsidRDefault="00015C91" w:rsidP="0063530A">
      <w:pPr>
        <w:spacing w:line="480" w:lineRule="auto"/>
        <w:rPr>
          <w:rFonts w:ascii="Times New Roman" w:hAnsi="Times New Roman" w:cs="Times New Roman"/>
          <w:b/>
          <w:sz w:val="24"/>
          <w:szCs w:val="24"/>
        </w:rPr>
      </w:pPr>
      <w:r>
        <w:rPr>
          <w:rFonts w:ascii="Times New Roman" w:hAnsi="Times New Roman" w:cs="Times New Roman"/>
          <w:b/>
          <w:sz w:val="24"/>
          <w:szCs w:val="24"/>
        </w:rPr>
        <w:t>Strengths and l</w:t>
      </w:r>
      <w:r w:rsidR="000B7200" w:rsidRPr="00D97196">
        <w:rPr>
          <w:rFonts w:ascii="Times New Roman" w:hAnsi="Times New Roman" w:cs="Times New Roman"/>
          <w:b/>
          <w:sz w:val="24"/>
          <w:szCs w:val="24"/>
        </w:rPr>
        <w:t>imitations:</w:t>
      </w:r>
    </w:p>
    <w:p w14:paraId="548010BC" w14:textId="638F0E9E" w:rsidR="0048224B" w:rsidRDefault="00DC185C" w:rsidP="0063530A">
      <w:pPr>
        <w:spacing w:line="480" w:lineRule="auto"/>
        <w:ind w:firstLine="72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MICS data</w:t>
      </w:r>
      <w:r w:rsidR="00632E8B">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w:t>
      </w:r>
      <w:r w:rsidR="00885BCC">
        <w:rPr>
          <w:rFonts w:ascii="Times New Roman" w:hAnsi="Times New Roman" w:cs="Times New Roman"/>
          <w:color w:val="222222"/>
          <w:sz w:val="24"/>
          <w:szCs w:val="24"/>
          <w:shd w:val="clear" w:color="auto" w:fill="FFFFFF"/>
        </w:rPr>
        <w:t>a</w:t>
      </w:r>
      <w:r w:rsidR="00885BCC" w:rsidRPr="00015C91">
        <w:rPr>
          <w:rFonts w:ascii="Times New Roman" w:hAnsi="Times New Roman" w:cs="Times New Roman"/>
          <w:color w:val="222222"/>
          <w:sz w:val="24"/>
          <w:szCs w:val="24"/>
          <w:shd w:val="clear" w:color="auto" w:fill="FFFFFF"/>
        </w:rPr>
        <w:t>ccording to our knowledge,</w:t>
      </w:r>
      <w:r w:rsidR="00885BCC">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 xml:space="preserve">known to be </w:t>
      </w:r>
      <w:r w:rsidR="0059640F">
        <w:rPr>
          <w:rFonts w:ascii="Times New Roman" w:hAnsi="Times New Roman" w:cs="Times New Roman"/>
          <w:color w:val="222222"/>
          <w:sz w:val="24"/>
          <w:szCs w:val="24"/>
          <w:shd w:val="clear" w:color="auto" w:fill="FFFFFF"/>
        </w:rPr>
        <w:t>perfectly comparable with Demographic Health Survey data</w:t>
      </w:r>
      <w:r w:rsidR="00632E8B">
        <w:rPr>
          <w:rFonts w:ascii="Times New Roman" w:hAnsi="Times New Roman" w:cs="Times New Roman"/>
          <w:color w:val="222222"/>
          <w:sz w:val="24"/>
          <w:szCs w:val="24"/>
          <w:shd w:val="clear" w:color="auto" w:fill="FFFFFF"/>
        </w:rPr>
        <w:t xml:space="preserve"> and used for global </w:t>
      </w:r>
      <w:r w:rsidR="0001488D">
        <w:rPr>
          <w:rFonts w:ascii="Times New Roman" w:hAnsi="Times New Roman" w:cs="Times New Roman"/>
          <w:color w:val="222222"/>
          <w:sz w:val="24"/>
          <w:szCs w:val="24"/>
          <w:shd w:val="clear" w:color="auto" w:fill="FFFFFF"/>
        </w:rPr>
        <w:t xml:space="preserve">statistics, were analyzed to fulfill the research purpose. </w:t>
      </w:r>
      <w:r w:rsidR="005F1478">
        <w:rPr>
          <w:rFonts w:ascii="Times New Roman" w:hAnsi="Times New Roman" w:cs="Times New Roman"/>
          <w:color w:val="222222"/>
          <w:sz w:val="24"/>
          <w:szCs w:val="24"/>
          <w:shd w:val="clear" w:color="auto" w:fill="FFFFFF"/>
        </w:rPr>
        <w:t xml:space="preserve">The findings of this study </w:t>
      </w:r>
      <w:r w:rsidR="009561E5">
        <w:rPr>
          <w:rFonts w:ascii="Times New Roman" w:hAnsi="Times New Roman" w:cs="Times New Roman"/>
          <w:color w:val="222222"/>
          <w:sz w:val="24"/>
          <w:szCs w:val="24"/>
          <w:shd w:val="clear" w:color="auto" w:fill="FFFFFF"/>
        </w:rPr>
        <w:t>represent</w:t>
      </w:r>
      <w:r w:rsidR="005E23AC">
        <w:rPr>
          <w:rFonts w:ascii="Times New Roman" w:hAnsi="Times New Roman" w:cs="Times New Roman"/>
          <w:color w:val="222222"/>
          <w:sz w:val="24"/>
          <w:szCs w:val="24"/>
          <w:shd w:val="clear" w:color="auto" w:fill="FFFFFF"/>
        </w:rPr>
        <w:t xml:space="preserve"> the scenario of under-five children </w:t>
      </w:r>
      <w:r w:rsidR="00AA1D45">
        <w:rPr>
          <w:rFonts w:ascii="Times New Roman" w:hAnsi="Times New Roman" w:cs="Times New Roman"/>
          <w:color w:val="222222"/>
          <w:sz w:val="24"/>
          <w:szCs w:val="24"/>
          <w:shd w:val="clear" w:color="auto" w:fill="FFFFFF"/>
        </w:rPr>
        <w:t xml:space="preserve">at the time of the survey years. </w:t>
      </w:r>
      <w:r w:rsidR="00973B9C">
        <w:rPr>
          <w:rFonts w:ascii="Times New Roman" w:hAnsi="Times New Roman" w:cs="Times New Roman"/>
          <w:color w:val="222222"/>
          <w:sz w:val="24"/>
          <w:szCs w:val="24"/>
          <w:shd w:val="clear" w:color="auto" w:fill="FFFFFF"/>
        </w:rPr>
        <w:t>S</w:t>
      </w:r>
      <w:r w:rsidR="00015C91" w:rsidRPr="00015C91">
        <w:rPr>
          <w:rFonts w:ascii="Times New Roman" w:hAnsi="Times New Roman" w:cs="Times New Roman"/>
          <w:color w:val="222222"/>
          <w:sz w:val="24"/>
          <w:szCs w:val="24"/>
          <w:shd w:val="clear" w:color="auto" w:fill="FFFFFF"/>
        </w:rPr>
        <w:t xml:space="preserve">everal variables </w:t>
      </w:r>
      <w:r w:rsidR="00973B9C">
        <w:rPr>
          <w:rFonts w:ascii="Times New Roman" w:hAnsi="Times New Roman" w:cs="Times New Roman"/>
          <w:color w:val="222222"/>
          <w:sz w:val="24"/>
          <w:szCs w:val="24"/>
          <w:shd w:val="clear" w:color="auto" w:fill="FFFFFF"/>
        </w:rPr>
        <w:t xml:space="preserve">were assessed during analysis </w:t>
      </w:r>
      <w:r w:rsidR="00442045">
        <w:rPr>
          <w:rFonts w:ascii="Times New Roman" w:hAnsi="Times New Roman" w:cs="Times New Roman"/>
          <w:color w:val="222222"/>
          <w:sz w:val="24"/>
          <w:szCs w:val="24"/>
          <w:shd w:val="clear" w:color="auto" w:fill="FFFFFF"/>
        </w:rPr>
        <w:t>which has chances of influencing diarrhea</w:t>
      </w:r>
      <w:r w:rsidR="00015C91" w:rsidRPr="00015C91">
        <w:rPr>
          <w:rFonts w:ascii="Times New Roman" w:hAnsi="Times New Roman" w:cs="Times New Roman"/>
          <w:color w:val="222222"/>
          <w:sz w:val="24"/>
          <w:szCs w:val="24"/>
          <w:shd w:val="clear" w:color="auto" w:fill="FFFFFF"/>
        </w:rPr>
        <w:t xml:space="preserve">. Despite these benefits, there were a few </w:t>
      </w:r>
      <w:r w:rsidR="00015C91">
        <w:rPr>
          <w:rFonts w:ascii="Times New Roman" w:hAnsi="Times New Roman" w:cs="Times New Roman"/>
          <w:color w:val="222222"/>
          <w:sz w:val="24"/>
          <w:szCs w:val="24"/>
          <w:shd w:val="clear" w:color="auto" w:fill="FFFFFF"/>
        </w:rPr>
        <w:t>flaws</w:t>
      </w:r>
      <w:r w:rsidR="00015C91" w:rsidRPr="00015C91">
        <w:rPr>
          <w:rFonts w:ascii="Times New Roman" w:hAnsi="Times New Roman" w:cs="Times New Roman"/>
          <w:color w:val="222222"/>
          <w:sz w:val="24"/>
          <w:szCs w:val="24"/>
          <w:shd w:val="clear" w:color="auto" w:fill="FFFFFF"/>
        </w:rPr>
        <w:t xml:space="preserve"> with our research. </w:t>
      </w:r>
      <w:r w:rsidR="00D0322B">
        <w:rPr>
          <w:rFonts w:ascii="Times New Roman" w:hAnsi="Times New Roman" w:cs="Times New Roman"/>
          <w:color w:val="222222"/>
          <w:sz w:val="24"/>
          <w:szCs w:val="24"/>
          <w:shd w:val="clear" w:color="auto" w:fill="FFFFFF"/>
        </w:rPr>
        <w:t xml:space="preserve">There was </w:t>
      </w:r>
      <w:r w:rsidR="00015C91" w:rsidRPr="00015C91">
        <w:rPr>
          <w:rFonts w:ascii="Times New Roman" w:hAnsi="Times New Roman" w:cs="Times New Roman"/>
          <w:color w:val="222222"/>
          <w:sz w:val="24"/>
          <w:szCs w:val="24"/>
          <w:shd w:val="clear" w:color="auto" w:fill="FFFFFF"/>
        </w:rPr>
        <w:t xml:space="preserve">no control over </w:t>
      </w:r>
      <w:r w:rsidR="00E119A9">
        <w:rPr>
          <w:rFonts w:ascii="Times New Roman" w:hAnsi="Times New Roman" w:cs="Times New Roman"/>
          <w:color w:val="222222"/>
          <w:sz w:val="24"/>
          <w:szCs w:val="24"/>
          <w:shd w:val="clear" w:color="auto" w:fill="FFFFFF"/>
        </w:rPr>
        <w:t>the definition of variables and their measurement scales and criteria</w:t>
      </w:r>
      <w:r w:rsidR="00015C91" w:rsidRPr="00015C91">
        <w:rPr>
          <w:rFonts w:ascii="Times New Roman" w:hAnsi="Times New Roman" w:cs="Times New Roman"/>
          <w:color w:val="222222"/>
          <w:sz w:val="24"/>
          <w:szCs w:val="24"/>
          <w:shd w:val="clear" w:color="auto" w:fill="FFFFFF"/>
        </w:rPr>
        <w:t>. Additionally, the survey was conducted in 2006, 2012, and 2019. Therefore, the d</w:t>
      </w:r>
      <w:r w:rsidR="00015C91">
        <w:rPr>
          <w:rFonts w:ascii="Times New Roman" w:hAnsi="Times New Roman" w:cs="Times New Roman"/>
          <w:color w:val="222222"/>
          <w:sz w:val="24"/>
          <w:szCs w:val="24"/>
          <w:shd w:val="clear" w:color="auto" w:fill="FFFFFF"/>
        </w:rPr>
        <w:t>iarrheal</w:t>
      </w:r>
      <w:r w:rsidR="00015C91" w:rsidRPr="00015C91">
        <w:rPr>
          <w:rFonts w:ascii="Times New Roman" w:hAnsi="Times New Roman" w:cs="Times New Roman"/>
          <w:color w:val="222222"/>
          <w:sz w:val="24"/>
          <w:szCs w:val="24"/>
          <w:shd w:val="clear" w:color="auto" w:fill="FFFFFF"/>
        </w:rPr>
        <w:t xml:space="preserve"> status may have changed since the survey's midpoint or at that time.</w:t>
      </w:r>
      <w:r w:rsidR="00015C91">
        <w:rPr>
          <w:rFonts w:ascii="Times New Roman" w:hAnsi="Times New Roman" w:cs="Times New Roman"/>
          <w:color w:val="222222"/>
          <w:sz w:val="24"/>
          <w:szCs w:val="24"/>
          <w:shd w:val="clear" w:color="auto" w:fill="FFFFFF"/>
        </w:rPr>
        <w:t xml:space="preserve"> </w:t>
      </w:r>
      <w:r w:rsidR="00900B5B" w:rsidRPr="00F411AC">
        <w:rPr>
          <w:rFonts w:ascii="Times New Roman" w:hAnsi="Times New Roman" w:cs="Times New Roman"/>
          <w:color w:val="222222"/>
          <w:sz w:val="24"/>
          <w:szCs w:val="24"/>
          <w:shd w:val="clear" w:color="auto" w:fill="FFFFFF"/>
        </w:rPr>
        <w:t xml:space="preserve">In addition, information about children's food habits also needed to be given. Furthermore, the cross-sectional data </w:t>
      </w:r>
      <w:r w:rsidR="003827AC">
        <w:rPr>
          <w:rFonts w:ascii="Times New Roman" w:hAnsi="Times New Roman" w:cs="Times New Roman"/>
          <w:color w:val="222222"/>
          <w:sz w:val="24"/>
          <w:szCs w:val="24"/>
          <w:shd w:val="clear" w:color="auto" w:fill="FFFFFF"/>
        </w:rPr>
        <w:t xml:space="preserve">only </w:t>
      </w:r>
      <w:r w:rsidR="00050EFF">
        <w:rPr>
          <w:rFonts w:ascii="Times New Roman" w:hAnsi="Times New Roman" w:cs="Times New Roman"/>
          <w:color w:val="222222"/>
          <w:sz w:val="24"/>
          <w:szCs w:val="24"/>
          <w:shd w:val="clear" w:color="auto" w:fill="FFFFFF"/>
        </w:rPr>
        <w:t>provide the power to analyze the association of</w:t>
      </w:r>
      <w:r w:rsidR="00900B5B" w:rsidRPr="00F411AC">
        <w:rPr>
          <w:rFonts w:ascii="Times New Roman" w:hAnsi="Times New Roman" w:cs="Times New Roman"/>
          <w:color w:val="222222"/>
          <w:sz w:val="24"/>
          <w:szCs w:val="24"/>
          <w:shd w:val="clear" w:color="auto" w:fill="FFFFFF"/>
        </w:rPr>
        <w:t xml:space="preserve"> the </w:t>
      </w:r>
      <w:r w:rsidR="00050EFF">
        <w:rPr>
          <w:rFonts w:ascii="Times New Roman" w:hAnsi="Times New Roman" w:cs="Times New Roman"/>
          <w:color w:val="222222"/>
          <w:sz w:val="24"/>
          <w:szCs w:val="24"/>
          <w:shd w:val="clear" w:color="auto" w:fill="FFFFFF"/>
        </w:rPr>
        <w:t xml:space="preserve">factors with </w:t>
      </w:r>
      <w:r w:rsidR="00900B5B" w:rsidRPr="00F411AC">
        <w:rPr>
          <w:rFonts w:ascii="Times New Roman" w:hAnsi="Times New Roman" w:cs="Times New Roman"/>
          <w:color w:val="222222"/>
          <w:sz w:val="24"/>
          <w:szCs w:val="24"/>
          <w:shd w:val="clear" w:color="auto" w:fill="FFFFFF"/>
        </w:rPr>
        <w:t>the outcome variables. More information was needed about mothers' health</w:t>
      </w:r>
      <w:r w:rsidR="00015C91">
        <w:rPr>
          <w:rFonts w:ascii="Times New Roman" w:hAnsi="Times New Roman" w:cs="Times New Roman"/>
          <w:color w:val="222222"/>
          <w:sz w:val="24"/>
          <w:szCs w:val="24"/>
          <w:shd w:val="clear" w:color="auto" w:fill="FFFFFF"/>
        </w:rPr>
        <w:t xml:space="preserve"> to </w:t>
      </w:r>
      <w:r w:rsidR="00771B06">
        <w:rPr>
          <w:rFonts w:ascii="Times New Roman" w:hAnsi="Times New Roman" w:cs="Times New Roman"/>
          <w:color w:val="222222"/>
          <w:sz w:val="24"/>
          <w:szCs w:val="24"/>
          <w:shd w:val="clear" w:color="auto" w:fill="FFFFFF"/>
        </w:rPr>
        <w:t>depict</w:t>
      </w:r>
      <w:r w:rsidR="00015C91">
        <w:rPr>
          <w:rFonts w:ascii="Times New Roman" w:hAnsi="Times New Roman" w:cs="Times New Roman"/>
          <w:color w:val="222222"/>
          <w:sz w:val="24"/>
          <w:szCs w:val="24"/>
          <w:shd w:val="clear" w:color="auto" w:fill="FFFFFF"/>
        </w:rPr>
        <w:t xml:space="preserve"> the</w:t>
      </w:r>
      <w:r w:rsidR="00771B06">
        <w:rPr>
          <w:rFonts w:ascii="Times New Roman" w:hAnsi="Times New Roman" w:cs="Times New Roman"/>
          <w:color w:val="222222"/>
          <w:sz w:val="24"/>
          <w:szCs w:val="24"/>
          <w:shd w:val="clear" w:color="auto" w:fill="FFFFFF"/>
        </w:rPr>
        <w:t xml:space="preserve"> actual picture.</w:t>
      </w:r>
    </w:p>
    <w:p w14:paraId="7CB3C9F7" w14:textId="5D011ABB" w:rsidR="00771B06" w:rsidRDefault="00771B06" w:rsidP="0063530A">
      <w:pPr>
        <w:spacing w:line="480" w:lineRule="auto"/>
        <w:rPr>
          <w:rFonts w:ascii="Times New Roman" w:hAnsi="Times New Roman" w:cs="Times New Roman"/>
          <w:color w:val="222222"/>
          <w:sz w:val="24"/>
          <w:szCs w:val="24"/>
          <w:shd w:val="clear" w:color="auto" w:fill="FFFFFF"/>
        </w:rPr>
      </w:pPr>
      <w:r w:rsidRPr="00771B06">
        <w:rPr>
          <w:rFonts w:ascii="Times New Roman" w:hAnsi="Times New Roman" w:cs="Times New Roman"/>
          <w:b/>
          <w:bCs/>
          <w:color w:val="222222"/>
          <w:sz w:val="24"/>
          <w:szCs w:val="24"/>
          <w:shd w:val="clear" w:color="auto" w:fill="FFFFFF"/>
        </w:rPr>
        <w:t>Recommendations:</w:t>
      </w:r>
    </w:p>
    <w:p w14:paraId="6B2844BC" w14:textId="710AB0F4" w:rsidR="00926A35" w:rsidRDefault="00926A35" w:rsidP="0063530A">
      <w:pPr>
        <w:spacing w:line="480" w:lineRule="auto"/>
        <w:ind w:firstLine="720"/>
        <w:rPr>
          <w:rFonts w:ascii="Times New Roman" w:hAnsi="Times New Roman" w:cs="Times New Roman"/>
          <w:color w:val="222222"/>
          <w:sz w:val="24"/>
          <w:szCs w:val="24"/>
          <w:shd w:val="clear" w:color="auto" w:fill="FFFFFF"/>
        </w:rPr>
      </w:pPr>
      <w:r w:rsidRPr="00926A35">
        <w:rPr>
          <w:rFonts w:ascii="Times New Roman" w:hAnsi="Times New Roman" w:cs="Times New Roman"/>
          <w:color w:val="222222"/>
          <w:sz w:val="24"/>
          <w:szCs w:val="24"/>
          <w:shd w:val="clear" w:color="auto" w:fill="FFFFFF"/>
        </w:rPr>
        <w:t xml:space="preserve">Governments, international organizations, non-governmental organizations, and public health professionals should consider the results of this study when making decisions about how to improve </w:t>
      </w:r>
      <w:r w:rsidR="0022631E">
        <w:rPr>
          <w:rFonts w:ascii="Times New Roman" w:hAnsi="Times New Roman" w:cs="Times New Roman"/>
          <w:color w:val="222222"/>
          <w:sz w:val="24"/>
          <w:szCs w:val="24"/>
          <w:shd w:val="clear" w:color="auto" w:fill="FFFFFF"/>
        </w:rPr>
        <w:t>child</w:t>
      </w:r>
      <w:r w:rsidR="0022631E" w:rsidRPr="00926A35">
        <w:rPr>
          <w:rFonts w:ascii="Times New Roman" w:hAnsi="Times New Roman" w:cs="Times New Roman"/>
          <w:color w:val="222222"/>
          <w:sz w:val="24"/>
          <w:szCs w:val="24"/>
          <w:shd w:val="clear" w:color="auto" w:fill="FFFFFF"/>
        </w:rPr>
        <w:t xml:space="preserve"> </w:t>
      </w:r>
      <w:r w:rsidRPr="00926A35">
        <w:rPr>
          <w:rFonts w:ascii="Times New Roman" w:hAnsi="Times New Roman" w:cs="Times New Roman"/>
          <w:color w:val="222222"/>
          <w:sz w:val="24"/>
          <w:szCs w:val="24"/>
          <w:shd w:val="clear" w:color="auto" w:fill="FFFFFF"/>
        </w:rPr>
        <w:t>health over time and stop diarrhea</w:t>
      </w:r>
      <w:r w:rsidR="0022631E">
        <w:rPr>
          <w:rFonts w:ascii="Times New Roman" w:hAnsi="Times New Roman" w:cs="Times New Roman"/>
          <w:color w:val="222222"/>
          <w:sz w:val="24"/>
          <w:szCs w:val="24"/>
          <w:shd w:val="clear" w:color="auto" w:fill="FFFFFF"/>
        </w:rPr>
        <w:t xml:space="preserve"> </w:t>
      </w:r>
      <w:r w:rsidRPr="00926A35">
        <w:rPr>
          <w:rFonts w:ascii="Times New Roman" w:hAnsi="Times New Roman" w:cs="Times New Roman"/>
          <w:color w:val="222222"/>
          <w:sz w:val="24"/>
          <w:szCs w:val="24"/>
          <w:shd w:val="clear" w:color="auto" w:fill="FFFFFF"/>
        </w:rPr>
        <w:t>in Bangladesh</w:t>
      </w:r>
      <w:ins w:id="100" w:author="Akter, Farzana" w:date="2023-02-13T15:40:00Z">
        <w:r w:rsidR="00A20F32">
          <w:rPr>
            <w:rFonts w:ascii="Times New Roman" w:hAnsi="Times New Roman" w:cs="Times New Roman"/>
            <w:color w:val="222222"/>
            <w:sz w:val="24"/>
            <w:szCs w:val="24"/>
            <w:shd w:val="clear" w:color="auto" w:fill="FFFFFF"/>
          </w:rPr>
          <w:t>.</w:t>
        </w:r>
        <w:r w:rsidR="00A20F32" w:rsidRPr="00A20F32">
          <w:rPr>
            <w:rFonts w:ascii="Times New Roman" w:hAnsi="Times New Roman" w:cs="Times New Roman"/>
            <w:sz w:val="24"/>
            <w:szCs w:val="24"/>
          </w:rPr>
          <w:t xml:space="preserve"> </w:t>
        </w:r>
      </w:ins>
      <w:moveToRangeStart w:id="101" w:author="Akter, Farzana" w:date="2023-02-13T15:40:00Z" w:name="move127195216"/>
      <w:commentRangeStart w:id="102"/>
      <w:moveTo w:id="103" w:author="Akter, Farzana" w:date="2023-02-13T15:40:00Z">
        <w:r w:rsidR="00A20F32" w:rsidRPr="00D97196">
          <w:rPr>
            <w:rFonts w:ascii="Times New Roman" w:hAnsi="Times New Roman" w:cs="Times New Roman"/>
            <w:sz w:val="24"/>
            <w:szCs w:val="24"/>
          </w:rPr>
          <w:t xml:space="preserve">Hopefully, this study will help </w:t>
        </w:r>
        <w:del w:id="104" w:author="Akter, Farzana" w:date="2023-02-13T15:41:00Z">
          <w:r w:rsidR="00A20F32" w:rsidRPr="00D97196" w:rsidDel="00A20F32">
            <w:rPr>
              <w:rFonts w:ascii="Times New Roman" w:hAnsi="Times New Roman" w:cs="Times New Roman"/>
              <w:sz w:val="24"/>
              <w:szCs w:val="24"/>
            </w:rPr>
            <w:delText>policy makers</w:delText>
          </w:r>
        </w:del>
      </w:moveTo>
      <w:ins w:id="105" w:author="Akter, Farzana" w:date="2023-02-13T16:12:00Z">
        <w:r w:rsidR="0035076B">
          <w:rPr>
            <w:rFonts w:ascii="Times New Roman" w:hAnsi="Times New Roman" w:cs="Times New Roman"/>
            <w:sz w:val="24"/>
            <w:szCs w:val="24"/>
          </w:rPr>
          <w:t>policymakers</w:t>
        </w:r>
      </w:ins>
      <w:moveTo w:id="106" w:author="Akter, Farzana" w:date="2023-02-13T15:40:00Z">
        <w:r w:rsidR="00A20F32" w:rsidRPr="00D97196">
          <w:rPr>
            <w:rFonts w:ascii="Times New Roman" w:hAnsi="Times New Roman" w:cs="Times New Roman"/>
            <w:sz w:val="24"/>
            <w:szCs w:val="24"/>
          </w:rPr>
          <w:t xml:space="preserve"> to focus on interventions that are feasible and can be implemented to reduce the risk</w:t>
        </w:r>
        <w:commentRangeEnd w:id="102"/>
        <w:r w:rsidR="00A20F32">
          <w:rPr>
            <w:rStyle w:val="CommentReference"/>
          </w:rPr>
          <w:commentReference w:id="102"/>
        </w:r>
        <w:r w:rsidR="00A20F32" w:rsidRPr="00D97196">
          <w:rPr>
            <w:rFonts w:ascii="Times New Roman" w:hAnsi="Times New Roman" w:cs="Times New Roman"/>
            <w:sz w:val="24"/>
            <w:szCs w:val="24"/>
          </w:rPr>
          <w:t>.</w:t>
        </w:r>
        <w:commentRangeStart w:id="107"/>
        <w:commentRangeEnd w:id="107"/>
        <w:r w:rsidR="00A20F32">
          <w:rPr>
            <w:rStyle w:val="CommentReference"/>
          </w:rPr>
          <w:commentReference w:id="107"/>
        </w:r>
      </w:moveTo>
      <w:moveToRangeEnd w:id="101"/>
      <w:del w:id="108" w:author="Akter, Farzana" w:date="2023-02-13T15:41:00Z">
        <w:r w:rsidRPr="00926A35" w:rsidDel="00A20F32">
          <w:rPr>
            <w:rFonts w:ascii="Times New Roman" w:hAnsi="Times New Roman" w:cs="Times New Roman"/>
            <w:color w:val="222222"/>
            <w:sz w:val="24"/>
            <w:szCs w:val="24"/>
            <w:shd w:val="clear" w:color="auto" w:fill="FFFFFF"/>
          </w:rPr>
          <w:delText>.</w:delText>
        </w:r>
      </w:del>
      <w:r w:rsidRPr="00926A35">
        <w:rPr>
          <w:rFonts w:ascii="Times New Roman" w:hAnsi="Times New Roman" w:cs="Times New Roman"/>
          <w:color w:val="222222"/>
          <w:sz w:val="24"/>
          <w:szCs w:val="24"/>
          <w:shd w:val="clear" w:color="auto" w:fill="FFFFFF"/>
        </w:rPr>
        <w:t xml:space="preserve"> Beyond the usual development standards, expanding nutrition and direct diarrhea interventions, water, sanitation, and hygiene (WASH), and basic sanitation practices like handwashing with soap can reduce the </w:t>
      </w:r>
      <w:r w:rsidR="00C04385">
        <w:rPr>
          <w:rFonts w:ascii="Times New Roman" w:hAnsi="Times New Roman" w:cs="Times New Roman"/>
          <w:color w:val="222222"/>
          <w:sz w:val="24"/>
          <w:szCs w:val="24"/>
          <w:shd w:val="clear" w:color="auto" w:fill="FFFFFF"/>
        </w:rPr>
        <w:t>rate of childhood diarrhea</w:t>
      </w:r>
      <w:r w:rsidRPr="00926A35">
        <w:rPr>
          <w:rFonts w:ascii="Times New Roman" w:hAnsi="Times New Roman" w:cs="Times New Roman"/>
          <w:color w:val="222222"/>
          <w:sz w:val="24"/>
          <w:szCs w:val="24"/>
          <w:shd w:val="clear" w:color="auto" w:fill="FFFFFF"/>
        </w:rPr>
        <w:t xml:space="preserve">. </w:t>
      </w:r>
      <w:r w:rsidR="000508B4">
        <w:rPr>
          <w:rFonts w:ascii="Times New Roman" w:hAnsi="Times New Roman" w:cs="Times New Roman"/>
          <w:color w:val="222222"/>
          <w:sz w:val="24"/>
          <w:szCs w:val="24"/>
          <w:shd w:val="clear" w:color="auto" w:fill="FFFFFF"/>
        </w:rPr>
        <w:t>I</w:t>
      </w:r>
      <w:r w:rsidRPr="00926A35">
        <w:rPr>
          <w:rFonts w:ascii="Times New Roman" w:hAnsi="Times New Roman" w:cs="Times New Roman"/>
          <w:color w:val="222222"/>
          <w:sz w:val="24"/>
          <w:szCs w:val="24"/>
          <w:shd w:val="clear" w:color="auto" w:fill="FFFFFF"/>
        </w:rPr>
        <w:t>mplementing these measures</w:t>
      </w:r>
      <w:r w:rsidR="000508B4">
        <w:rPr>
          <w:rFonts w:ascii="Times New Roman" w:hAnsi="Times New Roman" w:cs="Times New Roman"/>
          <w:color w:val="222222"/>
          <w:sz w:val="24"/>
          <w:szCs w:val="24"/>
          <w:shd w:val="clear" w:color="auto" w:fill="FFFFFF"/>
        </w:rPr>
        <w:t xml:space="preserve"> </w:t>
      </w:r>
      <w:r w:rsidR="000508B4">
        <w:rPr>
          <w:rFonts w:ascii="Times New Roman" w:hAnsi="Times New Roman" w:cs="Times New Roman"/>
          <w:color w:val="222222"/>
          <w:sz w:val="24"/>
          <w:szCs w:val="24"/>
          <w:shd w:val="clear" w:color="auto" w:fill="FFFFFF"/>
        </w:rPr>
        <w:lastRenderedPageBreak/>
        <w:t>can also reduce hospital burden</w:t>
      </w:r>
      <w:r w:rsidRPr="00926A35">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w:t>
      </w:r>
      <w:r w:rsidRPr="00926A35">
        <w:rPr>
          <w:rFonts w:ascii="Times New Roman" w:hAnsi="Times New Roman" w:cs="Times New Roman"/>
          <w:color w:val="222222"/>
          <w:sz w:val="24"/>
          <w:szCs w:val="24"/>
          <w:shd w:val="clear" w:color="auto" w:fill="FFFFFF"/>
        </w:rPr>
        <w:t xml:space="preserve">Additionally, efforts should be reassessed and stepped up to improve sanitary infrastructure, personal and food hygiene, and home waste management. Another choice, though pricy, is the creation and widespread distribution of vaccinations against Bangladesh's most prevalent diarrheagenic </w:t>
      </w:r>
      <w:r>
        <w:rPr>
          <w:rFonts w:ascii="Times New Roman" w:hAnsi="Times New Roman" w:cs="Times New Roman"/>
          <w:color w:val="222222"/>
          <w:sz w:val="24"/>
          <w:szCs w:val="24"/>
          <w:shd w:val="clear" w:color="auto" w:fill="FFFFFF"/>
        </w:rPr>
        <w:t>pathogens</w:t>
      </w:r>
      <w:r w:rsidRPr="00926A35">
        <w:rPr>
          <w:rFonts w:ascii="Times New Roman" w:hAnsi="Times New Roman" w:cs="Times New Roman"/>
          <w:color w:val="222222"/>
          <w:sz w:val="24"/>
          <w:szCs w:val="24"/>
          <w:shd w:val="clear" w:color="auto" w:fill="FFFFFF"/>
        </w:rPr>
        <w:t xml:space="preserve">. Clinicians and caregivers may be better equipped to intervene when an illness is still in its early stages if they are able to identify children </w:t>
      </w:r>
      <w:r w:rsidR="008F3EF5">
        <w:rPr>
          <w:rFonts w:ascii="Times New Roman" w:hAnsi="Times New Roman" w:cs="Times New Roman"/>
          <w:color w:val="222222"/>
          <w:sz w:val="24"/>
          <w:szCs w:val="24"/>
          <w:shd w:val="clear" w:color="auto" w:fill="FFFFFF"/>
        </w:rPr>
        <w:t>becoming</w:t>
      </w:r>
      <w:r w:rsidR="000776B2">
        <w:rPr>
          <w:rFonts w:ascii="Times New Roman" w:hAnsi="Times New Roman" w:cs="Times New Roman"/>
          <w:color w:val="222222"/>
          <w:sz w:val="24"/>
          <w:szCs w:val="24"/>
          <w:shd w:val="clear" w:color="auto" w:fill="FFFFFF"/>
        </w:rPr>
        <w:t xml:space="preserve"> extremely</w:t>
      </w:r>
      <w:r w:rsidRPr="00926A35">
        <w:rPr>
          <w:rFonts w:ascii="Times New Roman" w:hAnsi="Times New Roman" w:cs="Times New Roman"/>
          <w:color w:val="222222"/>
          <w:sz w:val="24"/>
          <w:szCs w:val="24"/>
          <w:shd w:val="clear" w:color="auto" w:fill="FFFFFF"/>
        </w:rPr>
        <w:t xml:space="preserve"> dehydrated.</w:t>
      </w:r>
    </w:p>
    <w:p w14:paraId="79F9A2C0" w14:textId="332D47CD" w:rsidR="00275578" w:rsidRPr="00D97196" w:rsidRDefault="00275578" w:rsidP="0063530A">
      <w:pPr>
        <w:spacing w:line="480" w:lineRule="auto"/>
        <w:rPr>
          <w:rFonts w:ascii="Times New Roman" w:hAnsi="Times New Roman" w:cs="Times New Roman"/>
          <w:b/>
          <w:sz w:val="24"/>
          <w:szCs w:val="24"/>
        </w:rPr>
      </w:pPr>
      <w:r w:rsidRPr="00D97196">
        <w:rPr>
          <w:rFonts w:ascii="Times New Roman" w:hAnsi="Times New Roman" w:cs="Times New Roman"/>
          <w:b/>
          <w:sz w:val="24"/>
          <w:szCs w:val="24"/>
        </w:rPr>
        <w:t>Conclusion:</w:t>
      </w:r>
    </w:p>
    <w:p w14:paraId="7D1C3D16" w14:textId="1F9AC46A" w:rsidR="00275578" w:rsidRPr="00D97196" w:rsidRDefault="00926A35" w:rsidP="0063530A">
      <w:pPr>
        <w:spacing w:line="480" w:lineRule="auto"/>
        <w:ind w:firstLine="720"/>
        <w:rPr>
          <w:rFonts w:ascii="Times New Roman" w:hAnsi="Times New Roman" w:cs="Times New Roman"/>
          <w:b/>
          <w:sz w:val="24"/>
          <w:szCs w:val="24"/>
        </w:rPr>
      </w:pPr>
      <w:r w:rsidRPr="00926A35">
        <w:rPr>
          <w:rFonts w:ascii="Times New Roman" w:hAnsi="Times New Roman" w:cs="Times New Roman"/>
          <w:bCs/>
          <w:sz w:val="24"/>
          <w:szCs w:val="24"/>
        </w:rPr>
        <w:t xml:space="preserve">Our study </w:t>
      </w:r>
      <w:r w:rsidR="00986F74">
        <w:rPr>
          <w:rFonts w:ascii="Times New Roman" w:hAnsi="Times New Roman" w:cs="Times New Roman"/>
          <w:bCs/>
          <w:sz w:val="24"/>
          <w:szCs w:val="24"/>
        </w:rPr>
        <w:t>shows</w:t>
      </w:r>
      <w:r w:rsidRPr="00926A35">
        <w:rPr>
          <w:rFonts w:ascii="Times New Roman" w:hAnsi="Times New Roman" w:cs="Times New Roman"/>
          <w:bCs/>
          <w:sz w:val="24"/>
          <w:szCs w:val="24"/>
        </w:rPr>
        <w:t xml:space="preserve"> that factors such as age of the child, underweight, division, wealth </w:t>
      </w:r>
      <w:r w:rsidR="008C2DCB">
        <w:rPr>
          <w:rFonts w:ascii="Times New Roman" w:hAnsi="Times New Roman" w:cs="Times New Roman"/>
          <w:bCs/>
          <w:sz w:val="24"/>
          <w:szCs w:val="24"/>
        </w:rPr>
        <w:t>status</w:t>
      </w:r>
      <w:r w:rsidRPr="00926A35">
        <w:rPr>
          <w:rFonts w:ascii="Times New Roman" w:hAnsi="Times New Roman" w:cs="Times New Roman"/>
          <w:bCs/>
          <w:sz w:val="24"/>
          <w:szCs w:val="24"/>
        </w:rPr>
        <w:t xml:space="preserve">, religion, shared toilet facilities, </w:t>
      </w:r>
      <w:r w:rsidR="008C2DCB">
        <w:rPr>
          <w:rFonts w:ascii="Times New Roman" w:hAnsi="Times New Roman" w:cs="Times New Roman"/>
          <w:bCs/>
          <w:sz w:val="24"/>
          <w:szCs w:val="24"/>
        </w:rPr>
        <w:t xml:space="preserve">and </w:t>
      </w:r>
      <w:r w:rsidRPr="00926A35">
        <w:rPr>
          <w:rFonts w:ascii="Times New Roman" w:hAnsi="Times New Roman" w:cs="Times New Roman"/>
          <w:bCs/>
          <w:sz w:val="24"/>
          <w:szCs w:val="24"/>
        </w:rPr>
        <w:t xml:space="preserve">toilet facility type significantly </w:t>
      </w:r>
      <w:r w:rsidR="00510BE8">
        <w:rPr>
          <w:rFonts w:ascii="Times New Roman" w:hAnsi="Times New Roman" w:cs="Times New Roman"/>
          <w:bCs/>
          <w:sz w:val="24"/>
          <w:szCs w:val="24"/>
        </w:rPr>
        <w:t>influence</w:t>
      </w:r>
      <w:r w:rsidR="000D5CFE">
        <w:rPr>
          <w:rFonts w:ascii="Times New Roman" w:hAnsi="Times New Roman" w:cs="Times New Roman"/>
          <w:bCs/>
          <w:sz w:val="24"/>
          <w:szCs w:val="24"/>
        </w:rPr>
        <w:t>d</w:t>
      </w:r>
      <w:r w:rsidRPr="00926A35">
        <w:rPr>
          <w:rFonts w:ascii="Times New Roman" w:hAnsi="Times New Roman" w:cs="Times New Roman"/>
          <w:bCs/>
          <w:sz w:val="24"/>
          <w:szCs w:val="24"/>
        </w:rPr>
        <w:t xml:space="preserve"> </w:t>
      </w:r>
      <w:r w:rsidR="001501F4">
        <w:rPr>
          <w:rFonts w:ascii="Times New Roman" w:hAnsi="Times New Roman" w:cs="Times New Roman"/>
          <w:bCs/>
          <w:sz w:val="24"/>
          <w:szCs w:val="24"/>
        </w:rPr>
        <w:t>the chance of having</w:t>
      </w:r>
      <w:r w:rsidRPr="00926A35">
        <w:rPr>
          <w:rFonts w:ascii="Times New Roman" w:hAnsi="Times New Roman" w:cs="Times New Roman"/>
          <w:bCs/>
          <w:sz w:val="24"/>
          <w:szCs w:val="24"/>
        </w:rPr>
        <w:t xml:space="preserve"> diarrhea among </w:t>
      </w:r>
      <w:r w:rsidR="000D6248">
        <w:rPr>
          <w:rFonts w:ascii="Times New Roman" w:hAnsi="Times New Roman" w:cs="Times New Roman"/>
          <w:bCs/>
          <w:sz w:val="24"/>
          <w:szCs w:val="24"/>
        </w:rPr>
        <w:t xml:space="preserve">0-5 years old </w:t>
      </w:r>
      <w:r w:rsidRPr="00926A35">
        <w:rPr>
          <w:rFonts w:ascii="Times New Roman" w:hAnsi="Times New Roman" w:cs="Times New Roman"/>
          <w:bCs/>
          <w:sz w:val="24"/>
          <w:szCs w:val="24"/>
        </w:rPr>
        <w:t xml:space="preserve">children in Bangladesh. </w:t>
      </w:r>
      <w:r w:rsidR="00540B16">
        <w:rPr>
          <w:rFonts w:ascii="Times New Roman" w:hAnsi="Times New Roman" w:cs="Times New Roman"/>
          <w:bCs/>
          <w:sz w:val="24"/>
          <w:szCs w:val="24"/>
        </w:rPr>
        <w:t>Y</w:t>
      </w:r>
      <w:r w:rsidRPr="00926A35">
        <w:rPr>
          <w:rFonts w:ascii="Times New Roman" w:hAnsi="Times New Roman" w:cs="Times New Roman"/>
          <w:bCs/>
          <w:sz w:val="24"/>
          <w:szCs w:val="24"/>
        </w:rPr>
        <w:t>oung</w:t>
      </w:r>
      <w:r w:rsidR="00540B16">
        <w:rPr>
          <w:rFonts w:ascii="Times New Roman" w:hAnsi="Times New Roman" w:cs="Times New Roman"/>
          <w:bCs/>
          <w:sz w:val="24"/>
          <w:szCs w:val="24"/>
        </w:rPr>
        <w:t>er</w:t>
      </w:r>
      <w:r w:rsidRPr="00926A35">
        <w:rPr>
          <w:rFonts w:ascii="Times New Roman" w:hAnsi="Times New Roman" w:cs="Times New Roman"/>
          <w:bCs/>
          <w:sz w:val="24"/>
          <w:szCs w:val="24"/>
        </w:rPr>
        <w:t xml:space="preserve"> children, primarily those between the ages of 12 and 23 months,</w:t>
      </w:r>
      <w:r w:rsidR="0099356E">
        <w:rPr>
          <w:rFonts w:ascii="Times New Roman" w:hAnsi="Times New Roman" w:cs="Times New Roman"/>
          <w:bCs/>
          <w:sz w:val="24"/>
          <w:szCs w:val="24"/>
        </w:rPr>
        <w:t xml:space="preserve"> </w:t>
      </w:r>
      <w:r w:rsidRPr="00926A35">
        <w:rPr>
          <w:rFonts w:ascii="Times New Roman" w:hAnsi="Times New Roman" w:cs="Times New Roman"/>
          <w:bCs/>
          <w:sz w:val="24"/>
          <w:szCs w:val="24"/>
        </w:rPr>
        <w:t>underweight children, children from the poorest households and households with inadequate sanitation facilities</w:t>
      </w:r>
      <w:r w:rsidR="007863CA">
        <w:rPr>
          <w:rFonts w:ascii="Times New Roman" w:hAnsi="Times New Roman" w:cs="Times New Roman"/>
          <w:bCs/>
          <w:sz w:val="24"/>
          <w:szCs w:val="24"/>
        </w:rPr>
        <w:t xml:space="preserve"> </w:t>
      </w:r>
      <w:r w:rsidR="00573229" w:rsidRPr="00573229">
        <w:rPr>
          <w:rFonts w:ascii="Times New Roman" w:hAnsi="Times New Roman" w:cs="Times New Roman"/>
          <w:bCs/>
          <w:sz w:val="24"/>
          <w:szCs w:val="24"/>
        </w:rPr>
        <w:t>had higher chance of having diarrhea</w:t>
      </w:r>
      <w:r w:rsidRPr="00926A35">
        <w:rPr>
          <w:rFonts w:ascii="Times New Roman" w:hAnsi="Times New Roman" w:cs="Times New Roman"/>
          <w:bCs/>
          <w:sz w:val="24"/>
          <w:szCs w:val="24"/>
        </w:rPr>
        <w:t>.</w:t>
      </w:r>
      <w:r w:rsidR="00E25535">
        <w:rPr>
          <w:rFonts w:ascii="Times New Roman" w:hAnsi="Times New Roman" w:cs="Times New Roman"/>
          <w:bCs/>
          <w:sz w:val="24"/>
          <w:szCs w:val="24"/>
        </w:rPr>
        <w:t xml:space="preserve"> </w:t>
      </w:r>
      <w:r w:rsidR="00573229">
        <w:rPr>
          <w:rFonts w:ascii="Times New Roman" w:hAnsi="Times New Roman" w:cs="Times New Roman"/>
          <w:bCs/>
          <w:sz w:val="24"/>
          <w:szCs w:val="24"/>
        </w:rPr>
        <w:t>P</w:t>
      </w:r>
      <w:r w:rsidR="00900B5B" w:rsidRPr="00900B5B">
        <w:rPr>
          <w:rFonts w:ascii="Times New Roman" w:hAnsi="Times New Roman" w:cs="Times New Roman"/>
          <w:bCs/>
          <w:sz w:val="24"/>
          <w:szCs w:val="24"/>
        </w:rPr>
        <w:t xml:space="preserve">rivate and improved toilet facilities, hygiene practices, and proper nutrition for children can reduce </w:t>
      </w:r>
      <w:r w:rsidR="004E46E2">
        <w:rPr>
          <w:rFonts w:ascii="Times New Roman" w:hAnsi="Times New Roman" w:cs="Times New Roman"/>
          <w:bCs/>
          <w:sz w:val="24"/>
          <w:szCs w:val="24"/>
        </w:rPr>
        <w:t>childhood diarrhea</w:t>
      </w:r>
      <w:r w:rsidR="00900B5B" w:rsidRPr="00900B5B">
        <w:rPr>
          <w:rFonts w:ascii="Times New Roman" w:hAnsi="Times New Roman" w:cs="Times New Roman"/>
          <w:bCs/>
          <w:sz w:val="24"/>
          <w:szCs w:val="24"/>
        </w:rPr>
        <w:t>. The findings of our study have some potential implications for our policymakers. Different government and non-government organizations, international agencies, and public health professionals work to improve children's health.</w:t>
      </w:r>
      <w:r w:rsidR="00900B5B" w:rsidRPr="00900B5B">
        <w:t xml:space="preserve"> </w:t>
      </w:r>
      <w:r w:rsidR="005241E8">
        <w:rPr>
          <w:rFonts w:ascii="Times New Roman" w:hAnsi="Times New Roman" w:cs="Times New Roman"/>
          <w:bCs/>
          <w:sz w:val="24"/>
          <w:szCs w:val="24"/>
        </w:rPr>
        <w:t xml:space="preserve">Implementation of </w:t>
      </w:r>
      <w:r w:rsidR="00032486">
        <w:rPr>
          <w:rFonts w:ascii="Times New Roman" w:hAnsi="Times New Roman" w:cs="Times New Roman"/>
          <w:bCs/>
          <w:sz w:val="24"/>
          <w:szCs w:val="24"/>
        </w:rPr>
        <w:t xml:space="preserve">program regarding basic hygiene practice and </w:t>
      </w:r>
      <w:r w:rsidR="00F36252">
        <w:rPr>
          <w:rFonts w:ascii="Times New Roman" w:hAnsi="Times New Roman" w:cs="Times New Roman"/>
          <w:bCs/>
          <w:sz w:val="24"/>
          <w:szCs w:val="24"/>
        </w:rPr>
        <w:t>child nutrition</w:t>
      </w:r>
      <w:r w:rsidR="007344D9">
        <w:rPr>
          <w:rFonts w:ascii="Times New Roman" w:hAnsi="Times New Roman" w:cs="Times New Roman"/>
          <w:bCs/>
          <w:sz w:val="24"/>
          <w:szCs w:val="24"/>
        </w:rPr>
        <w:t xml:space="preserve"> along with </w:t>
      </w:r>
      <w:r w:rsidR="001C74CE">
        <w:rPr>
          <w:rFonts w:ascii="Times New Roman" w:hAnsi="Times New Roman" w:cs="Times New Roman"/>
          <w:bCs/>
          <w:sz w:val="24"/>
          <w:szCs w:val="24"/>
        </w:rPr>
        <w:t>existing program</w:t>
      </w:r>
      <w:r w:rsidR="00C22F0C">
        <w:rPr>
          <w:rFonts w:ascii="Times New Roman" w:hAnsi="Times New Roman" w:cs="Times New Roman"/>
          <w:bCs/>
          <w:sz w:val="24"/>
          <w:szCs w:val="24"/>
        </w:rPr>
        <w:t xml:space="preserve"> can make substantial changes in childhood diarrhea</w:t>
      </w:r>
      <w:r w:rsidR="007344D9">
        <w:rPr>
          <w:rFonts w:ascii="Times New Roman" w:hAnsi="Times New Roman" w:cs="Times New Roman"/>
          <w:bCs/>
          <w:sz w:val="24"/>
          <w:szCs w:val="24"/>
        </w:rPr>
        <w:t>.</w:t>
      </w:r>
    </w:p>
    <w:p w14:paraId="6BF88DDB" w14:textId="3966FF99" w:rsidR="00275578" w:rsidRPr="00D97196" w:rsidRDefault="00275578" w:rsidP="0063530A">
      <w:pPr>
        <w:spacing w:line="240" w:lineRule="auto"/>
        <w:rPr>
          <w:rFonts w:ascii="Times New Roman" w:hAnsi="Times New Roman" w:cs="Times New Roman"/>
          <w:sz w:val="24"/>
          <w:szCs w:val="24"/>
        </w:rPr>
      </w:pPr>
    </w:p>
    <w:p w14:paraId="53546C14" w14:textId="77777777" w:rsidR="00986F74" w:rsidRDefault="00986F74">
      <w:pPr>
        <w:rPr>
          <w:rFonts w:ascii="Times New Roman" w:hAnsi="Times New Roman" w:cs="Times New Roman"/>
          <w:b/>
          <w:sz w:val="24"/>
          <w:szCs w:val="24"/>
        </w:rPr>
      </w:pPr>
      <w:r>
        <w:rPr>
          <w:rFonts w:ascii="Times New Roman" w:hAnsi="Times New Roman" w:cs="Times New Roman"/>
          <w:b/>
          <w:sz w:val="24"/>
          <w:szCs w:val="24"/>
        </w:rPr>
        <w:br w:type="page"/>
      </w:r>
    </w:p>
    <w:p w14:paraId="53671522" w14:textId="42FF3300" w:rsidR="009A1A78" w:rsidRPr="00D97196" w:rsidRDefault="009A1A78" w:rsidP="00986F74">
      <w:pPr>
        <w:spacing w:line="480" w:lineRule="auto"/>
        <w:rPr>
          <w:rFonts w:ascii="Times New Roman" w:hAnsi="Times New Roman" w:cs="Times New Roman"/>
          <w:b/>
          <w:sz w:val="24"/>
          <w:szCs w:val="24"/>
        </w:rPr>
      </w:pPr>
      <w:r w:rsidRPr="00D97196">
        <w:rPr>
          <w:rFonts w:ascii="Times New Roman" w:hAnsi="Times New Roman" w:cs="Times New Roman"/>
          <w:b/>
          <w:sz w:val="24"/>
          <w:szCs w:val="24"/>
        </w:rPr>
        <w:lastRenderedPageBreak/>
        <w:t>Acknowledgments</w:t>
      </w:r>
    </w:p>
    <w:p w14:paraId="34A292F8" w14:textId="1CFAA0DA" w:rsidR="009A1A78" w:rsidRPr="00D97196" w:rsidRDefault="009A1A78" w:rsidP="00986F74">
      <w:pPr>
        <w:spacing w:line="480" w:lineRule="auto"/>
        <w:rPr>
          <w:rFonts w:ascii="Times New Roman" w:hAnsi="Times New Roman" w:cs="Times New Roman"/>
          <w:sz w:val="24"/>
          <w:szCs w:val="24"/>
        </w:rPr>
      </w:pPr>
      <w:r w:rsidRPr="00D97196">
        <w:rPr>
          <w:rFonts w:ascii="Times New Roman" w:hAnsi="Times New Roman" w:cs="Times New Roman"/>
          <w:sz w:val="24"/>
          <w:szCs w:val="24"/>
        </w:rPr>
        <w:t>We acknowledge UNICEF and the Bangladesh Bureau of Statistics for allowing us to use the data</w:t>
      </w:r>
      <w:r w:rsidR="00926A35">
        <w:rPr>
          <w:rFonts w:ascii="Times New Roman" w:hAnsi="Times New Roman" w:cs="Times New Roman"/>
          <w:sz w:val="24"/>
          <w:szCs w:val="24"/>
        </w:rPr>
        <w:t>.</w:t>
      </w:r>
    </w:p>
    <w:p w14:paraId="5BECF0DC" w14:textId="77777777" w:rsidR="009A1A78" w:rsidRPr="00D97196" w:rsidRDefault="009A1A78" w:rsidP="00986F74">
      <w:pPr>
        <w:spacing w:line="480" w:lineRule="auto"/>
        <w:rPr>
          <w:rFonts w:ascii="Times New Roman" w:hAnsi="Times New Roman" w:cs="Times New Roman"/>
          <w:b/>
          <w:sz w:val="24"/>
          <w:szCs w:val="24"/>
        </w:rPr>
      </w:pPr>
      <w:r w:rsidRPr="00D97196">
        <w:rPr>
          <w:rFonts w:ascii="Times New Roman" w:hAnsi="Times New Roman" w:cs="Times New Roman"/>
          <w:b/>
          <w:sz w:val="24"/>
          <w:szCs w:val="24"/>
        </w:rPr>
        <w:t>Ethical consent</w:t>
      </w:r>
    </w:p>
    <w:p w14:paraId="2BE10DAD" w14:textId="30497E6A" w:rsidR="009A1A78" w:rsidRPr="00D97196" w:rsidRDefault="009A1A78" w:rsidP="00986F74">
      <w:pPr>
        <w:spacing w:line="480" w:lineRule="auto"/>
        <w:rPr>
          <w:rFonts w:ascii="Times New Roman" w:hAnsi="Times New Roman" w:cs="Times New Roman"/>
          <w:sz w:val="24"/>
          <w:szCs w:val="24"/>
        </w:rPr>
      </w:pPr>
      <w:r w:rsidRPr="00D97196">
        <w:rPr>
          <w:rFonts w:ascii="Times New Roman" w:hAnsi="Times New Roman" w:cs="Times New Roman"/>
          <w:sz w:val="24"/>
          <w:szCs w:val="24"/>
        </w:rPr>
        <w:t>Our study was wholly based on an analysis of existing public domain health survey datasets obtained from the MICS 2006, 2012 and 2019 which is freely available online with all personal identifying information removed. The MICS procedures were reviewed and approved by the Bangladesh Bureau of Statistics (BBS) and UNICEF. Informed consent was obtained from participants while interviewing them. Because this study involved the analysis with secondary data thus, it did not require the ethical approval of the respective institution.</w:t>
      </w:r>
    </w:p>
    <w:p w14:paraId="73D672F2" w14:textId="74B61DC9" w:rsidR="009A1A78" w:rsidRPr="00D97196" w:rsidRDefault="009A1A78" w:rsidP="00986F74">
      <w:pPr>
        <w:spacing w:line="480" w:lineRule="auto"/>
        <w:rPr>
          <w:rFonts w:ascii="Times New Roman" w:hAnsi="Times New Roman" w:cs="Times New Roman"/>
          <w:b/>
          <w:sz w:val="24"/>
          <w:szCs w:val="24"/>
        </w:rPr>
      </w:pPr>
      <w:r w:rsidRPr="00D97196">
        <w:rPr>
          <w:rFonts w:ascii="Times New Roman" w:hAnsi="Times New Roman" w:cs="Times New Roman"/>
          <w:b/>
          <w:sz w:val="24"/>
          <w:szCs w:val="24"/>
        </w:rPr>
        <w:t>Disclosure statement</w:t>
      </w:r>
    </w:p>
    <w:p w14:paraId="0504AA99" w14:textId="77777777" w:rsidR="009A1A78" w:rsidRPr="00D97196" w:rsidRDefault="009A1A78" w:rsidP="00986F74">
      <w:pPr>
        <w:spacing w:line="480" w:lineRule="auto"/>
        <w:rPr>
          <w:rFonts w:ascii="Times New Roman" w:hAnsi="Times New Roman" w:cs="Times New Roman"/>
          <w:sz w:val="24"/>
          <w:szCs w:val="24"/>
        </w:rPr>
      </w:pPr>
      <w:r w:rsidRPr="00D97196">
        <w:rPr>
          <w:rFonts w:ascii="Times New Roman" w:hAnsi="Times New Roman" w:cs="Times New Roman"/>
          <w:sz w:val="24"/>
          <w:szCs w:val="24"/>
        </w:rPr>
        <w:t>No potential conflict of interest was reported by the authors.</w:t>
      </w:r>
    </w:p>
    <w:p w14:paraId="1F116CA7" w14:textId="09A19186" w:rsidR="009A1A78" w:rsidRPr="00D97196" w:rsidRDefault="009A1A78" w:rsidP="00986F74">
      <w:pPr>
        <w:spacing w:line="480" w:lineRule="auto"/>
        <w:rPr>
          <w:rFonts w:ascii="Times New Roman" w:hAnsi="Times New Roman" w:cs="Times New Roman"/>
          <w:b/>
          <w:sz w:val="24"/>
          <w:szCs w:val="24"/>
        </w:rPr>
      </w:pPr>
      <w:r w:rsidRPr="00D97196">
        <w:rPr>
          <w:rFonts w:ascii="Times New Roman" w:hAnsi="Times New Roman" w:cs="Times New Roman"/>
          <w:b/>
          <w:sz w:val="24"/>
          <w:szCs w:val="24"/>
        </w:rPr>
        <w:t>Author Contributions</w:t>
      </w:r>
    </w:p>
    <w:p w14:paraId="7A81F790" w14:textId="16586B91" w:rsidR="009A1A78" w:rsidRPr="00D97196" w:rsidRDefault="00B37723" w:rsidP="00986F74">
      <w:pPr>
        <w:spacing w:line="480" w:lineRule="auto"/>
        <w:rPr>
          <w:rFonts w:ascii="Times New Roman" w:hAnsi="Times New Roman" w:cs="Times New Roman"/>
          <w:sz w:val="24"/>
          <w:szCs w:val="24"/>
        </w:rPr>
      </w:pPr>
      <w:r w:rsidRPr="00D97196">
        <w:rPr>
          <w:rFonts w:ascii="Times New Roman" w:hAnsi="Times New Roman" w:cs="Times New Roman"/>
          <w:sz w:val="24"/>
          <w:szCs w:val="24"/>
        </w:rPr>
        <w:t>Mst. Farzana Akter,</w:t>
      </w:r>
      <w:r w:rsidR="00565011" w:rsidRPr="00565011">
        <w:rPr>
          <w:rFonts w:ascii="Times New Roman" w:hAnsi="Times New Roman" w:cs="Times New Roman"/>
          <w:sz w:val="24"/>
          <w:szCs w:val="24"/>
        </w:rPr>
        <w:t xml:space="preserve"> </w:t>
      </w:r>
      <w:r w:rsidR="00565011" w:rsidRPr="00D97196">
        <w:rPr>
          <w:rFonts w:ascii="Times New Roman" w:hAnsi="Times New Roman" w:cs="Times New Roman"/>
          <w:sz w:val="24"/>
          <w:szCs w:val="24"/>
        </w:rPr>
        <w:t>Mohammad Nayeem Hasan</w:t>
      </w:r>
      <w:r w:rsidR="00565011">
        <w:rPr>
          <w:rFonts w:ascii="Times New Roman" w:hAnsi="Times New Roman" w:cs="Times New Roman"/>
          <w:sz w:val="24"/>
          <w:szCs w:val="24"/>
        </w:rPr>
        <w:t>,</w:t>
      </w:r>
      <w:r w:rsidR="00CB4CA6" w:rsidRPr="00CB4CA6">
        <w:rPr>
          <w:rFonts w:ascii="Times New Roman" w:hAnsi="Times New Roman" w:cs="Times New Roman"/>
          <w:sz w:val="24"/>
          <w:szCs w:val="24"/>
        </w:rPr>
        <w:t xml:space="preserve"> </w:t>
      </w:r>
      <w:r w:rsidR="00CB4CA6" w:rsidRPr="00D97196">
        <w:rPr>
          <w:rFonts w:ascii="Times New Roman" w:hAnsi="Times New Roman" w:cs="Times New Roman"/>
          <w:sz w:val="24"/>
          <w:szCs w:val="24"/>
        </w:rPr>
        <w:t>M. Noor-e-</w:t>
      </w:r>
      <w:proofErr w:type="spellStart"/>
      <w:r w:rsidR="00CB4CA6" w:rsidRPr="00D97196">
        <w:rPr>
          <w:rFonts w:ascii="Times New Roman" w:hAnsi="Times New Roman" w:cs="Times New Roman"/>
          <w:sz w:val="24"/>
          <w:szCs w:val="24"/>
        </w:rPr>
        <w:t>alam</w:t>
      </w:r>
      <w:proofErr w:type="spellEnd"/>
      <w:r w:rsidR="00CB4CA6" w:rsidRPr="00D97196">
        <w:rPr>
          <w:rFonts w:ascii="Times New Roman" w:hAnsi="Times New Roman" w:cs="Times New Roman"/>
          <w:sz w:val="24"/>
          <w:szCs w:val="24"/>
        </w:rPr>
        <w:t xml:space="preserve"> Siddiqui</w:t>
      </w:r>
      <w:r w:rsidR="00CB4CA6">
        <w:rPr>
          <w:rFonts w:ascii="Times New Roman" w:hAnsi="Times New Roman" w:cs="Times New Roman"/>
          <w:sz w:val="24"/>
          <w:szCs w:val="24"/>
        </w:rPr>
        <w:t>,</w:t>
      </w:r>
      <w:r w:rsidRPr="00D97196">
        <w:rPr>
          <w:rFonts w:ascii="Times New Roman" w:hAnsi="Times New Roman" w:cs="Times New Roman"/>
          <w:sz w:val="24"/>
          <w:szCs w:val="24"/>
        </w:rPr>
        <w:t xml:space="preserve"> </w:t>
      </w:r>
      <w:proofErr w:type="spellStart"/>
      <w:r w:rsidRPr="00D97196">
        <w:rPr>
          <w:rFonts w:ascii="Times New Roman" w:hAnsi="Times New Roman" w:cs="Times New Roman"/>
          <w:sz w:val="24"/>
          <w:szCs w:val="24"/>
        </w:rPr>
        <w:t>Sabikunnaher</w:t>
      </w:r>
      <w:proofErr w:type="spellEnd"/>
      <w:r w:rsidRPr="00D97196">
        <w:rPr>
          <w:rFonts w:ascii="Times New Roman" w:hAnsi="Times New Roman" w:cs="Times New Roman"/>
          <w:sz w:val="24"/>
          <w:szCs w:val="24"/>
        </w:rPr>
        <w:t xml:space="preserve"> </w:t>
      </w:r>
      <w:proofErr w:type="spellStart"/>
      <w:r w:rsidR="00F411AC" w:rsidRPr="00D97196">
        <w:rPr>
          <w:rFonts w:ascii="Times New Roman" w:hAnsi="Times New Roman" w:cs="Times New Roman"/>
          <w:sz w:val="24"/>
          <w:szCs w:val="24"/>
        </w:rPr>
        <w:t>Mitu</w:t>
      </w:r>
      <w:proofErr w:type="spellEnd"/>
      <w:r w:rsidR="00F411AC" w:rsidRPr="00D97196">
        <w:rPr>
          <w:rFonts w:ascii="Times New Roman" w:hAnsi="Times New Roman" w:cs="Times New Roman"/>
          <w:sz w:val="24"/>
          <w:szCs w:val="24"/>
        </w:rPr>
        <w:t>, Muhammad</w:t>
      </w:r>
      <w:r w:rsidR="009A1A78" w:rsidRPr="00D97196">
        <w:rPr>
          <w:rFonts w:ascii="Times New Roman" w:hAnsi="Times New Roman" w:cs="Times New Roman"/>
          <w:sz w:val="24"/>
          <w:szCs w:val="24"/>
        </w:rPr>
        <w:t xml:space="preserve"> Abdul Baker Chowdhury, and Md Jamal Uddin: Conceptualization, Data curation, Formal analysis, Investigation, Methodology, Project administration, Software, Supervision, Validation, Visualization, Roles/Writing - original draft, Writing - review </w:t>
      </w:r>
      <w:r w:rsidR="00926A35">
        <w:rPr>
          <w:rFonts w:ascii="Times New Roman" w:hAnsi="Times New Roman" w:cs="Times New Roman"/>
          <w:color w:val="313131"/>
          <w:sz w:val="24"/>
          <w:szCs w:val="24"/>
          <w:shd w:val="clear" w:color="auto" w:fill="FFFFFF"/>
        </w:rPr>
        <w:t>and</w:t>
      </w:r>
      <w:r w:rsidR="00926A35" w:rsidRPr="00D97196" w:rsidDel="00E0777D">
        <w:rPr>
          <w:rFonts w:ascii="Times New Roman" w:hAnsi="Times New Roman" w:cs="Times New Roman"/>
          <w:sz w:val="24"/>
          <w:szCs w:val="24"/>
        </w:rPr>
        <w:t xml:space="preserve"> </w:t>
      </w:r>
      <w:r w:rsidR="00926A35" w:rsidRPr="00D97196">
        <w:rPr>
          <w:rFonts w:ascii="Times New Roman" w:hAnsi="Times New Roman" w:cs="Times New Roman"/>
          <w:sz w:val="24"/>
          <w:szCs w:val="24"/>
        </w:rPr>
        <w:t>editing</w:t>
      </w:r>
      <w:r w:rsidR="009A1A78" w:rsidRPr="00D97196">
        <w:rPr>
          <w:rFonts w:ascii="Times New Roman" w:hAnsi="Times New Roman" w:cs="Times New Roman"/>
          <w:sz w:val="24"/>
          <w:szCs w:val="24"/>
        </w:rPr>
        <w:t>.</w:t>
      </w:r>
    </w:p>
    <w:p w14:paraId="5D679417" w14:textId="592361C1" w:rsidR="00115909" w:rsidRPr="002D1C85" w:rsidRDefault="009A1A78" w:rsidP="00986F74">
      <w:pPr>
        <w:spacing w:line="480" w:lineRule="auto"/>
        <w:rPr>
          <w:rFonts w:ascii="Times New Roman" w:hAnsi="Times New Roman" w:cs="Times New Roman"/>
          <w:b/>
          <w:bCs/>
          <w:sz w:val="24"/>
          <w:szCs w:val="24"/>
        </w:rPr>
      </w:pPr>
      <w:r w:rsidRPr="002D1C85">
        <w:rPr>
          <w:rFonts w:ascii="Times New Roman" w:hAnsi="Times New Roman" w:cs="Times New Roman"/>
          <w:b/>
          <w:bCs/>
          <w:sz w:val="24"/>
          <w:szCs w:val="24"/>
        </w:rPr>
        <w:t>Funding</w:t>
      </w:r>
    </w:p>
    <w:p w14:paraId="066CFCED" w14:textId="27F0D6A7" w:rsidR="009A1A78" w:rsidRPr="00D97196" w:rsidRDefault="009A1A78" w:rsidP="00986F74">
      <w:pPr>
        <w:spacing w:line="480" w:lineRule="auto"/>
        <w:rPr>
          <w:rFonts w:ascii="Times New Roman" w:hAnsi="Times New Roman" w:cs="Times New Roman"/>
          <w:sz w:val="24"/>
          <w:szCs w:val="24"/>
        </w:rPr>
      </w:pPr>
      <w:r w:rsidRPr="00D97196">
        <w:rPr>
          <w:rFonts w:ascii="Times New Roman" w:hAnsi="Times New Roman" w:cs="Times New Roman"/>
          <w:sz w:val="24"/>
          <w:szCs w:val="24"/>
        </w:rPr>
        <w:t>This research did not receive any specific grant from funding agencies in the public, commercial, or not-for-profit sectors.</w:t>
      </w:r>
    </w:p>
    <w:p w14:paraId="38298EFE" w14:textId="2CDA34AD" w:rsidR="00275578" w:rsidRPr="00D97196" w:rsidRDefault="00275578" w:rsidP="00986F74">
      <w:pPr>
        <w:rPr>
          <w:rFonts w:ascii="Times New Roman" w:hAnsi="Times New Roman" w:cs="Times New Roman"/>
          <w:sz w:val="24"/>
          <w:szCs w:val="24"/>
        </w:rPr>
      </w:pPr>
    </w:p>
    <w:p w14:paraId="658DF915" w14:textId="3D6A1F47" w:rsidR="00275578" w:rsidRPr="00D97196" w:rsidRDefault="00275578" w:rsidP="0063530A">
      <w:pPr>
        <w:spacing w:line="240" w:lineRule="auto"/>
        <w:rPr>
          <w:rFonts w:ascii="Times New Roman" w:hAnsi="Times New Roman" w:cs="Times New Roman"/>
          <w:b/>
          <w:sz w:val="24"/>
          <w:szCs w:val="24"/>
        </w:rPr>
      </w:pPr>
      <w:r w:rsidRPr="00D97196">
        <w:rPr>
          <w:rFonts w:ascii="Times New Roman" w:hAnsi="Times New Roman" w:cs="Times New Roman"/>
          <w:b/>
          <w:sz w:val="24"/>
          <w:szCs w:val="24"/>
        </w:rPr>
        <w:lastRenderedPageBreak/>
        <w:t>Reference:</w:t>
      </w:r>
    </w:p>
    <w:p w14:paraId="71E6B2F1" w14:textId="77777777" w:rsidR="004D5BF6" w:rsidRPr="004D5BF6" w:rsidRDefault="00275578" w:rsidP="004D5BF6">
      <w:pPr>
        <w:pStyle w:val="Bibliography"/>
        <w:rPr>
          <w:rFonts w:ascii="Calibri" w:hAnsi="Calibri" w:cs="Calibri"/>
        </w:rPr>
      </w:pPr>
      <w:r w:rsidRPr="002D1C85">
        <w:rPr>
          <w:rFonts w:ascii="Times" w:hAnsi="Times"/>
        </w:rPr>
        <w:fldChar w:fldCharType="begin"/>
      </w:r>
      <w:r w:rsidR="004D5BF6">
        <w:rPr>
          <w:rFonts w:ascii="Times" w:hAnsi="Times"/>
        </w:rPr>
        <w:instrText xml:space="preserve"> ADDIN ZOTERO_BIBL {"uncited":[],"omitted":[],"custom":[]} CSL_BIBLIOGRAPHY </w:instrText>
      </w:r>
      <w:r w:rsidRPr="002D1C85">
        <w:rPr>
          <w:rFonts w:ascii="Times" w:hAnsi="Times"/>
        </w:rPr>
        <w:fldChar w:fldCharType="separate"/>
      </w:r>
      <w:r w:rsidR="004D5BF6" w:rsidRPr="004D5BF6">
        <w:rPr>
          <w:rFonts w:ascii="Calibri" w:hAnsi="Calibri" w:cs="Calibri"/>
        </w:rPr>
        <w:t>[1]</w:t>
      </w:r>
      <w:r w:rsidR="004D5BF6" w:rsidRPr="004D5BF6">
        <w:rPr>
          <w:rFonts w:ascii="Calibri" w:hAnsi="Calibri" w:cs="Calibri"/>
        </w:rPr>
        <w:tab/>
        <w:t>Woldu W, Bitew BD, Gizaw Z. Socioeconomic factors associated with diarrheal diseases among under-five children of the nomadic population in northeast Ethiopia. Tropical Medicine and Health 2016;44:40. https://doi.org/10.1186/s41182-016-0040-7.</w:t>
      </w:r>
    </w:p>
    <w:p w14:paraId="3A6BC37C" w14:textId="77777777" w:rsidR="004D5BF6" w:rsidRPr="004D5BF6" w:rsidRDefault="004D5BF6" w:rsidP="004D5BF6">
      <w:pPr>
        <w:pStyle w:val="Bibliography"/>
        <w:rPr>
          <w:rFonts w:ascii="Calibri" w:hAnsi="Calibri" w:cs="Calibri"/>
        </w:rPr>
      </w:pPr>
      <w:r w:rsidRPr="004D5BF6">
        <w:rPr>
          <w:rFonts w:ascii="Calibri" w:hAnsi="Calibri" w:cs="Calibri"/>
        </w:rPr>
        <w:t>[2]</w:t>
      </w:r>
      <w:r w:rsidRPr="004D5BF6">
        <w:rPr>
          <w:rFonts w:ascii="Calibri" w:hAnsi="Calibri" w:cs="Calibri"/>
        </w:rPr>
        <w:tab/>
        <w:t>Farthing M, Salam MA, Lindberg G, Dite P, Khalif I, Salazar-Lindo E, et al. Acute diarrhea in adults and children: a global perspective. J Clin Gastroenterol 2013;47:12–20. https://doi.org/10.1097/MCG.0b013e31826df662.</w:t>
      </w:r>
    </w:p>
    <w:p w14:paraId="5337304E" w14:textId="77777777" w:rsidR="004D5BF6" w:rsidRPr="004D5BF6" w:rsidRDefault="004D5BF6" w:rsidP="004D5BF6">
      <w:pPr>
        <w:pStyle w:val="Bibliography"/>
        <w:rPr>
          <w:rFonts w:ascii="Calibri" w:hAnsi="Calibri" w:cs="Calibri"/>
        </w:rPr>
      </w:pPr>
      <w:r w:rsidRPr="004D5BF6">
        <w:rPr>
          <w:rFonts w:ascii="Calibri" w:hAnsi="Calibri" w:cs="Calibri"/>
        </w:rPr>
        <w:t>[3]</w:t>
      </w:r>
      <w:r w:rsidRPr="004D5BF6">
        <w:rPr>
          <w:rFonts w:ascii="Calibri" w:hAnsi="Calibri" w:cs="Calibri"/>
        </w:rPr>
        <w:tab/>
        <w:t>Zeleke AT, Alemu ZA. Determinants of Under-Five Childhood Diarrhea in Kotebe Health Center, Yeka Sub City, Addis Ababa, Ethiopia: A Case Control Study. Global Journal of Medical Research 2014;14.</w:t>
      </w:r>
    </w:p>
    <w:p w14:paraId="07450C63" w14:textId="77777777" w:rsidR="004D5BF6" w:rsidRPr="004D5BF6" w:rsidRDefault="004D5BF6" w:rsidP="004D5BF6">
      <w:pPr>
        <w:pStyle w:val="Bibliography"/>
        <w:rPr>
          <w:rFonts w:ascii="Calibri" w:hAnsi="Calibri" w:cs="Calibri"/>
        </w:rPr>
      </w:pPr>
      <w:r w:rsidRPr="004D5BF6">
        <w:rPr>
          <w:rFonts w:ascii="Calibri" w:hAnsi="Calibri" w:cs="Calibri"/>
        </w:rPr>
        <w:t>[4]</w:t>
      </w:r>
      <w:r w:rsidRPr="004D5BF6">
        <w:rPr>
          <w:rFonts w:ascii="Calibri" w:hAnsi="Calibri" w:cs="Calibri"/>
        </w:rPr>
        <w:tab/>
        <w:t>Podewils LJ, Mintz ED, Nataro JP, Parashar UD. Acute, infectious diarrhea among children in developing countries. Semin Pediatr Infect Dis 2004;15:155–68. https://doi.org/10.1053/j.spid.2004.05.008.</w:t>
      </w:r>
    </w:p>
    <w:p w14:paraId="7EF8E297" w14:textId="77777777" w:rsidR="004D5BF6" w:rsidRPr="004D5BF6" w:rsidRDefault="004D5BF6" w:rsidP="004D5BF6">
      <w:pPr>
        <w:pStyle w:val="Bibliography"/>
        <w:rPr>
          <w:rFonts w:ascii="Calibri" w:hAnsi="Calibri" w:cs="Calibri"/>
        </w:rPr>
      </w:pPr>
      <w:r w:rsidRPr="004D5BF6">
        <w:rPr>
          <w:rFonts w:ascii="Calibri" w:hAnsi="Calibri" w:cs="Calibri"/>
        </w:rPr>
        <w:t>[5]</w:t>
      </w:r>
      <w:r w:rsidRPr="004D5BF6">
        <w:rPr>
          <w:rFonts w:ascii="Calibri" w:hAnsi="Calibri" w:cs="Calibri"/>
        </w:rPr>
        <w:tab/>
        <w:t>Pinzón-Rondón ÁM, Zárate-Ardila C, Hoyos-Martínez A, Ruiz-Sternberg ÁM, Vélez-van-Meerbeke A. Country characteristics and acute diarrhea in children from developing nations: a multilevel study. BMC Public Health 2015;15:811. https://doi.org/10.1186/s12889-015-2120-8.</w:t>
      </w:r>
    </w:p>
    <w:p w14:paraId="2D19B6A3" w14:textId="77777777" w:rsidR="004D5BF6" w:rsidRPr="004D5BF6" w:rsidRDefault="004D5BF6" w:rsidP="004D5BF6">
      <w:pPr>
        <w:pStyle w:val="Bibliography"/>
        <w:rPr>
          <w:rFonts w:ascii="Calibri" w:hAnsi="Calibri" w:cs="Calibri"/>
        </w:rPr>
      </w:pPr>
      <w:r w:rsidRPr="004D5BF6">
        <w:rPr>
          <w:rFonts w:ascii="Calibri" w:hAnsi="Calibri" w:cs="Calibri"/>
        </w:rPr>
        <w:t>[6]</w:t>
      </w:r>
      <w:r w:rsidRPr="004D5BF6">
        <w:rPr>
          <w:rFonts w:ascii="Calibri" w:hAnsi="Calibri" w:cs="Calibri"/>
        </w:rPr>
        <w:tab/>
        <w:t>Alam T, Ahmed T, Sarmin M, Shahrin L, Afroze F, Sharifuzzaman, et al. Risk Factors for Death in Bangladeshi Children Under 5 Years of Age Hospitalized for Diarrhea and Severe Respiratory Distress in an Urban Critical Care Ward. Glob Pediatr Health 2017;4:2333794X17696685. https://doi.org/10.1177/2333794X17696685.</w:t>
      </w:r>
    </w:p>
    <w:p w14:paraId="4E8067C0" w14:textId="77777777" w:rsidR="004D5BF6" w:rsidRPr="004D5BF6" w:rsidRDefault="004D5BF6" w:rsidP="004D5BF6">
      <w:pPr>
        <w:pStyle w:val="Bibliography"/>
        <w:rPr>
          <w:rFonts w:ascii="Calibri" w:hAnsi="Calibri" w:cs="Calibri"/>
        </w:rPr>
      </w:pPr>
      <w:r w:rsidRPr="004D5BF6">
        <w:rPr>
          <w:rFonts w:ascii="Calibri" w:hAnsi="Calibri" w:cs="Calibri"/>
        </w:rPr>
        <w:t>[7]</w:t>
      </w:r>
      <w:r w:rsidRPr="004D5BF6">
        <w:rPr>
          <w:rFonts w:ascii="Calibri" w:hAnsi="Calibri" w:cs="Calibri"/>
        </w:rPr>
        <w:tab/>
        <w:t>Diarrhoea. UNICEF DATA n.d. https://data.unicef.org/topic/child-health/diarrhoeal-disease/ (accessed August 6, 2022).</w:t>
      </w:r>
    </w:p>
    <w:p w14:paraId="2F19171A" w14:textId="77777777" w:rsidR="004D5BF6" w:rsidRPr="004D5BF6" w:rsidRDefault="004D5BF6" w:rsidP="004D5BF6">
      <w:pPr>
        <w:pStyle w:val="Bibliography"/>
        <w:rPr>
          <w:rFonts w:ascii="Calibri" w:hAnsi="Calibri" w:cs="Calibri"/>
        </w:rPr>
      </w:pPr>
      <w:r w:rsidRPr="004D5BF6">
        <w:rPr>
          <w:rFonts w:ascii="Calibri" w:hAnsi="Calibri" w:cs="Calibri"/>
        </w:rPr>
        <w:t>[8]</w:t>
      </w:r>
      <w:r w:rsidRPr="004D5BF6">
        <w:rPr>
          <w:rFonts w:ascii="Calibri" w:hAnsi="Calibri" w:cs="Calibri"/>
        </w:rPr>
        <w:tab/>
        <w:t>Shah SM, Yousafzai M, Lakhani NB, Chotani RA, Nowshad G. Prevalence and correlates of diarrhea. Indian J Pediatr 2003;70:207–11. https://doi.org/10.1007/BF02725583.</w:t>
      </w:r>
    </w:p>
    <w:p w14:paraId="70981EED" w14:textId="77777777" w:rsidR="004D5BF6" w:rsidRPr="004D5BF6" w:rsidRDefault="004D5BF6" w:rsidP="004D5BF6">
      <w:pPr>
        <w:pStyle w:val="Bibliography"/>
        <w:rPr>
          <w:rFonts w:ascii="Calibri" w:hAnsi="Calibri" w:cs="Calibri"/>
        </w:rPr>
      </w:pPr>
      <w:r w:rsidRPr="004D5BF6">
        <w:rPr>
          <w:rFonts w:ascii="Calibri" w:hAnsi="Calibri" w:cs="Calibri"/>
        </w:rPr>
        <w:t>[9]</w:t>
      </w:r>
      <w:r w:rsidRPr="004D5BF6">
        <w:rPr>
          <w:rFonts w:ascii="Calibri" w:hAnsi="Calibri" w:cs="Calibri"/>
        </w:rPr>
        <w:tab/>
        <w:t>Alam MJ. Water quality tests and behavioral factors of child diarrhoea in Dhaka slums 2007.</w:t>
      </w:r>
    </w:p>
    <w:p w14:paraId="16E76C2D" w14:textId="77777777" w:rsidR="004D5BF6" w:rsidRPr="004D5BF6" w:rsidRDefault="004D5BF6" w:rsidP="004D5BF6">
      <w:pPr>
        <w:pStyle w:val="Bibliography"/>
        <w:rPr>
          <w:rFonts w:ascii="Calibri" w:hAnsi="Calibri" w:cs="Calibri"/>
        </w:rPr>
      </w:pPr>
      <w:r w:rsidRPr="004D5BF6">
        <w:rPr>
          <w:rFonts w:ascii="Calibri" w:hAnsi="Calibri" w:cs="Calibri"/>
        </w:rPr>
        <w:t>[10]</w:t>
      </w:r>
      <w:r w:rsidRPr="004D5BF6">
        <w:rPr>
          <w:rFonts w:ascii="Calibri" w:hAnsi="Calibri" w:cs="Calibri"/>
        </w:rPr>
        <w:tab/>
        <w:t>Islam MR, Hossain MK, Khan MN, Ali MR. An Evidence of Socio-Demographic Effects on Child’s Diarrhoea in Bangladesh. Journal of Health Science 2015;5:1–5.</w:t>
      </w:r>
    </w:p>
    <w:p w14:paraId="472DBA69" w14:textId="77777777" w:rsidR="004D5BF6" w:rsidRPr="004D5BF6" w:rsidRDefault="004D5BF6" w:rsidP="004D5BF6">
      <w:pPr>
        <w:pStyle w:val="Bibliography"/>
        <w:rPr>
          <w:rFonts w:ascii="Calibri" w:hAnsi="Calibri" w:cs="Calibri"/>
        </w:rPr>
      </w:pPr>
      <w:r w:rsidRPr="004D5BF6">
        <w:rPr>
          <w:rFonts w:ascii="Calibri" w:hAnsi="Calibri" w:cs="Calibri"/>
        </w:rPr>
        <w:t>[11]</w:t>
      </w:r>
      <w:r w:rsidRPr="004D5BF6">
        <w:rPr>
          <w:rFonts w:ascii="Calibri" w:hAnsi="Calibri" w:cs="Calibri"/>
        </w:rPr>
        <w:tab/>
        <w:t>Begum S, Ahmed M, Sen B. Do Water and Sanitation Interventions Reduce Childhood Diarrhoea? New Evidence from Bangladesh. The Bangladesh Development Studies 2011;34:1–30.</w:t>
      </w:r>
    </w:p>
    <w:p w14:paraId="40553399" w14:textId="77777777" w:rsidR="004D5BF6" w:rsidRPr="004D5BF6" w:rsidRDefault="004D5BF6" w:rsidP="004D5BF6">
      <w:pPr>
        <w:pStyle w:val="Bibliography"/>
        <w:rPr>
          <w:rFonts w:ascii="Calibri" w:hAnsi="Calibri" w:cs="Calibri"/>
        </w:rPr>
      </w:pPr>
      <w:r w:rsidRPr="004D5BF6">
        <w:rPr>
          <w:rFonts w:ascii="Calibri" w:hAnsi="Calibri" w:cs="Calibri"/>
        </w:rPr>
        <w:t>[12]</w:t>
      </w:r>
      <w:r w:rsidRPr="004D5BF6">
        <w:rPr>
          <w:rFonts w:ascii="Calibri" w:hAnsi="Calibri" w:cs="Calibri"/>
        </w:rPr>
        <w:tab/>
        <w:t>Bangladesh Population (2022) - Worldometer n.d. https://www.worldometers.info/world-population/bangladesh-population/ (accessed August 6, 2022).</w:t>
      </w:r>
    </w:p>
    <w:p w14:paraId="1FA94C2D" w14:textId="77777777" w:rsidR="004D5BF6" w:rsidRPr="004D5BF6" w:rsidRDefault="004D5BF6" w:rsidP="004D5BF6">
      <w:pPr>
        <w:pStyle w:val="Bibliography"/>
        <w:rPr>
          <w:rFonts w:ascii="Calibri" w:hAnsi="Calibri" w:cs="Calibri"/>
        </w:rPr>
      </w:pPr>
      <w:r w:rsidRPr="004D5BF6">
        <w:rPr>
          <w:rFonts w:ascii="Calibri" w:hAnsi="Calibri" w:cs="Calibri"/>
        </w:rPr>
        <w:t>[13]</w:t>
      </w:r>
      <w:r w:rsidRPr="004D5BF6">
        <w:rPr>
          <w:rFonts w:ascii="Calibri" w:hAnsi="Calibri" w:cs="Calibri"/>
        </w:rPr>
        <w:tab/>
        <w:t>Rahman A, Hossain MM. Prevalence and determinants of fever, ARI and diarrhea among children aged 6–59 months in Bangladesh. BMC Pediatr 2022;22:1–12. https://doi.org/10.1186/s12887-022-03166-9.</w:t>
      </w:r>
    </w:p>
    <w:p w14:paraId="3CDC1AC9" w14:textId="77777777" w:rsidR="004D5BF6" w:rsidRPr="004D5BF6" w:rsidRDefault="004D5BF6" w:rsidP="004D5BF6">
      <w:pPr>
        <w:pStyle w:val="Bibliography"/>
        <w:rPr>
          <w:rFonts w:ascii="Calibri" w:hAnsi="Calibri" w:cs="Calibri"/>
        </w:rPr>
      </w:pPr>
      <w:r w:rsidRPr="004D5BF6">
        <w:rPr>
          <w:rFonts w:ascii="Calibri" w:hAnsi="Calibri" w:cs="Calibri"/>
        </w:rPr>
        <w:t>[14]</w:t>
      </w:r>
      <w:r w:rsidRPr="004D5BF6">
        <w:rPr>
          <w:rFonts w:ascii="Calibri" w:hAnsi="Calibri" w:cs="Calibri"/>
        </w:rPr>
        <w:tab/>
        <w:t>Hasan MN, Chowdhury MAB, Jahan J, Jahan S, Ahmed NU, Uddin MJ. Cesarean delivery and early childhood diseases in Bangladesh: An analysis of Demographic and Health Survey (BDHS) and Multiple Indicator Cluster Survey (MICS). PLOS ONE 2020;15:e0242864. https://doi.org/10.1371/journal.pone.0242864.</w:t>
      </w:r>
    </w:p>
    <w:p w14:paraId="62FC72F3" w14:textId="77777777" w:rsidR="004D5BF6" w:rsidRPr="004D5BF6" w:rsidRDefault="004D5BF6" w:rsidP="004D5BF6">
      <w:pPr>
        <w:pStyle w:val="Bibliography"/>
        <w:rPr>
          <w:rFonts w:ascii="Calibri" w:hAnsi="Calibri" w:cs="Calibri"/>
        </w:rPr>
      </w:pPr>
      <w:r w:rsidRPr="004D5BF6">
        <w:rPr>
          <w:rFonts w:ascii="Calibri" w:hAnsi="Calibri" w:cs="Calibri"/>
        </w:rPr>
        <w:t>[15]</w:t>
      </w:r>
      <w:r w:rsidRPr="004D5BF6">
        <w:rPr>
          <w:rFonts w:ascii="Calibri" w:hAnsi="Calibri" w:cs="Calibri"/>
        </w:rPr>
        <w:tab/>
        <w:t>Islam MdA, Hasan MN, Ahammed T, Anjum A, Majumder A, Siddiqui MN-E-A, et al. Association of household fuel with acute respiratory infection (ARI) under-five years children in Bangladesh. Frontiers in Public Health 2022;10.</w:t>
      </w:r>
    </w:p>
    <w:p w14:paraId="09D2BDA1" w14:textId="77777777" w:rsidR="004D5BF6" w:rsidRPr="004D5BF6" w:rsidRDefault="004D5BF6" w:rsidP="004D5BF6">
      <w:pPr>
        <w:pStyle w:val="Bibliography"/>
        <w:rPr>
          <w:rFonts w:ascii="Calibri" w:hAnsi="Calibri" w:cs="Calibri"/>
        </w:rPr>
      </w:pPr>
      <w:r w:rsidRPr="004D5BF6">
        <w:rPr>
          <w:rFonts w:ascii="Calibri" w:hAnsi="Calibri" w:cs="Calibri"/>
        </w:rPr>
        <w:t>[16]</w:t>
      </w:r>
      <w:r w:rsidRPr="004D5BF6">
        <w:rPr>
          <w:rFonts w:ascii="Calibri" w:hAnsi="Calibri" w:cs="Calibri"/>
        </w:rPr>
        <w:tab/>
        <w:t>Mølbak K, Jensen H, lngholt L, Aaby P. Risk Factors for Diarrheal Disease Incidence in Early Childhood: A Community Cohort Study from Guinea-Bissau. American Journal of Epidemiology 1997;146:273–82. https://doi.org/10.1093/oxfordjournals.aje.a009263.</w:t>
      </w:r>
    </w:p>
    <w:p w14:paraId="74C18BCC" w14:textId="77777777" w:rsidR="004D5BF6" w:rsidRPr="004D5BF6" w:rsidRDefault="004D5BF6" w:rsidP="004D5BF6">
      <w:pPr>
        <w:pStyle w:val="Bibliography"/>
        <w:rPr>
          <w:rFonts w:ascii="Calibri" w:hAnsi="Calibri" w:cs="Calibri"/>
        </w:rPr>
      </w:pPr>
      <w:r w:rsidRPr="004D5BF6">
        <w:rPr>
          <w:rFonts w:ascii="Calibri" w:hAnsi="Calibri" w:cs="Calibri"/>
          <w:lang w:val="fr-FR"/>
          <w:rPrChange w:id="109" w:author="Mst. Farzana Akter" w:date="2023-02-13T19:42:00Z">
            <w:rPr>
              <w:rFonts w:ascii="Calibri" w:hAnsi="Calibri" w:cs="Calibri"/>
            </w:rPr>
          </w:rPrChange>
        </w:rPr>
        <w:t>[17]</w:t>
      </w:r>
      <w:r w:rsidRPr="004D5BF6">
        <w:rPr>
          <w:rFonts w:ascii="Calibri" w:hAnsi="Calibri" w:cs="Calibri"/>
          <w:lang w:val="fr-FR"/>
          <w:rPrChange w:id="110" w:author="Mst. Farzana Akter" w:date="2023-02-13T19:42:00Z">
            <w:rPr>
              <w:rFonts w:ascii="Calibri" w:hAnsi="Calibri" w:cs="Calibri"/>
            </w:rPr>
          </w:rPrChange>
        </w:rPr>
        <w:tab/>
        <w:t xml:space="preserve">Guerrant RL, Kirchhoff LV, Shields DS, Nations MK, Leslie J, de Sousa MA, et al. </w:t>
      </w:r>
      <w:r w:rsidRPr="004D5BF6">
        <w:rPr>
          <w:rFonts w:ascii="Calibri" w:hAnsi="Calibri" w:cs="Calibri"/>
        </w:rPr>
        <w:t>Prospective study of diarrheal illnesses in northeastern Brazil: patterns of disease, nutritional impact, etiologies, and risk factors. J Infect Dis 1983;148:986–97. https://doi.org/10.1093/infdis/148.6.986.</w:t>
      </w:r>
    </w:p>
    <w:p w14:paraId="401D07CC" w14:textId="77777777" w:rsidR="004D5BF6" w:rsidRPr="004D5BF6" w:rsidRDefault="004D5BF6" w:rsidP="004D5BF6">
      <w:pPr>
        <w:pStyle w:val="Bibliography"/>
        <w:rPr>
          <w:rFonts w:ascii="Calibri" w:hAnsi="Calibri" w:cs="Calibri"/>
        </w:rPr>
      </w:pPr>
      <w:r w:rsidRPr="004D5BF6">
        <w:rPr>
          <w:rFonts w:ascii="Calibri" w:hAnsi="Calibri" w:cs="Calibri"/>
        </w:rPr>
        <w:lastRenderedPageBreak/>
        <w:t>[18]</w:t>
      </w:r>
      <w:r w:rsidRPr="004D5BF6">
        <w:rPr>
          <w:rFonts w:ascii="Calibri" w:hAnsi="Calibri" w:cs="Calibri"/>
        </w:rPr>
        <w:tab/>
        <w:t>Kosek M, Yori PP, Pan WK, Olortegui MP, Gilman RH, Perez J, et al. Epidemiology of Highly Endemic Multiply Antibiotic-Resistant Shigellosis in Children in the Peruvian Amazon. Pediatrics 2008;122:e541–9. https://doi.org/10.1542/peds.2008-0458.</w:t>
      </w:r>
    </w:p>
    <w:p w14:paraId="34C0EC29" w14:textId="77777777" w:rsidR="004D5BF6" w:rsidRPr="004D5BF6" w:rsidRDefault="004D5BF6" w:rsidP="004D5BF6">
      <w:pPr>
        <w:pStyle w:val="Bibliography"/>
        <w:rPr>
          <w:rFonts w:ascii="Calibri" w:hAnsi="Calibri" w:cs="Calibri"/>
        </w:rPr>
      </w:pPr>
      <w:r w:rsidRPr="004D5BF6">
        <w:rPr>
          <w:rFonts w:ascii="Calibri" w:hAnsi="Calibri" w:cs="Calibri"/>
        </w:rPr>
        <w:t>[19]</w:t>
      </w:r>
      <w:r w:rsidRPr="004D5BF6">
        <w:rPr>
          <w:rFonts w:ascii="Calibri" w:hAnsi="Calibri" w:cs="Calibri"/>
        </w:rPr>
        <w:tab/>
        <w:t>VanDerslice J, Popkin B, Briscoe J. Drinking-water quality, sanitation, and breast-feeding: their interactive effects on infant health. Bull World Health Organ 1994;72:589–601.</w:t>
      </w:r>
    </w:p>
    <w:p w14:paraId="6830AC92" w14:textId="77777777" w:rsidR="004D5BF6" w:rsidRPr="004D5BF6" w:rsidRDefault="004D5BF6" w:rsidP="004D5BF6">
      <w:pPr>
        <w:pStyle w:val="Bibliography"/>
        <w:rPr>
          <w:rFonts w:ascii="Calibri" w:hAnsi="Calibri" w:cs="Calibri"/>
          <w:lang w:val="fr-FR"/>
          <w:rPrChange w:id="111" w:author="Mst. Farzana Akter" w:date="2023-02-13T19:42:00Z">
            <w:rPr>
              <w:rFonts w:ascii="Calibri" w:hAnsi="Calibri" w:cs="Calibri"/>
            </w:rPr>
          </w:rPrChange>
        </w:rPr>
      </w:pPr>
      <w:r w:rsidRPr="004D5BF6">
        <w:rPr>
          <w:rFonts w:ascii="Calibri" w:hAnsi="Calibri" w:cs="Calibri"/>
        </w:rPr>
        <w:t>[20]</w:t>
      </w:r>
      <w:r w:rsidRPr="004D5BF6">
        <w:rPr>
          <w:rFonts w:ascii="Calibri" w:hAnsi="Calibri" w:cs="Calibri"/>
        </w:rPr>
        <w:tab/>
        <w:t xml:space="preserve">Maponga BA, Chirundu D, Gombe NT, Tshimanga M, Shambira G, Takundwa L. Risk factors for contracting watery diarrhoea in Kadoma City, Zimbabwe, 2011: a case control study. </w:t>
      </w:r>
      <w:r w:rsidRPr="004D5BF6">
        <w:rPr>
          <w:rFonts w:ascii="Calibri" w:hAnsi="Calibri" w:cs="Calibri"/>
          <w:lang w:val="fr-FR"/>
          <w:rPrChange w:id="112" w:author="Mst. Farzana Akter" w:date="2023-02-13T19:42:00Z">
            <w:rPr>
              <w:rFonts w:ascii="Calibri" w:hAnsi="Calibri" w:cs="Calibri"/>
            </w:rPr>
          </w:rPrChange>
        </w:rPr>
        <w:t>BMC Infect Dis 2013;13:1–8. https://doi.org/10.1186/1471-2334-13-567.</w:t>
      </w:r>
    </w:p>
    <w:p w14:paraId="2E59486A" w14:textId="77777777" w:rsidR="004D5BF6" w:rsidRPr="004D5BF6" w:rsidRDefault="004D5BF6" w:rsidP="004D5BF6">
      <w:pPr>
        <w:pStyle w:val="Bibliography"/>
        <w:rPr>
          <w:rFonts w:ascii="Calibri" w:hAnsi="Calibri" w:cs="Calibri"/>
        </w:rPr>
      </w:pPr>
      <w:r w:rsidRPr="004D5BF6">
        <w:rPr>
          <w:rFonts w:ascii="Calibri" w:hAnsi="Calibri" w:cs="Calibri"/>
          <w:lang w:val="fr-FR"/>
          <w:rPrChange w:id="113" w:author="Mst. Farzana Akter" w:date="2023-02-13T19:42:00Z">
            <w:rPr>
              <w:rFonts w:ascii="Calibri" w:hAnsi="Calibri" w:cs="Calibri"/>
            </w:rPr>
          </w:rPrChange>
        </w:rPr>
        <w:t>[21]</w:t>
      </w:r>
      <w:r w:rsidRPr="004D5BF6">
        <w:rPr>
          <w:rFonts w:ascii="Calibri" w:hAnsi="Calibri" w:cs="Calibri"/>
          <w:lang w:val="fr-FR"/>
          <w:rPrChange w:id="114" w:author="Mst. Farzana Akter" w:date="2023-02-13T19:42:00Z">
            <w:rPr>
              <w:rFonts w:ascii="Calibri" w:hAnsi="Calibri" w:cs="Calibri"/>
            </w:rPr>
          </w:rPrChange>
        </w:rPr>
        <w:tab/>
        <w:t xml:space="preserve">Dargent-Molina P, James SA, Strogatz DS, Savitz DA. </w:t>
      </w:r>
      <w:r w:rsidRPr="004D5BF6">
        <w:rPr>
          <w:rFonts w:ascii="Calibri" w:hAnsi="Calibri" w:cs="Calibri"/>
        </w:rPr>
        <w:t>Association between maternal education and infant diarrhea in different household and community environments of Cebu, Philippines. Soc Sci Med 1994;38:343–50. https://doi.org/10.1016/0277-9536(94)90404-9.</w:t>
      </w:r>
    </w:p>
    <w:p w14:paraId="323BC926" w14:textId="77777777" w:rsidR="004D5BF6" w:rsidRPr="004D5BF6" w:rsidRDefault="004D5BF6" w:rsidP="004D5BF6">
      <w:pPr>
        <w:pStyle w:val="Bibliography"/>
        <w:rPr>
          <w:rFonts w:ascii="Calibri" w:hAnsi="Calibri" w:cs="Calibri"/>
        </w:rPr>
      </w:pPr>
      <w:r w:rsidRPr="004D5BF6">
        <w:rPr>
          <w:rFonts w:ascii="Calibri" w:hAnsi="Calibri" w:cs="Calibri"/>
        </w:rPr>
        <w:t>[22]</w:t>
      </w:r>
      <w:r w:rsidRPr="004D5BF6">
        <w:rPr>
          <w:rFonts w:ascii="Calibri" w:hAnsi="Calibri" w:cs="Calibri"/>
        </w:rPr>
        <w:tab/>
        <w:t>Tornheim JA, Morland KB, Landrigan PJ, Cifuentes E. Water Privatization, Water Source, and Pediatric Diarrhea in Bolivia: Epidemiologic Analysis of a Social Experiment. International Journal of Occupational and Environmental Health 2009;15:241–8. https://doi.org/10.1179/oeh.2009.15.3.241.</w:t>
      </w:r>
    </w:p>
    <w:p w14:paraId="3AA08AF3" w14:textId="77777777" w:rsidR="004D5BF6" w:rsidRPr="004D5BF6" w:rsidRDefault="004D5BF6" w:rsidP="004D5BF6">
      <w:pPr>
        <w:pStyle w:val="Bibliography"/>
        <w:rPr>
          <w:rFonts w:ascii="Calibri" w:hAnsi="Calibri" w:cs="Calibri"/>
        </w:rPr>
      </w:pPr>
      <w:r w:rsidRPr="004D5BF6">
        <w:rPr>
          <w:rFonts w:ascii="Calibri" w:hAnsi="Calibri" w:cs="Calibri"/>
        </w:rPr>
        <w:t>[23]</w:t>
      </w:r>
      <w:r w:rsidRPr="004D5BF6">
        <w:rPr>
          <w:rFonts w:ascii="Calibri" w:hAnsi="Calibri" w:cs="Calibri"/>
        </w:rPr>
        <w:tab/>
        <w:t>Ghosh S, Sengupta PG, Mondal SK, Banu MK, Gupta DN, Sircar BK. Risk behavioural practices of rural mothers as determinants of childhood diarrhoea. J Commun Dis 1997;29:7–14.</w:t>
      </w:r>
    </w:p>
    <w:p w14:paraId="3BFF6571" w14:textId="77777777" w:rsidR="004D5BF6" w:rsidRPr="004D5BF6" w:rsidRDefault="004D5BF6" w:rsidP="004D5BF6">
      <w:pPr>
        <w:pStyle w:val="Bibliography"/>
        <w:rPr>
          <w:rFonts w:ascii="Calibri" w:hAnsi="Calibri" w:cs="Calibri"/>
          <w:lang w:val="fr-FR"/>
          <w:rPrChange w:id="115" w:author="Mst. Farzana Akter" w:date="2023-02-13T19:42:00Z">
            <w:rPr>
              <w:rFonts w:ascii="Calibri" w:hAnsi="Calibri" w:cs="Calibri"/>
            </w:rPr>
          </w:rPrChange>
        </w:rPr>
      </w:pPr>
      <w:r w:rsidRPr="004D5BF6">
        <w:rPr>
          <w:rFonts w:ascii="Calibri" w:hAnsi="Calibri" w:cs="Calibri"/>
        </w:rPr>
        <w:t>[24]</w:t>
      </w:r>
      <w:r w:rsidRPr="004D5BF6">
        <w:rPr>
          <w:rFonts w:ascii="Calibri" w:hAnsi="Calibri" w:cs="Calibri"/>
        </w:rPr>
        <w:tab/>
        <w:t xml:space="preserve">D’Souza RM. Housing and environmental factors and their effects on the health of children in the slums of Karachi, Pakistan. </w:t>
      </w:r>
      <w:r w:rsidRPr="004D5BF6">
        <w:rPr>
          <w:rFonts w:ascii="Calibri" w:hAnsi="Calibri" w:cs="Calibri"/>
          <w:lang w:val="fr-FR"/>
          <w:rPrChange w:id="116" w:author="Mst. Farzana Akter" w:date="2023-02-13T19:42:00Z">
            <w:rPr>
              <w:rFonts w:ascii="Calibri" w:hAnsi="Calibri" w:cs="Calibri"/>
            </w:rPr>
          </w:rPrChange>
        </w:rPr>
        <w:t>J Biosoc Sci 1997;29:271–81. https://doi.org/10.1017/s002193209700271x.</w:t>
      </w:r>
    </w:p>
    <w:p w14:paraId="4FE37FBC" w14:textId="77777777" w:rsidR="004D5BF6" w:rsidRPr="004D5BF6" w:rsidRDefault="004D5BF6" w:rsidP="004D5BF6">
      <w:pPr>
        <w:pStyle w:val="Bibliography"/>
        <w:rPr>
          <w:rFonts w:ascii="Calibri" w:hAnsi="Calibri" w:cs="Calibri"/>
        </w:rPr>
      </w:pPr>
      <w:r w:rsidRPr="004D5BF6">
        <w:rPr>
          <w:rFonts w:ascii="Calibri" w:hAnsi="Calibri" w:cs="Calibri"/>
          <w:lang w:val="fr-FR"/>
          <w:rPrChange w:id="117" w:author="Mst. Farzana Akter" w:date="2023-02-13T19:42:00Z">
            <w:rPr>
              <w:rFonts w:ascii="Calibri" w:hAnsi="Calibri" w:cs="Calibri"/>
            </w:rPr>
          </w:rPrChange>
        </w:rPr>
        <w:t>[25]</w:t>
      </w:r>
      <w:r w:rsidRPr="004D5BF6">
        <w:rPr>
          <w:rFonts w:ascii="Calibri" w:hAnsi="Calibri" w:cs="Calibri"/>
          <w:lang w:val="fr-FR"/>
          <w:rPrChange w:id="118" w:author="Mst. Farzana Akter" w:date="2023-02-13T19:42:00Z">
            <w:rPr>
              <w:rFonts w:ascii="Calibri" w:hAnsi="Calibri" w:cs="Calibri"/>
            </w:rPr>
          </w:rPrChange>
        </w:rPr>
        <w:tab/>
        <w:t xml:space="preserve">Blake PA, Ramos S, MacDonald KL, Rassi V, Gomes TA, Ivey C, et al. </w:t>
      </w:r>
      <w:r w:rsidRPr="004D5BF6">
        <w:rPr>
          <w:rFonts w:ascii="Calibri" w:hAnsi="Calibri" w:cs="Calibri"/>
        </w:rPr>
        <w:t>Pathogen-specific risk factors and protective factors for acute diarrheal disease in urban Brazilian infants. J Infect Dis 1993;167:627–32. https://doi.org/10.1093/infdis/167.3.627.</w:t>
      </w:r>
    </w:p>
    <w:p w14:paraId="65A82769" w14:textId="77777777" w:rsidR="004D5BF6" w:rsidRPr="004D5BF6" w:rsidRDefault="004D5BF6" w:rsidP="004D5BF6">
      <w:pPr>
        <w:pStyle w:val="Bibliography"/>
        <w:rPr>
          <w:rFonts w:ascii="Calibri" w:hAnsi="Calibri" w:cs="Calibri"/>
          <w:lang w:val="fr-FR"/>
          <w:rPrChange w:id="119" w:author="Mst. Farzana Akter" w:date="2023-02-13T19:42:00Z">
            <w:rPr>
              <w:rFonts w:ascii="Calibri" w:hAnsi="Calibri" w:cs="Calibri"/>
            </w:rPr>
          </w:rPrChange>
        </w:rPr>
      </w:pPr>
      <w:r w:rsidRPr="004D5BF6">
        <w:rPr>
          <w:rFonts w:ascii="Calibri" w:hAnsi="Calibri" w:cs="Calibri"/>
        </w:rPr>
        <w:t>[26]</w:t>
      </w:r>
      <w:r w:rsidRPr="004D5BF6">
        <w:rPr>
          <w:rFonts w:ascii="Calibri" w:hAnsi="Calibri" w:cs="Calibri"/>
        </w:rPr>
        <w:tab/>
        <w:t xml:space="preserve">Genser B, Strina A, Teles CA, Prado MS, Barreto ML. Risk factors for childhood diarrhea incidence: dynamic analysis of a longitudinal study. </w:t>
      </w:r>
      <w:r w:rsidRPr="004D5BF6">
        <w:rPr>
          <w:rFonts w:ascii="Calibri" w:hAnsi="Calibri" w:cs="Calibri"/>
          <w:lang w:val="fr-FR"/>
          <w:rPrChange w:id="120" w:author="Mst. Farzana Akter" w:date="2023-02-13T19:42:00Z">
            <w:rPr>
              <w:rFonts w:ascii="Calibri" w:hAnsi="Calibri" w:cs="Calibri"/>
            </w:rPr>
          </w:rPrChange>
        </w:rPr>
        <w:t>Epidemiology 2006;17:658–67. https://doi.org/10.1097/01.ede.0000239728.75215.86.</w:t>
      </w:r>
    </w:p>
    <w:p w14:paraId="7EFCD85C" w14:textId="77777777" w:rsidR="004D5BF6" w:rsidRPr="004D5BF6" w:rsidRDefault="004D5BF6" w:rsidP="004D5BF6">
      <w:pPr>
        <w:pStyle w:val="Bibliography"/>
        <w:rPr>
          <w:rFonts w:ascii="Calibri" w:hAnsi="Calibri" w:cs="Calibri"/>
        </w:rPr>
      </w:pPr>
      <w:r w:rsidRPr="004D5BF6">
        <w:rPr>
          <w:rFonts w:ascii="Calibri" w:hAnsi="Calibri" w:cs="Calibri"/>
          <w:lang w:val="fr-FR"/>
          <w:rPrChange w:id="121" w:author="Mst. Farzana Akter" w:date="2023-02-13T19:42:00Z">
            <w:rPr>
              <w:rFonts w:ascii="Calibri" w:hAnsi="Calibri" w:cs="Calibri"/>
            </w:rPr>
          </w:rPrChange>
        </w:rPr>
        <w:t>[27]</w:t>
      </w:r>
      <w:r w:rsidRPr="004D5BF6">
        <w:rPr>
          <w:rFonts w:ascii="Calibri" w:hAnsi="Calibri" w:cs="Calibri"/>
          <w:lang w:val="fr-FR"/>
          <w:rPrChange w:id="122" w:author="Mst. Farzana Akter" w:date="2023-02-13T19:42:00Z">
            <w:rPr>
              <w:rFonts w:ascii="Calibri" w:hAnsi="Calibri" w:cs="Calibri"/>
            </w:rPr>
          </w:rPrChange>
        </w:rPr>
        <w:tab/>
        <w:t xml:space="preserve">Sobel J, Gomes T a. T, Ramos RTS, Hoekstra M, Rodrigue D, Rassi V, et al. </w:t>
      </w:r>
      <w:r w:rsidRPr="004D5BF6">
        <w:rPr>
          <w:rFonts w:ascii="Calibri" w:hAnsi="Calibri" w:cs="Calibri"/>
        </w:rPr>
        <w:t>Pathogen-specific risk factors and protective factors for acute diarrheal illness in children aged 12-59 months in São Paulo, Brazil. Clin Infect Dis 2004;38:1545–51. https://doi.org/10.1086/420822.</w:t>
      </w:r>
    </w:p>
    <w:p w14:paraId="45052CDE" w14:textId="77777777" w:rsidR="004D5BF6" w:rsidRPr="004D5BF6" w:rsidRDefault="004D5BF6" w:rsidP="004D5BF6">
      <w:pPr>
        <w:pStyle w:val="Bibliography"/>
        <w:rPr>
          <w:rFonts w:ascii="Calibri" w:hAnsi="Calibri" w:cs="Calibri"/>
        </w:rPr>
      </w:pPr>
      <w:r w:rsidRPr="004D5BF6">
        <w:rPr>
          <w:rFonts w:ascii="Calibri" w:hAnsi="Calibri" w:cs="Calibri"/>
        </w:rPr>
        <w:t>[28]</w:t>
      </w:r>
      <w:r w:rsidRPr="004D5BF6">
        <w:rPr>
          <w:rFonts w:ascii="Calibri" w:hAnsi="Calibri" w:cs="Calibri"/>
        </w:rPr>
        <w:tab/>
        <w:t>Majorin F, Torondel B, Ka Seen Chan G, Clasen T. Interventions to improve disposal of child faeces for preventing diarrhoea and soil‐transmitted helminth infection. Cochrane Database Syst Rev 2019;2019:CD011055. https://doi.org/10.1002/14651858.CD011055.pub2.</w:t>
      </w:r>
    </w:p>
    <w:p w14:paraId="72972CC4" w14:textId="77777777" w:rsidR="004D5BF6" w:rsidRPr="004D5BF6" w:rsidRDefault="004D5BF6" w:rsidP="004D5BF6">
      <w:pPr>
        <w:pStyle w:val="Bibliography"/>
        <w:rPr>
          <w:rFonts w:ascii="Calibri" w:hAnsi="Calibri" w:cs="Calibri"/>
        </w:rPr>
      </w:pPr>
      <w:r w:rsidRPr="004D5BF6">
        <w:rPr>
          <w:rFonts w:ascii="Calibri" w:hAnsi="Calibri" w:cs="Calibri"/>
        </w:rPr>
        <w:t>[29]</w:t>
      </w:r>
      <w:r w:rsidRPr="004D5BF6">
        <w:rPr>
          <w:rFonts w:ascii="Calibri" w:hAnsi="Calibri" w:cs="Calibri"/>
        </w:rPr>
        <w:tab/>
        <w:t>Quick RE, Venczel LV, Mintz ED, Soleto L, Aparicio J, Gironaz M, et al. Diarrhoea prevention in Bolivia through point-of-use water treatment and safe storage: a promising new strategy. Epidemiol Infect 1999;122:83–90.</w:t>
      </w:r>
    </w:p>
    <w:p w14:paraId="2C9D5F87" w14:textId="77777777" w:rsidR="004D5BF6" w:rsidRPr="004D5BF6" w:rsidRDefault="004D5BF6" w:rsidP="004D5BF6">
      <w:pPr>
        <w:pStyle w:val="Bibliography"/>
        <w:rPr>
          <w:rFonts w:ascii="Calibri" w:hAnsi="Calibri" w:cs="Calibri"/>
        </w:rPr>
      </w:pPr>
      <w:r w:rsidRPr="004D5BF6">
        <w:rPr>
          <w:rFonts w:ascii="Calibri" w:hAnsi="Calibri" w:cs="Calibri"/>
        </w:rPr>
        <w:t>[30]</w:t>
      </w:r>
      <w:r w:rsidRPr="004D5BF6">
        <w:rPr>
          <w:rFonts w:ascii="Calibri" w:hAnsi="Calibri" w:cs="Calibri"/>
        </w:rPr>
        <w:tab/>
        <w:t>Surveys - UNICEF MICS n.d. https://mics.unicef.org/surveys (accessed June 23, 2022).</w:t>
      </w:r>
    </w:p>
    <w:p w14:paraId="2C668F7E" w14:textId="77777777" w:rsidR="004D5BF6" w:rsidRPr="004D5BF6" w:rsidRDefault="004D5BF6" w:rsidP="004D5BF6">
      <w:pPr>
        <w:pStyle w:val="Bibliography"/>
        <w:rPr>
          <w:rFonts w:ascii="Calibri" w:hAnsi="Calibri" w:cs="Calibri"/>
        </w:rPr>
      </w:pPr>
      <w:r w:rsidRPr="004D5BF6">
        <w:rPr>
          <w:rFonts w:ascii="Calibri" w:hAnsi="Calibri" w:cs="Calibri"/>
        </w:rPr>
        <w:t>[31]</w:t>
      </w:r>
      <w:r w:rsidRPr="004D5BF6">
        <w:rPr>
          <w:rFonts w:ascii="Calibri" w:hAnsi="Calibri" w:cs="Calibri"/>
        </w:rPr>
        <w:tab/>
        <w:t>Tools - UNICEF MICS n.d. http://mics.unicef.org/tools (accessed August 27, 2017).</w:t>
      </w:r>
    </w:p>
    <w:p w14:paraId="759B9941" w14:textId="77777777" w:rsidR="004D5BF6" w:rsidRPr="004D5BF6" w:rsidRDefault="004D5BF6" w:rsidP="004D5BF6">
      <w:pPr>
        <w:pStyle w:val="Bibliography"/>
        <w:rPr>
          <w:rFonts w:ascii="Calibri" w:hAnsi="Calibri" w:cs="Calibri"/>
        </w:rPr>
      </w:pPr>
      <w:r w:rsidRPr="004D5BF6">
        <w:rPr>
          <w:rFonts w:ascii="Calibri" w:hAnsi="Calibri" w:cs="Calibri"/>
        </w:rPr>
        <w:t>[32]</w:t>
      </w:r>
      <w:r w:rsidRPr="004D5BF6">
        <w:rPr>
          <w:rFonts w:ascii="Calibri" w:hAnsi="Calibri" w:cs="Calibri"/>
        </w:rPr>
        <w:tab/>
        <w:t>The WHO Child Growth Standards n.d. https://www.who.int/tools/child-growth-standards/standards (accessed August 10, 2022).</w:t>
      </w:r>
    </w:p>
    <w:p w14:paraId="6D535390" w14:textId="77777777" w:rsidR="004D5BF6" w:rsidRPr="004D5BF6" w:rsidRDefault="004D5BF6" w:rsidP="004D5BF6">
      <w:pPr>
        <w:pStyle w:val="Bibliography"/>
        <w:rPr>
          <w:rFonts w:ascii="Calibri" w:hAnsi="Calibri" w:cs="Calibri"/>
        </w:rPr>
      </w:pPr>
      <w:r w:rsidRPr="004D5BF6">
        <w:rPr>
          <w:rFonts w:ascii="Calibri" w:hAnsi="Calibri" w:cs="Calibri"/>
        </w:rPr>
        <w:t>[33]</w:t>
      </w:r>
      <w:r w:rsidRPr="004D5BF6">
        <w:rPr>
          <w:rFonts w:ascii="Calibri" w:hAnsi="Calibri" w:cs="Calibri"/>
        </w:rPr>
        <w:tab/>
        <w:t>WHO child growth standards: training course on child growth assessment n.d. https://www.who.int/publications-detail-redirect/9789241595070 (accessed January 21, 2023).</w:t>
      </w:r>
    </w:p>
    <w:p w14:paraId="30B9AC61" w14:textId="77777777" w:rsidR="004D5BF6" w:rsidRPr="004D5BF6" w:rsidRDefault="004D5BF6" w:rsidP="004D5BF6">
      <w:pPr>
        <w:pStyle w:val="Bibliography"/>
        <w:rPr>
          <w:rFonts w:ascii="Calibri" w:hAnsi="Calibri" w:cs="Calibri"/>
        </w:rPr>
      </w:pPr>
      <w:r w:rsidRPr="004D5BF6">
        <w:rPr>
          <w:rFonts w:ascii="Calibri" w:hAnsi="Calibri" w:cs="Calibri"/>
        </w:rPr>
        <w:t>[34]</w:t>
      </w:r>
      <w:r w:rsidRPr="004D5BF6">
        <w:rPr>
          <w:rFonts w:ascii="Calibri" w:hAnsi="Calibri" w:cs="Calibri"/>
        </w:rPr>
        <w:tab/>
        <w:t>Cook JA, Rajbhandari A. Heckroccurve: ROC Curves for Selected Samples. The Stata Journal 2018;18:174–83. https://doi.org/10.1177/1536867X1801800110.</w:t>
      </w:r>
    </w:p>
    <w:p w14:paraId="5E16E2D2" w14:textId="77777777" w:rsidR="004D5BF6" w:rsidRPr="004D5BF6" w:rsidRDefault="004D5BF6" w:rsidP="004D5BF6">
      <w:pPr>
        <w:pStyle w:val="Bibliography"/>
        <w:rPr>
          <w:rFonts w:ascii="Calibri" w:hAnsi="Calibri" w:cs="Calibri"/>
        </w:rPr>
      </w:pPr>
      <w:r w:rsidRPr="004D5BF6">
        <w:rPr>
          <w:rFonts w:ascii="Calibri" w:hAnsi="Calibri" w:cs="Calibri"/>
        </w:rPr>
        <w:t>[35]</w:t>
      </w:r>
      <w:r w:rsidRPr="004D5BF6">
        <w:rPr>
          <w:rFonts w:ascii="Calibri" w:hAnsi="Calibri" w:cs="Calibri"/>
        </w:rPr>
        <w:tab/>
        <w:t>Akaike H. A new look at the statistical model identification. IEEE Transactions on Automatic Control 1974;19:716–23. https://doi.org/10.1109/TAC.1974.1100705.</w:t>
      </w:r>
    </w:p>
    <w:p w14:paraId="2F088D79" w14:textId="77777777" w:rsidR="004D5BF6" w:rsidRPr="004D5BF6" w:rsidRDefault="004D5BF6" w:rsidP="004D5BF6">
      <w:pPr>
        <w:pStyle w:val="Bibliography"/>
        <w:rPr>
          <w:rFonts w:ascii="Calibri" w:hAnsi="Calibri" w:cs="Calibri"/>
        </w:rPr>
      </w:pPr>
      <w:r w:rsidRPr="004D5BF6">
        <w:rPr>
          <w:rFonts w:ascii="Calibri" w:hAnsi="Calibri" w:cs="Calibri"/>
        </w:rPr>
        <w:t>[36]</w:t>
      </w:r>
      <w:r w:rsidRPr="004D5BF6">
        <w:rPr>
          <w:rFonts w:ascii="Calibri" w:hAnsi="Calibri" w:cs="Calibri"/>
        </w:rPr>
        <w:tab/>
        <w:t>Schwarz G. Estimating the Dimension of a Model. The Annals of Statistics 1978;6:461–4.</w:t>
      </w:r>
    </w:p>
    <w:p w14:paraId="7628261B" w14:textId="77777777" w:rsidR="004D5BF6" w:rsidRPr="004D5BF6" w:rsidRDefault="004D5BF6" w:rsidP="004D5BF6">
      <w:pPr>
        <w:pStyle w:val="Bibliography"/>
        <w:rPr>
          <w:rFonts w:ascii="Calibri" w:hAnsi="Calibri" w:cs="Calibri"/>
        </w:rPr>
      </w:pPr>
      <w:r w:rsidRPr="004D5BF6">
        <w:rPr>
          <w:rFonts w:ascii="Calibri" w:hAnsi="Calibri" w:cs="Calibri"/>
        </w:rPr>
        <w:t>[37]</w:t>
      </w:r>
      <w:r w:rsidRPr="004D5BF6">
        <w:rPr>
          <w:rFonts w:ascii="Calibri" w:hAnsi="Calibri" w:cs="Calibri"/>
        </w:rPr>
        <w:tab/>
        <w:t>Stata Bookstore | Survey Data Reference Manual, Release 17 n.d. https://www.stata.com/bookstore/survey-data-reference-manual/ (accessed August 13, 2022).</w:t>
      </w:r>
    </w:p>
    <w:p w14:paraId="7D4AE120" w14:textId="77777777" w:rsidR="004D5BF6" w:rsidRPr="004D5BF6" w:rsidRDefault="004D5BF6" w:rsidP="004D5BF6">
      <w:pPr>
        <w:pStyle w:val="Bibliography"/>
        <w:rPr>
          <w:rFonts w:ascii="Calibri" w:hAnsi="Calibri" w:cs="Calibri"/>
        </w:rPr>
      </w:pPr>
      <w:r w:rsidRPr="004D5BF6">
        <w:rPr>
          <w:rFonts w:ascii="Calibri" w:hAnsi="Calibri" w:cs="Calibri"/>
        </w:rPr>
        <w:lastRenderedPageBreak/>
        <w:t>[38]</w:t>
      </w:r>
      <w:r w:rsidRPr="004D5BF6">
        <w:rPr>
          <w:rFonts w:ascii="Calibri" w:hAnsi="Calibri" w:cs="Calibri"/>
        </w:rPr>
        <w:tab/>
        <w:t>Survey Data Analysis in Stata n.d. https://stats.oarc.ucla.edu/stata/seminars/svy-stata-8/ (accessed January 21, 2023).</w:t>
      </w:r>
    </w:p>
    <w:p w14:paraId="3CAB8AA0" w14:textId="77777777" w:rsidR="004D5BF6" w:rsidRPr="004D5BF6" w:rsidRDefault="004D5BF6" w:rsidP="004D5BF6">
      <w:pPr>
        <w:pStyle w:val="Bibliography"/>
        <w:rPr>
          <w:rFonts w:ascii="Calibri" w:hAnsi="Calibri" w:cs="Calibri"/>
        </w:rPr>
      </w:pPr>
      <w:r w:rsidRPr="004D5BF6">
        <w:rPr>
          <w:rFonts w:ascii="Calibri" w:hAnsi="Calibri" w:cs="Calibri"/>
        </w:rPr>
        <w:t>[39]</w:t>
      </w:r>
      <w:r w:rsidRPr="004D5BF6">
        <w:rPr>
          <w:rFonts w:ascii="Calibri" w:hAnsi="Calibri" w:cs="Calibri"/>
        </w:rPr>
        <w:tab/>
        <w:t>Siziya S, Muula AS, Rudatsikira E. Diarrhoea and acute respiratory infections prevalence and risk factors among under-five children in Iraq in 2000. Ital J Pediatr 2009;35:8. https://doi.org/10.1186/1824-7288-35-8.</w:t>
      </w:r>
    </w:p>
    <w:p w14:paraId="1BF1FBA9" w14:textId="77777777" w:rsidR="004D5BF6" w:rsidRPr="004D5BF6" w:rsidRDefault="004D5BF6" w:rsidP="004D5BF6">
      <w:pPr>
        <w:pStyle w:val="Bibliography"/>
        <w:rPr>
          <w:rFonts w:ascii="Calibri" w:hAnsi="Calibri" w:cs="Calibri"/>
        </w:rPr>
      </w:pPr>
      <w:r w:rsidRPr="004D5BF6">
        <w:rPr>
          <w:rFonts w:ascii="Calibri" w:hAnsi="Calibri" w:cs="Calibri"/>
        </w:rPr>
        <w:t>[40]</w:t>
      </w:r>
      <w:r w:rsidRPr="004D5BF6">
        <w:rPr>
          <w:rFonts w:ascii="Calibri" w:hAnsi="Calibri" w:cs="Calibri"/>
        </w:rPr>
        <w:tab/>
        <w:t>Negesse Y, Taddese AA, Negesse A, Ayele TA. Trends and determinants of diarrhea among under-five children in Ethiopia: cross-sectional study: multivariate decomposition and multilevel analysis based on Bayesian approach evidenced by EDHS 2000–2016 data. BMC Public Health 2021;21:193. https://doi.org/10.1186/s12889-021-10191-3.</w:t>
      </w:r>
    </w:p>
    <w:p w14:paraId="2D504C93" w14:textId="77777777" w:rsidR="004D5BF6" w:rsidRPr="004D5BF6" w:rsidRDefault="004D5BF6" w:rsidP="004D5BF6">
      <w:pPr>
        <w:pStyle w:val="Bibliography"/>
        <w:rPr>
          <w:rFonts w:ascii="Calibri" w:hAnsi="Calibri" w:cs="Calibri"/>
        </w:rPr>
      </w:pPr>
      <w:r w:rsidRPr="004D5BF6">
        <w:rPr>
          <w:rFonts w:ascii="Calibri" w:hAnsi="Calibri" w:cs="Calibri"/>
        </w:rPr>
        <w:t>[41]</w:t>
      </w:r>
      <w:r w:rsidRPr="004D5BF6">
        <w:rPr>
          <w:rFonts w:ascii="Calibri" w:hAnsi="Calibri" w:cs="Calibri"/>
        </w:rPr>
        <w:tab/>
        <w:t>Tambe AB, Nzefa LD, Nicoline NA. Childhood Diarrhea Determinants in Sub-Saharan Africa: A Cross Sectional Study of Tiko-Cameroon. Challenges 2015;6:229–43. https://doi.org/10.3390/challe6020229.</w:t>
      </w:r>
    </w:p>
    <w:p w14:paraId="7C96767F" w14:textId="77777777" w:rsidR="004D5BF6" w:rsidRPr="004D5BF6" w:rsidRDefault="004D5BF6" w:rsidP="004D5BF6">
      <w:pPr>
        <w:pStyle w:val="Bibliography"/>
        <w:rPr>
          <w:rFonts w:ascii="Calibri" w:hAnsi="Calibri" w:cs="Calibri"/>
        </w:rPr>
      </w:pPr>
      <w:r w:rsidRPr="004D5BF6">
        <w:rPr>
          <w:rFonts w:ascii="Calibri" w:hAnsi="Calibri" w:cs="Calibri"/>
        </w:rPr>
        <w:t>[42]</w:t>
      </w:r>
      <w:r w:rsidRPr="004D5BF6">
        <w:rPr>
          <w:rFonts w:ascii="Calibri" w:hAnsi="Calibri" w:cs="Calibri"/>
        </w:rPr>
        <w:tab/>
        <w:t>Caruso B, Stephenson R, Leon JS. Maternal behavior and experience, care access, and agency as determinants of child diarrhea in Bolivia. Rev Panam Salud Publica 2010;28:429–39. https://doi.org/10.1590/S1020-49892010001200004.</w:t>
      </w:r>
    </w:p>
    <w:p w14:paraId="334CD0D6" w14:textId="77777777" w:rsidR="004D5BF6" w:rsidRPr="004D5BF6" w:rsidRDefault="004D5BF6" w:rsidP="004D5BF6">
      <w:pPr>
        <w:pStyle w:val="Bibliography"/>
        <w:rPr>
          <w:rFonts w:ascii="Calibri" w:hAnsi="Calibri" w:cs="Calibri"/>
        </w:rPr>
      </w:pPr>
      <w:r w:rsidRPr="004D5BF6">
        <w:rPr>
          <w:rFonts w:ascii="Calibri" w:hAnsi="Calibri" w:cs="Calibri"/>
        </w:rPr>
        <w:t>[43]</w:t>
      </w:r>
      <w:r w:rsidRPr="004D5BF6">
        <w:rPr>
          <w:rFonts w:ascii="Calibri" w:hAnsi="Calibri" w:cs="Calibri"/>
        </w:rPr>
        <w:tab/>
        <w:t>Bado AR, Susuman AS, Nebie EI. Trends and risk factors for childhood diarrhea in sub-Saharan countries (1990–2013): assessing the neighborhood inequalities. Global Health Action 2016;9:30166. https://doi.org/10.3402/gha.v9.30166.</w:t>
      </w:r>
    </w:p>
    <w:p w14:paraId="24F46E65" w14:textId="77777777" w:rsidR="004D5BF6" w:rsidRPr="004D5BF6" w:rsidRDefault="004D5BF6" w:rsidP="004D5BF6">
      <w:pPr>
        <w:pStyle w:val="Bibliography"/>
        <w:rPr>
          <w:rFonts w:ascii="Calibri" w:hAnsi="Calibri" w:cs="Calibri"/>
        </w:rPr>
      </w:pPr>
      <w:r w:rsidRPr="004D5BF6">
        <w:rPr>
          <w:rFonts w:ascii="Calibri" w:hAnsi="Calibri" w:cs="Calibri"/>
        </w:rPr>
        <w:t>[44]</w:t>
      </w:r>
      <w:r w:rsidRPr="004D5BF6">
        <w:rPr>
          <w:rFonts w:ascii="Calibri" w:hAnsi="Calibri" w:cs="Calibri"/>
        </w:rPr>
        <w:tab/>
        <w:t>Melese B, Paulos W, Astawesegn FH, Gelgelu TB. Prevalence of diarrheal diseases and associated factors among under-five children in Dale District, Sidama zone, Southern Ethiopia: a cross-sectional study. BMC Public Health 2019;19:1235. https://doi.org/10.1186/s12889-019-7579-2.</w:t>
      </w:r>
    </w:p>
    <w:p w14:paraId="503BEB90" w14:textId="77777777" w:rsidR="004D5BF6" w:rsidRPr="004D5BF6" w:rsidRDefault="004D5BF6" w:rsidP="004D5BF6">
      <w:pPr>
        <w:pStyle w:val="Bibliography"/>
        <w:rPr>
          <w:rFonts w:ascii="Calibri" w:hAnsi="Calibri" w:cs="Calibri"/>
        </w:rPr>
      </w:pPr>
      <w:r w:rsidRPr="004D5BF6">
        <w:rPr>
          <w:rFonts w:ascii="Calibri" w:hAnsi="Calibri" w:cs="Calibri"/>
        </w:rPr>
        <w:t>[45]</w:t>
      </w:r>
      <w:r w:rsidRPr="004D5BF6">
        <w:rPr>
          <w:rFonts w:ascii="Calibri" w:hAnsi="Calibri" w:cs="Calibri"/>
        </w:rPr>
        <w:tab/>
        <w:t>Guerrant RL, DeBoer MD, Moore SR, Scharf RJ, Lima AAM. The impoverished gut--a triple burden of diarrhoea, stunting and chronic disease. Nat Rev Gastroenterol Hepatol 2013;10:220–9. https://doi.org/10.1038/nrgastro.2012.239.</w:t>
      </w:r>
    </w:p>
    <w:p w14:paraId="25C8C91B" w14:textId="77777777" w:rsidR="004D5BF6" w:rsidRPr="004D5BF6" w:rsidRDefault="004D5BF6" w:rsidP="004D5BF6">
      <w:pPr>
        <w:pStyle w:val="Bibliography"/>
        <w:rPr>
          <w:rFonts w:ascii="Calibri" w:hAnsi="Calibri" w:cs="Calibri"/>
        </w:rPr>
      </w:pPr>
      <w:r w:rsidRPr="004D5BF6">
        <w:rPr>
          <w:rFonts w:ascii="Calibri" w:hAnsi="Calibri" w:cs="Calibri"/>
        </w:rPr>
        <w:t>[46]</w:t>
      </w:r>
      <w:r w:rsidRPr="004D5BF6">
        <w:rPr>
          <w:rFonts w:ascii="Calibri" w:hAnsi="Calibri" w:cs="Calibri"/>
        </w:rPr>
        <w:tab/>
        <w:t>Iannotti LL, Trehan I, Clitheroe KL, Manary MJ. Diagnosis and treatment of severely malnourished children with diarrhoea. J Paediatr Child Health 2015;51:387–95. https://doi.org/10.1111/jpc.12711.</w:t>
      </w:r>
    </w:p>
    <w:p w14:paraId="22D7E9D3" w14:textId="77777777" w:rsidR="004D5BF6" w:rsidRPr="004D5BF6" w:rsidRDefault="004D5BF6" w:rsidP="004D5BF6">
      <w:pPr>
        <w:pStyle w:val="Bibliography"/>
        <w:rPr>
          <w:rFonts w:ascii="Calibri" w:hAnsi="Calibri" w:cs="Calibri"/>
        </w:rPr>
      </w:pPr>
      <w:r w:rsidRPr="004D5BF6">
        <w:rPr>
          <w:rFonts w:ascii="Calibri" w:hAnsi="Calibri" w:cs="Calibri"/>
        </w:rPr>
        <w:t>[47]</w:t>
      </w:r>
      <w:r w:rsidRPr="004D5BF6">
        <w:rPr>
          <w:rFonts w:ascii="Calibri" w:hAnsi="Calibri" w:cs="Calibri"/>
        </w:rPr>
        <w:tab/>
        <w:t>Bawankule R, Singh A, Kumar K, Pedgaonkar S. Disposal of children’s stools and its association with childhood diarrhea in India. BMC Public Health 2017;17:12. https://doi.org/10.1186/s12889-016-3948-2.</w:t>
      </w:r>
    </w:p>
    <w:p w14:paraId="50321566" w14:textId="77777777" w:rsidR="004D5BF6" w:rsidRPr="004D5BF6" w:rsidRDefault="004D5BF6" w:rsidP="004D5BF6">
      <w:pPr>
        <w:pStyle w:val="Bibliography"/>
        <w:rPr>
          <w:rFonts w:ascii="Calibri" w:hAnsi="Calibri" w:cs="Calibri"/>
        </w:rPr>
      </w:pPr>
      <w:r w:rsidRPr="004D5BF6">
        <w:rPr>
          <w:rFonts w:ascii="Calibri" w:hAnsi="Calibri" w:cs="Calibri"/>
        </w:rPr>
        <w:t>[48]</w:t>
      </w:r>
      <w:r w:rsidRPr="004D5BF6">
        <w:rPr>
          <w:rFonts w:ascii="Calibri" w:hAnsi="Calibri" w:cs="Calibri"/>
        </w:rPr>
        <w:tab/>
        <w:t>Sinmegn Mihrete T, Asres Alemie G, Shimeka Teferra A. Determinants of childhood diarrhea among underfive children in Benishangul Gumuz Regional State, North West Ethiopia. BMC Pediatrics 2014;14:102. https://doi.org/10.1186/1471-2431-14-102.</w:t>
      </w:r>
    </w:p>
    <w:p w14:paraId="2C6BCA6A" w14:textId="77777777" w:rsidR="004D5BF6" w:rsidRPr="004D5BF6" w:rsidRDefault="004D5BF6" w:rsidP="004D5BF6">
      <w:pPr>
        <w:pStyle w:val="Bibliography"/>
        <w:rPr>
          <w:rFonts w:ascii="Calibri" w:hAnsi="Calibri" w:cs="Calibri"/>
        </w:rPr>
      </w:pPr>
      <w:r w:rsidRPr="004D5BF6">
        <w:rPr>
          <w:rFonts w:ascii="Calibri" w:hAnsi="Calibri" w:cs="Calibri"/>
        </w:rPr>
        <w:t>[49]</w:t>
      </w:r>
      <w:r w:rsidRPr="004D5BF6">
        <w:rPr>
          <w:rFonts w:ascii="Calibri" w:hAnsi="Calibri" w:cs="Calibri"/>
        </w:rPr>
        <w:tab/>
        <w:t>Mengistie B, Berhane Y, Worku A. Prevalence of diarrhea and associated risk factors among children under-five years of age in Eastern Ethiopia: A cross-sectional study. Open Journal of Preventive Medicine 2013;3:446–53. https://doi.org/10.4236/ojpm.2013.37060.</w:t>
      </w:r>
    </w:p>
    <w:p w14:paraId="3E410E9D" w14:textId="77777777" w:rsidR="004D5BF6" w:rsidRPr="004D5BF6" w:rsidRDefault="004D5BF6" w:rsidP="004D5BF6">
      <w:pPr>
        <w:pStyle w:val="Bibliography"/>
        <w:rPr>
          <w:rFonts w:ascii="Calibri" w:hAnsi="Calibri" w:cs="Calibri"/>
        </w:rPr>
      </w:pPr>
      <w:r w:rsidRPr="004D5BF6">
        <w:rPr>
          <w:rFonts w:ascii="Calibri" w:hAnsi="Calibri" w:cs="Calibri"/>
        </w:rPr>
        <w:t>[50]</w:t>
      </w:r>
      <w:r w:rsidRPr="004D5BF6">
        <w:rPr>
          <w:rFonts w:ascii="Calibri" w:hAnsi="Calibri" w:cs="Calibri"/>
        </w:rPr>
        <w:tab/>
        <w:t>Traoré E, Cousens S, Curtis V, Mertens T, Tall F, Traoré A, et al. Child defecation behaviour, stool disposal practices, and childhood diarrhoea in Burkina Faso: results from a case-control study. Journal of Epidemiology &amp; Community Health 1994;48:270–5. https://doi.org/10.1136/jech.48.3.270.</w:t>
      </w:r>
    </w:p>
    <w:p w14:paraId="60DA6929" w14:textId="77777777" w:rsidR="004D5BF6" w:rsidRPr="004D5BF6" w:rsidRDefault="004D5BF6" w:rsidP="004D5BF6">
      <w:pPr>
        <w:pStyle w:val="Bibliography"/>
        <w:rPr>
          <w:rFonts w:ascii="Calibri" w:hAnsi="Calibri" w:cs="Calibri"/>
        </w:rPr>
      </w:pPr>
      <w:r w:rsidRPr="004D5BF6">
        <w:rPr>
          <w:rFonts w:ascii="Calibri" w:hAnsi="Calibri" w:cs="Calibri"/>
        </w:rPr>
        <w:t>[51]</w:t>
      </w:r>
      <w:r w:rsidRPr="004D5BF6">
        <w:rPr>
          <w:rFonts w:ascii="Calibri" w:hAnsi="Calibri" w:cs="Calibri"/>
        </w:rPr>
        <w:tab/>
        <w:t>Fobil JN, Kraemer A, Meyer CG, May J. Neighborhood Urban Environmental Quality Conditions Are Likely to Drive Malaria and Diarrhea Mortality in Accra, Ghana. Journal of Environmental and Public Health 2011;2011:484010. https://doi.org/10.1155/2011/484010.</w:t>
      </w:r>
    </w:p>
    <w:p w14:paraId="360138B7" w14:textId="77777777" w:rsidR="004D5BF6" w:rsidRPr="004D5BF6" w:rsidRDefault="004D5BF6" w:rsidP="004D5BF6">
      <w:pPr>
        <w:pStyle w:val="Bibliography"/>
        <w:rPr>
          <w:rFonts w:ascii="Calibri" w:hAnsi="Calibri" w:cs="Calibri"/>
        </w:rPr>
      </w:pPr>
      <w:r w:rsidRPr="004D5BF6">
        <w:rPr>
          <w:rFonts w:ascii="Calibri" w:hAnsi="Calibri" w:cs="Calibri"/>
        </w:rPr>
        <w:t>[52]</w:t>
      </w:r>
      <w:r w:rsidRPr="004D5BF6">
        <w:rPr>
          <w:rFonts w:ascii="Calibri" w:hAnsi="Calibri" w:cs="Calibri"/>
        </w:rPr>
        <w:tab/>
        <w:t>Geruso M, Spears D. Neighborhood sanitation and infant mortality. American Economic Journal: Applied Economics 2018;10:125–62.</w:t>
      </w:r>
    </w:p>
    <w:p w14:paraId="67E990C1" w14:textId="77777777" w:rsidR="004D5BF6" w:rsidRPr="004D5BF6" w:rsidRDefault="004D5BF6" w:rsidP="004D5BF6">
      <w:pPr>
        <w:pStyle w:val="Bibliography"/>
        <w:rPr>
          <w:rFonts w:ascii="Calibri" w:hAnsi="Calibri" w:cs="Calibri"/>
        </w:rPr>
      </w:pPr>
      <w:r w:rsidRPr="004D5BF6">
        <w:rPr>
          <w:rFonts w:ascii="Calibri" w:hAnsi="Calibri" w:cs="Calibri"/>
        </w:rPr>
        <w:t>[53]</w:t>
      </w:r>
      <w:r w:rsidRPr="004D5BF6">
        <w:rPr>
          <w:rFonts w:ascii="Calibri" w:hAnsi="Calibri" w:cs="Calibri"/>
        </w:rPr>
        <w:tab/>
        <w:t>Just MR, Carden SW, Li S, Baker KK, Gambhir M, Fung IC-H. The impact of shared sanitation facilities on diarrheal diseases with and without an environmental reservoir: a modeling study. Pathog Glob Health 2018;112:195–202. https://doi.org/10.1080/20477724.2018.1478927.</w:t>
      </w:r>
    </w:p>
    <w:p w14:paraId="066338DF" w14:textId="77777777" w:rsidR="004D5BF6" w:rsidRPr="004D5BF6" w:rsidRDefault="004D5BF6" w:rsidP="004D5BF6">
      <w:pPr>
        <w:pStyle w:val="Bibliography"/>
        <w:rPr>
          <w:rFonts w:ascii="Calibri" w:hAnsi="Calibri" w:cs="Calibri"/>
        </w:rPr>
      </w:pPr>
      <w:r w:rsidRPr="004D5BF6">
        <w:rPr>
          <w:rFonts w:ascii="Calibri" w:hAnsi="Calibri" w:cs="Calibri"/>
        </w:rPr>
        <w:lastRenderedPageBreak/>
        <w:t>[54]</w:t>
      </w:r>
      <w:r w:rsidRPr="004D5BF6">
        <w:rPr>
          <w:rFonts w:ascii="Calibri" w:hAnsi="Calibri" w:cs="Calibri"/>
        </w:rPr>
        <w:tab/>
        <w:t>Baker KK, O’Reilly CE, Levine MM, Kotloff KL, Nataro JP, Ayers TL, et al. Sanitation and Hygiene-Specific Risk Factors for Moderate-to-Severe Diarrhea in Young Children in the Global Enteric Multicenter Study, 2007–2011: Case-Control Study. PLOS Medicine 2016;13:e1002010. https://doi.org/10.1371/journal.pmed.1002010.</w:t>
      </w:r>
    </w:p>
    <w:p w14:paraId="2789870C" w14:textId="77777777" w:rsidR="004D5BF6" w:rsidRPr="004D5BF6" w:rsidRDefault="004D5BF6" w:rsidP="004D5BF6">
      <w:pPr>
        <w:pStyle w:val="Bibliography"/>
        <w:rPr>
          <w:rFonts w:ascii="Calibri" w:hAnsi="Calibri" w:cs="Calibri"/>
        </w:rPr>
      </w:pPr>
      <w:r w:rsidRPr="004D5BF6">
        <w:rPr>
          <w:rFonts w:ascii="Calibri" w:hAnsi="Calibri" w:cs="Calibri"/>
        </w:rPr>
        <w:t>[55]</w:t>
      </w:r>
      <w:r w:rsidRPr="004D5BF6">
        <w:rPr>
          <w:rFonts w:ascii="Calibri" w:hAnsi="Calibri" w:cs="Calibri"/>
        </w:rPr>
        <w:tab/>
        <w:t>Ferdous F, Das SK, Ahmed S, Farzana FD, Latham JR, Chisti MJ, et al. Severity of Diarrhea and Malnutrition among Under Five-Year-Old Children in Rural Bangladesh. Am J Trop Med Hyg 2013;89:223–8. https://doi.org/10.4269/ajtmh.12-0743.</w:t>
      </w:r>
    </w:p>
    <w:p w14:paraId="620EAE80" w14:textId="77777777" w:rsidR="004D5BF6" w:rsidRPr="004D5BF6" w:rsidRDefault="004D5BF6" w:rsidP="004D5BF6">
      <w:pPr>
        <w:pStyle w:val="Bibliography"/>
        <w:rPr>
          <w:rFonts w:ascii="Calibri" w:hAnsi="Calibri" w:cs="Calibri"/>
        </w:rPr>
      </w:pPr>
      <w:r w:rsidRPr="004D5BF6">
        <w:rPr>
          <w:rFonts w:ascii="Calibri" w:hAnsi="Calibri" w:cs="Calibri"/>
        </w:rPr>
        <w:t>[56]</w:t>
      </w:r>
      <w:r w:rsidRPr="004D5BF6">
        <w:rPr>
          <w:rFonts w:ascii="Calibri" w:hAnsi="Calibri" w:cs="Calibri"/>
        </w:rPr>
        <w:tab/>
        <w:t>Ahmed T, Mahfuz M, Ireen S, Ahmed AMS, Rahman S, Islam MM, et al. Nutrition of children and women in Bangladesh: trends and directions for the future. J Health Popul Nutr 2012;30:1–11. https://doi.org/10.3329/jhpn.v30i1.11268.</w:t>
      </w:r>
    </w:p>
    <w:p w14:paraId="684947DA" w14:textId="77777777" w:rsidR="004D5BF6" w:rsidRPr="004D5BF6" w:rsidRDefault="004D5BF6" w:rsidP="004D5BF6">
      <w:pPr>
        <w:pStyle w:val="Bibliography"/>
        <w:rPr>
          <w:rFonts w:ascii="Calibri" w:hAnsi="Calibri" w:cs="Calibri"/>
        </w:rPr>
      </w:pPr>
      <w:r w:rsidRPr="004D5BF6">
        <w:rPr>
          <w:rFonts w:ascii="Calibri" w:hAnsi="Calibri" w:cs="Calibri"/>
        </w:rPr>
        <w:t>[57]</w:t>
      </w:r>
      <w:r w:rsidRPr="004D5BF6">
        <w:rPr>
          <w:rFonts w:ascii="Calibri" w:hAnsi="Calibri" w:cs="Calibri"/>
        </w:rPr>
        <w:tab/>
        <w:t>Mata L. Diarrheal disease as a cause of malnutrition. Am J Trop Med Hyg 1992;47:16–27. https://doi.org/10.4269/ajtmh.1992.47.16.</w:t>
      </w:r>
    </w:p>
    <w:p w14:paraId="5E5670DA" w14:textId="77777777" w:rsidR="004D5BF6" w:rsidRPr="004D5BF6" w:rsidRDefault="004D5BF6" w:rsidP="004D5BF6">
      <w:pPr>
        <w:pStyle w:val="Bibliography"/>
        <w:rPr>
          <w:rFonts w:ascii="Calibri" w:hAnsi="Calibri" w:cs="Calibri"/>
          <w:lang w:val="fr-FR"/>
          <w:rPrChange w:id="123" w:author="Mst. Farzana Akter" w:date="2023-02-13T19:42:00Z">
            <w:rPr>
              <w:rFonts w:ascii="Calibri" w:hAnsi="Calibri" w:cs="Calibri"/>
            </w:rPr>
          </w:rPrChange>
        </w:rPr>
      </w:pPr>
      <w:r w:rsidRPr="004D5BF6">
        <w:rPr>
          <w:rFonts w:ascii="Calibri" w:hAnsi="Calibri" w:cs="Calibri"/>
        </w:rPr>
        <w:t>[58]</w:t>
      </w:r>
      <w:r w:rsidRPr="004D5BF6">
        <w:rPr>
          <w:rFonts w:ascii="Calibri" w:hAnsi="Calibri" w:cs="Calibri"/>
        </w:rPr>
        <w:tab/>
        <w:t xml:space="preserve">Das S, Chandra H, Saha UR. District level estimates and mapping of prevalence of diarrhoea among under-five children in Bangladesh by combining survey and census data. </w:t>
      </w:r>
      <w:r w:rsidRPr="004D5BF6">
        <w:rPr>
          <w:rFonts w:ascii="Calibri" w:hAnsi="Calibri" w:cs="Calibri"/>
          <w:lang w:val="fr-FR"/>
          <w:rPrChange w:id="124" w:author="Mst. Farzana Akter" w:date="2023-02-13T19:42:00Z">
            <w:rPr>
              <w:rFonts w:ascii="Calibri" w:hAnsi="Calibri" w:cs="Calibri"/>
            </w:rPr>
          </w:rPrChange>
        </w:rPr>
        <w:t>PLOS ONE 2019;14:e0211062. https://doi.org/10.1371/journal.pone.0211062.</w:t>
      </w:r>
    </w:p>
    <w:p w14:paraId="3534424C" w14:textId="77777777" w:rsidR="004D5BF6" w:rsidRPr="004D5BF6" w:rsidRDefault="004D5BF6" w:rsidP="004D5BF6">
      <w:pPr>
        <w:pStyle w:val="Bibliography"/>
        <w:rPr>
          <w:rFonts w:ascii="Calibri" w:hAnsi="Calibri" w:cs="Calibri"/>
        </w:rPr>
      </w:pPr>
      <w:r w:rsidRPr="004D5BF6">
        <w:rPr>
          <w:rFonts w:ascii="Calibri" w:hAnsi="Calibri" w:cs="Calibri"/>
          <w:lang w:val="fr-FR"/>
          <w:rPrChange w:id="125" w:author="Mst. Farzana Akter" w:date="2023-02-13T19:42:00Z">
            <w:rPr>
              <w:rFonts w:ascii="Calibri" w:hAnsi="Calibri" w:cs="Calibri"/>
            </w:rPr>
          </w:rPrChange>
        </w:rPr>
        <w:t>[59]</w:t>
      </w:r>
      <w:r w:rsidRPr="004D5BF6">
        <w:rPr>
          <w:rFonts w:ascii="Calibri" w:hAnsi="Calibri" w:cs="Calibri"/>
          <w:lang w:val="fr-FR"/>
          <w:rPrChange w:id="126" w:author="Mst. Farzana Akter" w:date="2023-02-13T19:42:00Z">
            <w:rPr>
              <w:rFonts w:ascii="Calibri" w:hAnsi="Calibri" w:cs="Calibri"/>
            </w:rPr>
          </w:rPrChange>
        </w:rPr>
        <w:tab/>
        <w:t xml:space="preserve">Islam MA, Hoque MA, Ahmed KM, Butler AP. </w:t>
      </w:r>
      <w:r w:rsidRPr="004D5BF6">
        <w:rPr>
          <w:rFonts w:ascii="Calibri" w:hAnsi="Calibri" w:cs="Calibri"/>
        </w:rPr>
        <w:t>Impact of Climate Change and Land Use on Groundwater Salinization in Southern Bangladesh—Implications for Other Asian Deltas. Environmental Management 2019;64:640–9. https://doi.org/10.1007/s00267-019-01220-4.</w:t>
      </w:r>
    </w:p>
    <w:p w14:paraId="30E0350D" w14:textId="77777777" w:rsidR="004D5BF6" w:rsidRPr="004D5BF6" w:rsidRDefault="004D5BF6" w:rsidP="004D5BF6">
      <w:pPr>
        <w:pStyle w:val="Bibliography"/>
        <w:rPr>
          <w:rFonts w:ascii="Calibri" w:hAnsi="Calibri" w:cs="Calibri"/>
        </w:rPr>
      </w:pPr>
      <w:r w:rsidRPr="004D5BF6">
        <w:rPr>
          <w:rFonts w:ascii="Calibri" w:hAnsi="Calibri" w:cs="Calibri"/>
        </w:rPr>
        <w:t>[60]</w:t>
      </w:r>
      <w:r w:rsidRPr="004D5BF6">
        <w:rPr>
          <w:rFonts w:ascii="Calibri" w:hAnsi="Calibri" w:cs="Calibri"/>
        </w:rPr>
        <w:tab/>
        <w:t>Salas-Eljatib C, Fuentes-Ramirez A, Gregoire TG, Altamirano A, Yaitul V. A study on the effects of unbalanced data when fitting logistic regression models in ecology. Ecological Indicators 2018;85:502–8. https://doi.org/10.1016/j.ecolind.2017.10.030.</w:t>
      </w:r>
    </w:p>
    <w:p w14:paraId="750896CC" w14:textId="13CFC0AB" w:rsidR="00275578" w:rsidRPr="002D1C85" w:rsidRDefault="00275578" w:rsidP="0063530A">
      <w:pPr>
        <w:spacing w:line="240" w:lineRule="auto"/>
        <w:rPr>
          <w:rFonts w:ascii="Times" w:hAnsi="Times" w:cs="Times New Roman"/>
          <w:sz w:val="24"/>
          <w:szCs w:val="24"/>
        </w:rPr>
        <w:sectPr w:rsidR="00275578" w:rsidRPr="002D1C85">
          <w:pgSz w:w="12240" w:h="15840"/>
          <w:pgMar w:top="1440" w:right="1440" w:bottom="1440" w:left="1440" w:header="720" w:footer="720" w:gutter="0"/>
          <w:cols w:space="720"/>
          <w:docGrid w:linePitch="360"/>
        </w:sectPr>
      </w:pPr>
      <w:r w:rsidRPr="002D1C85">
        <w:rPr>
          <w:rFonts w:ascii="Times" w:hAnsi="Times" w:cs="Times New Roman"/>
          <w:sz w:val="24"/>
          <w:szCs w:val="24"/>
        </w:rPr>
        <w:fldChar w:fldCharType="end"/>
      </w:r>
    </w:p>
    <w:p w14:paraId="5252D175" w14:textId="49665ABF" w:rsidR="00781C63" w:rsidRDefault="00812BC2" w:rsidP="0063530A">
      <w:pPr>
        <w:spacing w:line="240" w:lineRule="auto"/>
        <w:rPr>
          <w:rFonts w:ascii="Times New Roman" w:hAnsi="Times New Roman" w:cs="Times New Roman"/>
          <w:b/>
          <w:bCs/>
          <w:sz w:val="24"/>
          <w:szCs w:val="24"/>
        </w:rPr>
      </w:pPr>
      <w:r w:rsidRPr="0063530A">
        <w:rPr>
          <w:rFonts w:ascii="Times New Roman" w:hAnsi="Times New Roman" w:cs="Times New Roman"/>
          <w:b/>
          <w:bCs/>
          <w:sz w:val="24"/>
          <w:szCs w:val="24"/>
        </w:rPr>
        <w:lastRenderedPageBreak/>
        <w:t>Tables and figures</w:t>
      </w:r>
    </w:p>
    <w:p w14:paraId="76B42DC5" w14:textId="09430B3F" w:rsidR="00C2040A" w:rsidRDefault="00C2040A" w:rsidP="0063530A">
      <w:pPr>
        <w:spacing w:line="240" w:lineRule="auto"/>
        <w:rPr>
          <w:rFonts w:ascii="Times New Roman" w:hAnsi="Times New Roman" w:cs="Times New Roman"/>
          <w:b/>
          <w:bCs/>
          <w:sz w:val="24"/>
          <w:szCs w:val="24"/>
        </w:rPr>
      </w:pPr>
    </w:p>
    <w:p w14:paraId="2941BEEA" w14:textId="2451141D" w:rsidR="00C2040A" w:rsidRPr="00D97196" w:rsidRDefault="00C2040A" w:rsidP="0063530A">
      <w:pPr>
        <w:spacing w:line="240" w:lineRule="auto"/>
        <w:rPr>
          <w:rFonts w:ascii="Times New Roman" w:hAnsi="Times New Roman" w:cs="Times New Roman"/>
          <w:b/>
          <w:sz w:val="24"/>
          <w:szCs w:val="24"/>
        </w:rPr>
      </w:pPr>
      <w:r w:rsidRPr="00D97196">
        <w:rPr>
          <w:rFonts w:ascii="Times New Roman" w:hAnsi="Times New Roman" w:cs="Times New Roman"/>
          <w:b/>
          <w:sz w:val="24"/>
          <w:szCs w:val="24"/>
        </w:rPr>
        <w:t xml:space="preserve">Table.1 </w:t>
      </w:r>
      <w:ins w:id="127" w:author="DrJamalUddin" w:date="2023-02-04T21:09:00Z">
        <w:r w:rsidR="00D74DD4">
          <w:rPr>
            <w:rFonts w:ascii="Times New Roman" w:hAnsi="Times New Roman" w:cs="Times New Roman"/>
            <w:b/>
            <w:sz w:val="24"/>
            <w:szCs w:val="24"/>
          </w:rPr>
          <w:t>Distribution of several f</w:t>
        </w:r>
      </w:ins>
      <w:del w:id="128" w:author="DrJamalUddin" w:date="2023-02-04T21:09:00Z">
        <w:r w:rsidRPr="00D97196" w:rsidDel="00D74DD4">
          <w:rPr>
            <w:rFonts w:ascii="Times New Roman" w:hAnsi="Times New Roman" w:cs="Times New Roman"/>
            <w:b/>
            <w:sz w:val="24"/>
            <w:szCs w:val="24"/>
          </w:rPr>
          <w:delText>F</w:delText>
        </w:r>
      </w:del>
      <w:r w:rsidRPr="00D97196">
        <w:rPr>
          <w:rFonts w:ascii="Times New Roman" w:hAnsi="Times New Roman" w:cs="Times New Roman"/>
          <w:b/>
          <w:sz w:val="24"/>
          <w:szCs w:val="24"/>
        </w:rPr>
        <w:t xml:space="preserve">actors </w:t>
      </w:r>
      <w:del w:id="129" w:author="DrJamalUddin" w:date="2023-02-04T21:10:00Z">
        <w:r w:rsidRPr="00D97196" w:rsidDel="00D74DD4">
          <w:rPr>
            <w:rFonts w:ascii="Times New Roman" w:hAnsi="Times New Roman" w:cs="Times New Roman"/>
            <w:b/>
            <w:sz w:val="24"/>
            <w:szCs w:val="24"/>
          </w:rPr>
          <w:delText xml:space="preserve">associated </w:delText>
        </w:r>
      </w:del>
      <w:r w:rsidRPr="00D97196">
        <w:rPr>
          <w:rFonts w:ascii="Times New Roman" w:hAnsi="Times New Roman" w:cs="Times New Roman"/>
          <w:b/>
          <w:sz w:val="24"/>
          <w:szCs w:val="24"/>
        </w:rPr>
        <w:t>with the diarrhea status of children, MICS 2006, 2012 and 2019.</w:t>
      </w:r>
    </w:p>
    <w:tbl>
      <w:tblPr>
        <w:tblStyle w:val="TableGrid"/>
        <w:tblW w:w="5000" w:type="pct"/>
        <w:jc w:val="center"/>
        <w:tblLook w:val="04A0" w:firstRow="1" w:lastRow="0" w:firstColumn="1" w:lastColumn="0" w:noHBand="0" w:noVBand="1"/>
      </w:tblPr>
      <w:tblGrid>
        <w:gridCol w:w="1475"/>
        <w:gridCol w:w="833"/>
        <w:gridCol w:w="1098"/>
        <w:gridCol w:w="1288"/>
        <w:gridCol w:w="727"/>
        <w:gridCol w:w="744"/>
        <w:gridCol w:w="813"/>
        <w:gridCol w:w="727"/>
        <w:gridCol w:w="832"/>
        <w:gridCol w:w="813"/>
      </w:tblGrid>
      <w:tr w:rsidR="00200D44" w:rsidRPr="00200D44" w14:paraId="6CC3D3EF" w14:textId="77777777" w:rsidTr="006875DA">
        <w:trPr>
          <w:trHeight w:val="161"/>
          <w:jc w:val="center"/>
        </w:trPr>
        <w:tc>
          <w:tcPr>
            <w:tcW w:w="788" w:type="pct"/>
            <w:vMerge w:val="restart"/>
            <w:vAlign w:val="center"/>
          </w:tcPr>
          <w:p w14:paraId="5A45D87E"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Characteristics</w:t>
            </w:r>
          </w:p>
        </w:tc>
        <w:tc>
          <w:tcPr>
            <w:tcW w:w="1721" w:type="pct"/>
            <w:gridSpan w:val="3"/>
            <w:vAlign w:val="center"/>
          </w:tcPr>
          <w:p w14:paraId="448F5089"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2006</w:t>
            </w:r>
          </w:p>
        </w:tc>
        <w:tc>
          <w:tcPr>
            <w:tcW w:w="1222" w:type="pct"/>
            <w:gridSpan w:val="3"/>
            <w:vAlign w:val="center"/>
          </w:tcPr>
          <w:p w14:paraId="49116DC9"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2012</w:t>
            </w:r>
          </w:p>
        </w:tc>
        <w:tc>
          <w:tcPr>
            <w:tcW w:w="1269" w:type="pct"/>
            <w:gridSpan w:val="3"/>
            <w:vAlign w:val="center"/>
          </w:tcPr>
          <w:p w14:paraId="3CADA5F1"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2019</w:t>
            </w:r>
          </w:p>
        </w:tc>
      </w:tr>
      <w:tr w:rsidR="00394056" w:rsidRPr="00394056" w14:paraId="081BFCAA" w14:textId="77777777" w:rsidTr="006875DA">
        <w:trPr>
          <w:trHeight w:val="161"/>
          <w:jc w:val="center"/>
        </w:trPr>
        <w:tc>
          <w:tcPr>
            <w:tcW w:w="788" w:type="pct"/>
            <w:vMerge/>
            <w:vAlign w:val="center"/>
          </w:tcPr>
          <w:p w14:paraId="2FA6594F" w14:textId="77777777" w:rsidR="00C2040A" w:rsidRPr="0063530A" w:rsidRDefault="00C2040A" w:rsidP="0063530A">
            <w:pPr>
              <w:rPr>
                <w:rFonts w:ascii="Times New Roman" w:hAnsi="Times New Roman" w:cs="Times New Roman"/>
                <w:sz w:val="20"/>
                <w:szCs w:val="20"/>
              </w:rPr>
            </w:pPr>
          </w:p>
        </w:tc>
        <w:tc>
          <w:tcPr>
            <w:tcW w:w="1032" w:type="pct"/>
            <w:gridSpan w:val="2"/>
            <w:vAlign w:val="center"/>
          </w:tcPr>
          <w:p w14:paraId="1BBCEB51"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Diarrhea</w:t>
            </w:r>
          </w:p>
        </w:tc>
        <w:tc>
          <w:tcPr>
            <w:tcW w:w="689" w:type="pct"/>
            <w:vAlign w:val="center"/>
          </w:tcPr>
          <w:p w14:paraId="399C3E12"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P-value</w:t>
            </w:r>
          </w:p>
        </w:tc>
        <w:tc>
          <w:tcPr>
            <w:tcW w:w="787" w:type="pct"/>
            <w:gridSpan w:val="2"/>
            <w:vAlign w:val="center"/>
          </w:tcPr>
          <w:p w14:paraId="3A06027E"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Diarrhea</w:t>
            </w:r>
          </w:p>
        </w:tc>
        <w:tc>
          <w:tcPr>
            <w:tcW w:w="435" w:type="pct"/>
            <w:vMerge w:val="restart"/>
            <w:vAlign w:val="center"/>
          </w:tcPr>
          <w:p w14:paraId="139A8055"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P-value</w:t>
            </w:r>
          </w:p>
        </w:tc>
        <w:tc>
          <w:tcPr>
            <w:tcW w:w="834" w:type="pct"/>
            <w:gridSpan w:val="2"/>
            <w:vAlign w:val="center"/>
          </w:tcPr>
          <w:p w14:paraId="2939E737"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Diarrhea</w:t>
            </w:r>
          </w:p>
        </w:tc>
        <w:tc>
          <w:tcPr>
            <w:tcW w:w="435" w:type="pct"/>
            <w:vMerge w:val="restart"/>
            <w:vAlign w:val="center"/>
          </w:tcPr>
          <w:p w14:paraId="2D67F482"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P-value</w:t>
            </w:r>
          </w:p>
        </w:tc>
      </w:tr>
      <w:tr w:rsidR="004266B3" w:rsidRPr="004266B3" w14:paraId="712613DB" w14:textId="77777777" w:rsidTr="006875DA">
        <w:trPr>
          <w:trHeight w:val="161"/>
          <w:jc w:val="center"/>
        </w:trPr>
        <w:tc>
          <w:tcPr>
            <w:tcW w:w="788" w:type="pct"/>
            <w:vMerge/>
            <w:vAlign w:val="center"/>
          </w:tcPr>
          <w:p w14:paraId="34B8CCA4" w14:textId="77777777" w:rsidR="00C2040A" w:rsidRPr="0063530A" w:rsidRDefault="00C2040A" w:rsidP="0063530A">
            <w:pPr>
              <w:rPr>
                <w:rFonts w:ascii="Times New Roman" w:hAnsi="Times New Roman" w:cs="Times New Roman"/>
                <w:sz w:val="20"/>
                <w:szCs w:val="20"/>
              </w:rPr>
            </w:pPr>
          </w:p>
        </w:tc>
        <w:tc>
          <w:tcPr>
            <w:tcW w:w="445" w:type="pct"/>
            <w:vAlign w:val="center"/>
          </w:tcPr>
          <w:p w14:paraId="308F82F9"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Yes</w:t>
            </w:r>
          </w:p>
        </w:tc>
        <w:tc>
          <w:tcPr>
            <w:tcW w:w="587" w:type="pct"/>
            <w:vAlign w:val="center"/>
          </w:tcPr>
          <w:p w14:paraId="0CA06AAB"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No</w:t>
            </w:r>
          </w:p>
        </w:tc>
        <w:tc>
          <w:tcPr>
            <w:tcW w:w="689" w:type="pct"/>
            <w:vAlign w:val="center"/>
          </w:tcPr>
          <w:p w14:paraId="0128DE4B" w14:textId="77777777" w:rsidR="00C2040A" w:rsidRPr="0063530A" w:rsidRDefault="00C2040A" w:rsidP="0063530A">
            <w:pPr>
              <w:rPr>
                <w:rFonts w:ascii="Times New Roman" w:hAnsi="Times New Roman" w:cs="Times New Roman"/>
                <w:sz w:val="20"/>
                <w:szCs w:val="20"/>
              </w:rPr>
            </w:pPr>
          </w:p>
        </w:tc>
        <w:tc>
          <w:tcPr>
            <w:tcW w:w="389" w:type="pct"/>
            <w:vAlign w:val="center"/>
          </w:tcPr>
          <w:p w14:paraId="17E49141"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Yes</w:t>
            </w:r>
          </w:p>
        </w:tc>
        <w:tc>
          <w:tcPr>
            <w:tcW w:w="398" w:type="pct"/>
            <w:vAlign w:val="center"/>
          </w:tcPr>
          <w:p w14:paraId="36A53252"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No</w:t>
            </w:r>
          </w:p>
        </w:tc>
        <w:tc>
          <w:tcPr>
            <w:tcW w:w="435" w:type="pct"/>
            <w:vMerge/>
            <w:vAlign w:val="center"/>
          </w:tcPr>
          <w:p w14:paraId="7A88529C" w14:textId="77777777" w:rsidR="00C2040A" w:rsidRPr="0063530A" w:rsidRDefault="00C2040A" w:rsidP="0063530A">
            <w:pPr>
              <w:rPr>
                <w:rFonts w:ascii="Times New Roman" w:hAnsi="Times New Roman" w:cs="Times New Roman"/>
                <w:sz w:val="20"/>
                <w:szCs w:val="20"/>
              </w:rPr>
            </w:pPr>
          </w:p>
        </w:tc>
        <w:tc>
          <w:tcPr>
            <w:tcW w:w="389" w:type="pct"/>
            <w:vAlign w:val="center"/>
          </w:tcPr>
          <w:p w14:paraId="5AD61285"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Yes</w:t>
            </w:r>
          </w:p>
        </w:tc>
        <w:tc>
          <w:tcPr>
            <w:tcW w:w="445" w:type="pct"/>
            <w:vAlign w:val="center"/>
          </w:tcPr>
          <w:p w14:paraId="61916F3A"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No</w:t>
            </w:r>
          </w:p>
        </w:tc>
        <w:tc>
          <w:tcPr>
            <w:tcW w:w="435" w:type="pct"/>
            <w:vMerge/>
            <w:vAlign w:val="center"/>
          </w:tcPr>
          <w:p w14:paraId="2364E807" w14:textId="77777777" w:rsidR="00C2040A" w:rsidRPr="0063530A" w:rsidRDefault="00C2040A" w:rsidP="0063530A">
            <w:pPr>
              <w:rPr>
                <w:rFonts w:ascii="Times New Roman" w:hAnsi="Times New Roman" w:cs="Times New Roman"/>
                <w:sz w:val="20"/>
                <w:szCs w:val="20"/>
              </w:rPr>
            </w:pPr>
          </w:p>
        </w:tc>
      </w:tr>
      <w:tr w:rsidR="004266B3" w:rsidRPr="004266B3" w14:paraId="385F0ADE" w14:textId="77777777" w:rsidTr="006875DA">
        <w:trPr>
          <w:trHeight w:val="161"/>
          <w:jc w:val="center"/>
        </w:trPr>
        <w:tc>
          <w:tcPr>
            <w:tcW w:w="788" w:type="pct"/>
            <w:vMerge/>
            <w:vAlign w:val="center"/>
          </w:tcPr>
          <w:p w14:paraId="5CD4A50E" w14:textId="77777777" w:rsidR="00C2040A" w:rsidRPr="0063530A" w:rsidRDefault="00C2040A" w:rsidP="0063530A">
            <w:pPr>
              <w:rPr>
                <w:rFonts w:ascii="Times New Roman" w:hAnsi="Times New Roman" w:cs="Times New Roman"/>
                <w:sz w:val="20"/>
                <w:szCs w:val="20"/>
              </w:rPr>
            </w:pPr>
          </w:p>
        </w:tc>
        <w:tc>
          <w:tcPr>
            <w:tcW w:w="445" w:type="pct"/>
            <w:vAlign w:val="center"/>
          </w:tcPr>
          <w:p w14:paraId="64CCE486"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N (%)</w:t>
            </w:r>
          </w:p>
        </w:tc>
        <w:tc>
          <w:tcPr>
            <w:tcW w:w="587" w:type="pct"/>
            <w:vAlign w:val="center"/>
          </w:tcPr>
          <w:p w14:paraId="2367CBBD"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N (%)</w:t>
            </w:r>
          </w:p>
        </w:tc>
        <w:tc>
          <w:tcPr>
            <w:tcW w:w="689" w:type="pct"/>
            <w:vAlign w:val="center"/>
          </w:tcPr>
          <w:p w14:paraId="5FFFCA14" w14:textId="77777777" w:rsidR="00C2040A" w:rsidRPr="0063530A" w:rsidRDefault="00C2040A" w:rsidP="0063530A">
            <w:pPr>
              <w:rPr>
                <w:rFonts w:ascii="Times New Roman" w:hAnsi="Times New Roman" w:cs="Times New Roman"/>
                <w:sz w:val="20"/>
                <w:szCs w:val="20"/>
              </w:rPr>
            </w:pPr>
          </w:p>
        </w:tc>
        <w:tc>
          <w:tcPr>
            <w:tcW w:w="389" w:type="pct"/>
            <w:vAlign w:val="center"/>
          </w:tcPr>
          <w:p w14:paraId="72F858D9"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N (%)</w:t>
            </w:r>
          </w:p>
        </w:tc>
        <w:tc>
          <w:tcPr>
            <w:tcW w:w="398" w:type="pct"/>
            <w:vAlign w:val="center"/>
          </w:tcPr>
          <w:p w14:paraId="3C757923"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N (%)</w:t>
            </w:r>
          </w:p>
        </w:tc>
        <w:tc>
          <w:tcPr>
            <w:tcW w:w="435" w:type="pct"/>
            <w:vMerge/>
            <w:vAlign w:val="center"/>
          </w:tcPr>
          <w:p w14:paraId="01B51ABF" w14:textId="77777777" w:rsidR="00C2040A" w:rsidRPr="0063530A" w:rsidRDefault="00C2040A" w:rsidP="0063530A">
            <w:pPr>
              <w:rPr>
                <w:rFonts w:ascii="Times New Roman" w:hAnsi="Times New Roman" w:cs="Times New Roman"/>
                <w:sz w:val="20"/>
                <w:szCs w:val="20"/>
              </w:rPr>
            </w:pPr>
          </w:p>
        </w:tc>
        <w:tc>
          <w:tcPr>
            <w:tcW w:w="389" w:type="pct"/>
            <w:vAlign w:val="center"/>
          </w:tcPr>
          <w:p w14:paraId="1BCFBB80"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N (%)</w:t>
            </w:r>
          </w:p>
        </w:tc>
        <w:tc>
          <w:tcPr>
            <w:tcW w:w="445" w:type="pct"/>
            <w:vAlign w:val="center"/>
          </w:tcPr>
          <w:p w14:paraId="0B58D421"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N (%)</w:t>
            </w:r>
          </w:p>
        </w:tc>
        <w:tc>
          <w:tcPr>
            <w:tcW w:w="435" w:type="pct"/>
            <w:vMerge/>
            <w:vAlign w:val="center"/>
          </w:tcPr>
          <w:p w14:paraId="69CEAA10" w14:textId="77777777" w:rsidR="00C2040A" w:rsidRPr="0063530A" w:rsidRDefault="00C2040A" w:rsidP="0063530A">
            <w:pPr>
              <w:rPr>
                <w:rFonts w:ascii="Times New Roman" w:hAnsi="Times New Roman" w:cs="Times New Roman"/>
                <w:sz w:val="20"/>
                <w:szCs w:val="20"/>
              </w:rPr>
            </w:pPr>
          </w:p>
        </w:tc>
      </w:tr>
      <w:tr w:rsidR="00C2040A" w:rsidRPr="00200D44" w14:paraId="3713048C" w14:textId="77777777" w:rsidTr="00057F81">
        <w:trPr>
          <w:trHeight w:val="161"/>
          <w:jc w:val="center"/>
        </w:trPr>
        <w:tc>
          <w:tcPr>
            <w:tcW w:w="5000" w:type="pct"/>
            <w:gridSpan w:val="10"/>
            <w:vAlign w:val="center"/>
          </w:tcPr>
          <w:p w14:paraId="3130C56F"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CHILD CHARACTERISTICS</w:t>
            </w:r>
          </w:p>
        </w:tc>
      </w:tr>
      <w:tr w:rsidR="00C2040A" w:rsidRPr="00200D44" w14:paraId="3F36536D" w14:textId="77777777" w:rsidTr="00057F81">
        <w:trPr>
          <w:trHeight w:val="161"/>
          <w:jc w:val="center"/>
        </w:trPr>
        <w:tc>
          <w:tcPr>
            <w:tcW w:w="5000" w:type="pct"/>
            <w:gridSpan w:val="10"/>
            <w:vAlign w:val="center"/>
          </w:tcPr>
          <w:p w14:paraId="6FA244CD"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Age of child (in months)</w:t>
            </w:r>
          </w:p>
        </w:tc>
      </w:tr>
      <w:tr w:rsidR="004266B3" w:rsidRPr="004266B3" w14:paraId="1DB2A25F" w14:textId="77777777" w:rsidTr="006875DA">
        <w:trPr>
          <w:trHeight w:val="250"/>
          <w:jc w:val="center"/>
        </w:trPr>
        <w:tc>
          <w:tcPr>
            <w:tcW w:w="788" w:type="pct"/>
            <w:vAlign w:val="center"/>
          </w:tcPr>
          <w:p w14:paraId="222B4641"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0-11</w:t>
            </w:r>
          </w:p>
        </w:tc>
        <w:tc>
          <w:tcPr>
            <w:tcW w:w="445" w:type="pct"/>
            <w:vAlign w:val="center"/>
          </w:tcPr>
          <w:p w14:paraId="7132F44B"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483 (8.5)</w:t>
            </w:r>
          </w:p>
        </w:tc>
        <w:tc>
          <w:tcPr>
            <w:tcW w:w="587" w:type="pct"/>
            <w:vAlign w:val="center"/>
          </w:tcPr>
          <w:p w14:paraId="4AD2C26E"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5185 (91.5)</w:t>
            </w:r>
          </w:p>
        </w:tc>
        <w:tc>
          <w:tcPr>
            <w:tcW w:w="689" w:type="pct"/>
            <w:vMerge w:val="restart"/>
            <w:vAlign w:val="center"/>
          </w:tcPr>
          <w:p w14:paraId="1279C011" w14:textId="77777777" w:rsidR="00C2040A" w:rsidRPr="0063530A" w:rsidRDefault="00C2040A" w:rsidP="0063530A">
            <w:pPr>
              <w:rPr>
                <w:rFonts w:ascii="Times New Roman" w:hAnsi="Times New Roman" w:cs="Times New Roman"/>
                <w:b/>
                <w:bCs/>
                <w:sz w:val="20"/>
                <w:szCs w:val="20"/>
              </w:rPr>
            </w:pPr>
            <w:r w:rsidRPr="0063530A">
              <w:rPr>
                <w:rFonts w:ascii="Times New Roman" w:hAnsi="Times New Roman" w:cs="Times New Roman"/>
                <w:b/>
                <w:bCs/>
                <w:sz w:val="20"/>
                <w:szCs w:val="20"/>
              </w:rPr>
              <w:t>&lt;0.001</w:t>
            </w:r>
          </w:p>
        </w:tc>
        <w:tc>
          <w:tcPr>
            <w:tcW w:w="389" w:type="pct"/>
            <w:vAlign w:val="center"/>
          </w:tcPr>
          <w:p w14:paraId="63CA184D"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213 (5.4)</w:t>
            </w:r>
          </w:p>
        </w:tc>
        <w:tc>
          <w:tcPr>
            <w:tcW w:w="398" w:type="pct"/>
            <w:vAlign w:val="center"/>
          </w:tcPr>
          <w:p w14:paraId="5B1330CA"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3769 (94.6)</w:t>
            </w:r>
          </w:p>
        </w:tc>
        <w:tc>
          <w:tcPr>
            <w:tcW w:w="435" w:type="pct"/>
            <w:vMerge w:val="restart"/>
            <w:vAlign w:val="center"/>
          </w:tcPr>
          <w:p w14:paraId="0A43A807"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b/>
                <w:bCs/>
                <w:sz w:val="20"/>
                <w:szCs w:val="20"/>
              </w:rPr>
              <w:t>&lt;0.001</w:t>
            </w:r>
          </w:p>
        </w:tc>
        <w:tc>
          <w:tcPr>
            <w:tcW w:w="389" w:type="pct"/>
            <w:vAlign w:val="center"/>
          </w:tcPr>
          <w:p w14:paraId="6091C492"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421 (9.1)</w:t>
            </w:r>
          </w:p>
        </w:tc>
        <w:tc>
          <w:tcPr>
            <w:tcW w:w="445" w:type="pct"/>
            <w:vAlign w:val="center"/>
          </w:tcPr>
          <w:p w14:paraId="532EFF70"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4184 (90.9)</w:t>
            </w:r>
          </w:p>
        </w:tc>
        <w:tc>
          <w:tcPr>
            <w:tcW w:w="435" w:type="pct"/>
            <w:vMerge w:val="restart"/>
            <w:vAlign w:val="center"/>
          </w:tcPr>
          <w:p w14:paraId="4D0A42D4"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b/>
                <w:bCs/>
                <w:sz w:val="20"/>
                <w:szCs w:val="20"/>
              </w:rPr>
              <w:t>&lt;0.001</w:t>
            </w:r>
          </w:p>
        </w:tc>
      </w:tr>
      <w:tr w:rsidR="004266B3" w:rsidRPr="004266B3" w14:paraId="7E46934B" w14:textId="77777777" w:rsidTr="006875DA">
        <w:trPr>
          <w:trHeight w:val="138"/>
          <w:jc w:val="center"/>
        </w:trPr>
        <w:tc>
          <w:tcPr>
            <w:tcW w:w="788" w:type="pct"/>
            <w:vAlign w:val="center"/>
          </w:tcPr>
          <w:p w14:paraId="690BEACE"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12-23</w:t>
            </w:r>
          </w:p>
        </w:tc>
        <w:tc>
          <w:tcPr>
            <w:tcW w:w="445" w:type="pct"/>
            <w:vAlign w:val="center"/>
          </w:tcPr>
          <w:p w14:paraId="093BC7F1" w14:textId="357A5D65"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606 (10.</w:t>
            </w:r>
            <w:r w:rsidR="008A2816" w:rsidRPr="0063530A">
              <w:rPr>
                <w:rFonts w:ascii="Times New Roman" w:hAnsi="Times New Roman" w:cs="Times New Roman"/>
                <w:sz w:val="20"/>
                <w:szCs w:val="20"/>
              </w:rPr>
              <w:t>0</w:t>
            </w:r>
            <w:r w:rsidRPr="0063530A">
              <w:rPr>
                <w:rFonts w:ascii="Times New Roman" w:hAnsi="Times New Roman" w:cs="Times New Roman"/>
                <w:sz w:val="20"/>
                <w:szCs w:val="20"/>
              </w:rPr>
              <w:t>)</w:t>
            </w:r>
          </w:p>
        </w:tc>
        <w:tc>
          <w:tcPr>
            <w:tcW w:w="587" w:type="pct"/>
            <w:vAlign w:val="center"/>
          </w:tcPr>
          <w:p w14:paraId="557219A1" w14:textId="325DBA84"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5423 (</w:t>
            </w:r>
            <w:r w:rsidR="008A2816" w:rsidRPr="0063530A">
              <w:rPr>
                <w:rFonts w:ascii="Times New Roman" w:hAnsi="Times New Roman" w:cs="Times New Roman"/>
                <w:sz w:val="20"/>
                <w:szCs w:val="20"/>
              </w:rPr>
              <w:t>90.0</w:t>
            </w:r>
            <w:r w:rsidRPr="0063530A">
              <w:rPr>
                <w:rFonts w:ascii="Times New Roman" w:hAnsi="Times New Roman" w:cs="Times New Roman"/>
                <w:sz w:val="20"/>
                <w:szCs w:val="20"/>
              </w:rPr>
              <w:t>)</w:t>
            </w:r>
          </w:p>
        </w:tc>
        <w:tc>
          <w:tcPr>
            <w:tcW w:w="689" w:type="pct"/>
            <w:vMerge/>
            <w:vAlign w:val="center"/>
          </w:tcPr>
          <w:p w14:paraId="154E0E5B" w14:textId="77777777" w:rsidR="00C2040A" w:rsidRPr="0063530A" w:rsidRDefault="00C2040A" w:rsidP="0063530A">
            <w:pPr>
              <w:rPr>
                <w:rFonts w:ascii="Times New Roman" w:hAnsi="Times New Roman" w:cs="Times New Roman"/>
                <w:sz w:val="20"/>
                <w:szCs w:val="20"/>
              </w:rPr>
            </w:pPr>
          </w:p>
        </w:tc>
        <w:tc>
          <w:tcPr>
            <w:tcW w:w="389" w:type="pct"/>
            <w:vAlign w:val="center"/>
          </w:tcPr>
          <w:p w14:paraId="6E897CDE"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315 (7.7)</w:t>
            </w:r>
          </w:p>
        </w:tc>
        <w:tc>
          <w:tcPr>
            <w:tcW w:w="398" w:type="pct"/>
            <w:vAlign w:val="center"/>
          </w:tcPr>
          <w:p w14:paraId="2B883940"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3776 (92.3)</w:t>
            </w:r>
          </w:p>
        </w:tc>
        <w:tc>
          <w:tcPr>
            <w:tcW w:w="435" w:type="pct"/>
            <w:vMerge/>
            <w:vAlign w:val="center"/>
          </w:tcPr>
          <w:p w14:paraId="2409159B" w14:textId="77777777" w:rsidR="00C2040A" w:rsidRPr="0063530A" w:rsidRDefault="00C2040A" w:rsidP="0063530A">
            <w:pPr>
              <w:rPr>
                <w:rFonts w:ascii="Times New Roman" w:hAnsi="Times New Roman" w:cs="Times New Roman"/>
                <w:sz w:val="20"/>
                <w:szCs w:val="20"/>
              </w:rPr>
            </w:pPr>
          </w:p>
        </w:tc>
        <w:tc>
          <w:tcPr>
            <w:tcW w:w="389" w:type="pct"/>
            <w:vAlign w:val="center"/>
          </w:tcPr>
          <w:p w14:paraId="0B8EAE7C"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448 (10.1)</w:t>
            </w:r>
          </w:p>
        </w:tc>
        <w:tc>
          <w:tcPr>
            <w:tcW w:w="445" w:type="pct"/>
            <w:vAlign w:val="center"/>
          </w:tcPr>
          <w:p w14:paraId="7BC86FFC"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3986 (89.9)</w:t>
            </w:r>
          </w:p>
        </w:tc>
        <w:tc>
          <w:tcPr>
            <w:tcW w:w="435" w:type="pct"/>
            <w:vMerge/>
            <w:vAlign w:val="center"/>
          </w:tcPr>
          <w:p w14:paraId="537D0571" w14:textId="77777777" w:rsidR="00C2040A" w:rsidRPr="0063530A" w:rsidRDefault="00C2040A" w:rsidP="0063530A">
            <w:pPr>
              <w:rPr>
                <w:rFonts w:ascii="Times New Roman" w:hAnsi="Times New Roman" w:cs="Times New Roman"/>
                <w:sz w:val="20"/>
                <w:szCs w:val="20"/>
              </w:rPr>
            </w:pPr>
          </w:p>
        </w:tc>
      </w:tr>
      <w:tr w:rsidR="004266B3" w:rsidRPr="004266B3" w14:paraId="2B04B4CD" w14:textId="77777777" w:rsidTr="006875DA">
        <w:trPr>
          <w:trHeight w:val="138"/>
          <w:jc w:val="center"/>
        </w:trPr>
        <w:tc>
          <w:tcPr>
            <w:tcW w:w="788" w:type="pct"/>
            <w:vAlign w:val="center"/>
          </w:tcPr>
          <w:p w14:paraId="748D9CE1"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24-35</w:t>
            </w:r>
          </w:p>
        </w:tc>
        <w:tc>
          <w:tcPr>
            <w:tcW w:w="445" w:type="pct"/>
            <w:vAlign w:val="center"/>
          </w:tcPr>
          <w:p w14:paraId="77C84EA8" w14:textId="50C9371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44</w:t>
            </w:r>
            <w:r w:rsidR="00875BAB" w:rsidRPr="0063530A">
              <w:rPr>
                <w:rFonts w:ascii="Times New Roman" w:hAnsi="Times New Roman" w:cs="Times New Roman"/>
                <w:sz w:val="20"/>
                <w:szCs w:val="20"/>
              </w:rPr>
              <w:t>4</w:t>
            </w:r>
            <w:r w:rsidRPr="0063530A">
              <w:rPr>
                <w:rFonts w:ascii="Times New Roman" w:hAnsi="Times New Roman" w:cs="Times New Roman"/>
                <w:sz w:val="20"/>
                <w:szCs w:val="20"/>
              </w:rPr>
              <w:t xml:space="preserve"> (7.0)</w:t>
            </w:r>
          </w:p>
        </w:tc>
        <w:tc>
          <w:tcPr>
            <w:tcW w:w="587" w:type="pct"/>
            <w:vAlign w:val="center"/>
          </w:tcPr>
          <w:p w14:paraId="5A7E8B06"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5876 (93.0)</w:t>
            </w:r>
          </w:p>
        </w:tc>
        <w:tc>
          <w:tcPr>
            <w:tcW w:w="689" w:type="pct"/>
            <w:vMerge/>
            <w:vAlign w:val="center"/>
          </w:tcPr>
          <w:p w14:paraId="43A85918" w14:textId="77777777" w:rsidR="00C2040A" w:rsidRPr="0063530A" w:rsidRDefault="00C2040A" w:rsidP="0063530A">
            <w:pPr>
              <w:rPr>
                <w:rFonts w:ascii="Times New Roman" w:hAnsi="Times New Roman" w:cs="Times New Roman"/>
                <w:sz w:val="20"/>
                <w:szCs w:val="20"/>
              </w:rPr>
            </w:pPr>
          </w:p>
        </w:tc>
        <w:tc>
          <w:tcPr>
            <w:tcW w:w="389" w:type="pct"/>
            <w:vAlign w:val="center"/>
          </w:tcPr>
          <w:p w14:paraId="2C6EC77C"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140 (3.3)</w:t>
            </w:r>
          </w:p>
        </w:tc>
        <w:tc>
          <w:tcPr>
            <w:tcW w:w="398" w:type="pct"/>
            <w:vAlign w:val="center"/>
          </w:tcPr>
          <w:p w14:paraId="30E7AAC0"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4048 (96.7)</w:t>
            </w:r>
          </w:p>
        </w:tc>
        <w:tc>
          <w:tcPr>
            <w:tcW w:w="435" w:type="pct"/>
            <w:vMerge/>
            <w:vAlign w:val="center"/>
          </w:tcPr>
          <w:p w14:paraId="428E6543" w14:textId="77777777" w:rsidR="00C2040A" w:rsidRPr="0063530A" w:rsidRDefault="00C2040A" w:rsidP="0063530A">
            <w:pPr>
              <w:rPr>
                <w:rFonts w:ascii="Times New Roman" w:hAnsi="Times New Roman" w:cs="Times New Roman"/>
                <w:sz w:val="20"/>
                <w:szCs w:val="20"/>
              </w:rPr>
            </w:pPr>
          </w:p>
        </w:tc>
        <w:tc>
          <w:tcPr>
            <w:tcW w:w="389" w:type="pct"/>
            <w:vAlign w:val="center"/>
          </w:tcPr>
          <w:p w14:paraId="6BCF8930"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326 (7.1)</w:t>
            </w:r>
          </w:p>
        </w:tc>
        <w:tc>
          <w:tcPr>
            <w:tcW w:w="445" w:type="pct"/>
            <w:vAlign w:val="center"/>
          </w:tcPr>
          <w:p w14:paraId="13CEEC14"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4279 (92.9)</w:t>
            </w:r>
          </w:p>
        </w:tc>
        <w:tc>
          <w:tcPr>
            <w:tcW w:w="435" w:type="pct"/>
            <w:vMerge/>
            <w:vAlign w:val="center"/>
          </w:tcPr>
          <w:p w14:paraId="044375A4" w14:textId="77777777" w:rsidR="00C2040A" w:rsidRPr="0063530A" w:rsidRDefault="00C2040A" w:rsidP="0063530A">
            <w:pPr>
              <w:rPr>
                <w:rFonts w:ascii="Times New Roman" w:hAnsi="Times New Roman" w:cs="Times New Roman"/>
                <w:sz w:val="20"/>
                <w:szCs w:val="20"/>
              </w:rPr>
            </w:pPr>
          </w:p>
        </w:tc>
      </w:tr>
      <w:tr w:rsidR="004266B3" w:rsidRPr="004266B3" w14:paraId="03E0B1C3" w14:textId="77777777" w:rsidTr="006875DA">
        <w:trPr>
          <w:trHeight w:val="138"/>
          <w:jc w:val="center"/>
        </w:trPr>
        <w:tc>
          <w:tcPr>
            <w:tcW w:w="788" w:type="pct"/>
            <w:vAlign w:val="center"/>
          </w:tcPr>
          <w:p w14:paraId="6E98D3FE"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36-47</w:t>
            </w:r>
          </w:p>
        </w:tc>
        <w:tc>
          <w:tcPr>
            <w:tcW w:w="445" w:type="pct"/>
            <w:vAlign w:val="center"/>
          </w:tcPr>
          <w:p w14:paraId="7809A7F6"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388 (5.7)</w:t>
            </w:r>
          </w:p>
        </w:tc>
        <w:tc>
          <w:tcPr>
            <w:tcW w:w="587" w:type="pct"/>
            <w:vAlign w:val="center"/>
          </w:tcPr>
          <w:p w14:paraId="257D8FC4"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6398 (94.3)</w:t>
            </w:r>
          </w:p>
        </w:tc>
        <w:tc>
          <w:tcPr>
            <w:tcW w:w="689" w:type="pct"/>
            <w:vMerge/>
            <w:vAlign w:val="center"/>
          </w:tcPr>
          <w:p w14:paraId="5D010E5E" w14:textId="77777777" w:rsidR="00C2040A" w:rsidRPr="0063530A" w:rsidRDefault="00C2040A" w:rsidP="0063530A">
            <w:pPr>
              <w:rPr>
                <w:rFonts w:ascii="Times New Roman" w:hAnsi="Times New Roman" w:cs="Times New Roman"/>
                <w:sz w:val="20"/>
                <w:szCs w:val="20"/>
              </w:rPr>
            </w:pPr>
          </w:p>
        </w:tc>
        <w:tc>
          <w:tcPr>
            <w:tcW w:w="389" w:type="pct"/>
            <w:vAlign w:val="center"/>
          </w:tcPr>
          <w:p w14:paraId="0C9126E2" w14:textId="52533EBA"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9</w:t>
            </w:r>
            <w:r w:rsidR="00200D44">
              <w:rPr>
                <w:rFonts w:ascii="Times New Roman" w:hAnsi="Times New Roman" w:cs="Times New Roman"/>
                <w:sz w:val="20"/>
                <w:szCs w:val="20"/>
              </w:rPr>
              <w:t xml:space="preserve">7 </w:t>
            </w:r>
            <w:r w:rsidRPr="0063530A">
              <w:rPr>
                <w:rFonts w:ascii="Times New Roman" w:hAnsi="Times New Roman" w:cs="Times New Roman"/>
                <w:sz w:val="20"/>
                <w:szCs w:val="20"/>
              </w:rPr>
              <w:t>(2.2)</w:t>
            </w:r>
          </w:p>
        </w:tc>
        <w:tc>
          <w:tcPr>
            <w:tcW w:w="398" w:type="pct"/>
            <w:vAlign w:val="center"/>
          </w:tcPr>
          <w:p w14:paraId="378D73CF"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4232 (97.8)</w:t>
            </w:r>
          </w:p>
        </w:tc>
        <w:tc>
          <w:tcPr>
            <w:tcW w:w="435" w:type="pct"/>
            <w:vMerge/>
            <w:vAlign w:val="center"/>
          </w:tcPr>
          <w:p w14:paraId="48A09F85" w14:textId="77777777" w:rsidR="00C2040A" w:rsidRPr="0063530A" w:rsidRDefault="00C2040A" w:rsidP="0063530A">
            <w:pPr>
              <w:rPr>
                <w:rFonts w:ascii="Times New Roman" w:hAnsi="Times New Roman" w:cs="Times New Roman"/>
                <w:sz w:val="20"/>
                <w:szCs w:val="20"/>
              </w:rPr>
            </w:pPr>
          </w:p>
        </w:tc>
        <w:tc>
          <w:tcPr>
            <w:tcW w:w="389" w:type="pct"/>
            <w:vAlign w:val="center"/>
          </w:tcPr>
          <w:p w14:paraId="55148A8E"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247 (5.1)</w:t>
            </w:r>
          </w:p>
        </w:tc>
        <w:tc>
          <w:tcPr>
            <w:tcW w:w="445" w:type="pct"/>
            <w:vAlign w:val="center"/>
          </w:tcPr>
          <w:p w14:paraId="1014503E"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4570 (94.9)</w:t>
            </w:r>
          </w:p>
        </w:tc>
        <w:tc>
          <w:tcPr>
            <w:tcW w:w="435" w:type="pct"/>
            <w:vMerge/>
            <w:vAlign w:val="center"/>
          </w:tcPr>
          <w:p w14:paraId="76570827" w14:textId="77777777" w:rsidR="00C2040A" w:rsidRPr="0063530A" w:rsidRDefault="00C2040A" w:rsidP="0063530A">
            <w:pPr>
              <w:rPr>
                <w:rFonts w:ascii="Times New Roman" w:hAnsi="Times New Roman" w:cs="Times New Roman"/>
                <w:sz w:val="20"/>
                <w:szCs w:val="20"/>
              </w:rPr>
            </w:pPr>
          </w:p>
        </w:tc>
      </w:tr>
      <w:tr w:rsidR="004266B3" w:rsidRPr="004266B3" w14:paraId="10800D38" w14:textId="77777777" w:rsidTr="006875DA">
        <w:trPr>
          <w:trHeight w:val="138"/>
          <w:jc w:val="center"/>
        </w:trPr>
        <w:tc>
          <w:tcPr>
            <w:tcW w:w="788" w:type="pct"/>
            <w:vAlign w:val="center"/>
          </w:tcPr>
          <w:p w14:paraId="5E104767"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48-59</w:t>
            </w:r>
          </w:p>
        </w:tc>
        <w:tc>
          <w:tcPr>
            <w:tcW w:w="445" w:type="pct"/>
            <w:vAlign w:val="center"/>
          </w:tcPr>
          <w:p w14:paraId="319011C9"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332 (4.9)</w:t>
            </w:r>
          </w:p>
        </w:tc>
        <w:tc>
          <w:tcPr>
            <w:tcW w:w="587" w:type="pct"/>
            <w:vAlign w:val="center"/>
          </w:tcPr>
          <w:p w14:paraId="7F071DEA"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6410 (95.1)</w:t>
            </w:r>
          </w:p>
        </w:tc>
        <w:tc>
          <w:tcPr>
            <w:tcW w:w="689" w:type="pct"/>
            <w:vMerge/>
            <w:vAlign w:val="center"/>
          </w:tcPr>
          <w:p w14:paraId="4F13884D" w14:textId="77777777" w:rsidR="00C2040A" w:rsidRPr="0063530A" w:rsidRDefault="00C2040A" w:rsidP="0063530A">
            <w:pPr>
              <w:rPr>
                <w:rFonts w:ascii="Times New Roman" w:hAnsi="Times New Roman" w:cs="Times New Roman"/>
                <w:sz w:val="20"/>
                <w:szCs w:val="20"/>
              </w:rPr>
            </w:pPr>
          </w:p>
        </w:tc>
        <w:tc>
          <w:tcPr>
            <w:tcW w:w="389" w:type="pct"/>
            <w:vAlign w:val="center"/>
          </w:tcPr>
          <w:p w14:paraId="3B60DA33" w14:textId="5E9A4973"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6</w:t>
            </w:r>
            <w:r w:rsidR="00066654">
              <w:rPr>
                <w:rFonts w:ascii="Times New Roman" w:hAnsi="Times New Roman" w:cs="Times New Roman"/>
                <w:sz w:val="20"/>
                <w:szCs w:val="20"/>
              </w:rPr>
              <w:t xml:space="preserve">1 </w:t>
            </w:r>
            <w:r w:rsidRPr="0063530A">
              <w:rPr>
                <w:rFonts w:ascii="Times New Roman" w:hAnsi="Times New Roman" w:cs="Times New Roman"/>
                <w:sz w:val="20"/>
                <w:szCs w:val="20"/>
              </w:rPr>
              <w:t>(1.4)</w:t>
            </w:r>
          </w:p>
        </w:tc>
        <w:tc>
          <w:tcPr>
            <w:tcW w:w="398" w:type="pct"/>
            <w:vAlign w:val="center"/>
          </w:tcPr>
          <w:p w14:paraId="0D9FA368"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4242 (98.6)</w:t>
            </w:r>
          </w:p>
        </w:tc>
        <w:tc>
          <w:tcPr>
            <w:tcW w:w="435" w:type="pct"/>
            <w:vMerge/>
            <w:vAlign w:val="center"/>
          </w:tcPr>
          <w:p w14:paraId="404C8E32" w14:textId="77777777" w:rsidR="00C2040A" w:rsidRPr="0063530A" w:rsidRDefault="00C2040A" w:rsidP="0063530A">
            <w:pPr>
              <w:rPr>
                <w:rFonts w:ascii="Times New Roman" w:hAnsi="Times New Roman" w:cs="Times New Roman"/>
                <w:sz w:val="20"/>
                <w:szCs w:val="20"/>
              </w:rPr>
            </w:pPr>
          </w:p>
        </w:tc>
        <w:tc>
          <w:tcPr>
            <w:tcW w:w="389" w:type="pct"/>
            <w:vAlign w:val="center"/>
          </w:tcPr>
          <w:p w14:paraId="53F7DD98"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154 (3.3)</w:t>
            </w:r>
          </w:p>
        </w:tc>
        <w:tc>
          <w:tcPr>
            <w:tcW w:w="445" w:type="pct"/>
            <w:vAlign w:val="center"/>
          </w:tcPr>
          <w:p w14:paraId="66FCEA5B"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4473 (96.7)</w:t>
            </w:r>
          </w:p>
        </w:tc>
        <w:tc>
          <w:tcPr>
            <w:tcW w:w="435" w:type="pct"/>
            <w:vMerge/>
            <w:vAlign w:val="center"/>
          </w:tcPr>
          <w:p w14:paraId="0FB7929B" w14:textId="77777777" w:rsidR="00C2040A" w:rsidRPr="0063530A" w:rsidRDefault="00C2040A" w:rsidP="0063530A">
            <w:pPr>
              <w:rPr>
                <w:rFonts w:ascii="Times New Roman" w:hAnsi="Times New Roman" w:cs="Times New Roman"/>
                <w:sz w:val="20"/>
                <w:szCs w:val="20"/>
              </w:rPr>
            </w:pPr>
          </w:p>
        </w:tc>
      </w:tr>
      <w:tr w:rsidR="00C2040A" w:rsidRPr="00200D44" w14:paraId="42DECB6C" w14:textId="77777777" w:rsidTr="00057F81">
        <w:trPr>
          <w:trHeight w:val="138"/>
          <w:jc w:val="center"/>
        </w:trPr>
        <w:tc>
          <w:tcPr>
            <w:tcW w:w="5000" w:type="pct"/>
            <w:gridSpan w:val="10"/>
            <w:vAlign w:val="center"/>
          </w:tcPr>
          <w:p w14:paraId="1B87C6B5"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Child’s sex</w:t>
            </w:r>
          </w:p>
        </w:tc>
      </w:tr>
      <w:tr w:rsidR="004266B3" w:rsidRPr="004266B3" w14:paraId="16665302" w14:textId="77777777" w:rsidTr="006875DA">
        <w:trPr>
          <w:trHeight w:val="268"/>
          <w:jc w:val="center"/>
        </w:trPr>
        <w:tc>
          <w:tcPr>
            <w:tcW w:w="788" w:type="pct"/>
            <w:vAlign w:val="center"/>
          </w:tcPr>
          <w:p w14:paraId="782EB484"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Male</w:t>
            </w:r>
          </w:p>
        </w:tc>
        <w:tc>
          <w:tcPr>
            <w:tcW w:w="445" w:type="pct"/>
            <w:vAlign w:val="center"/>
          </w:tcPr>
          <w:p w14:paraId="32D01454"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1200 (7.4)</w:t>
            </w:r>
          </w:p>
        </w:tc>
        <w:tc>
          <w:tcPr>
            <w:tcW w:w="587" w:type="pct"/>
            <w:vAlign w:val="center"/>
          </w:tcPr>
          <w:p w14:paraId="73A8B567"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15017 (92.6)</w:t>
            </w:r>
          </w:p>
        </w:tc>
        <w:tc>
          <w:tcPr>
            <w:tcW w:w="689" w:type="pct"/>
            <w:vMerge w:val="restart"/>
            <w:vAlign w:val="center"/>
          </w:tcPr>
          <w:p w14:paraId="2A4416EC"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0.107</w:t>
            </w:r>
          </w:p>
        </w:tc>
        <w:tc>
          <w:tcPr>
            <w:tcW w:w="389" w:type="pct"/>
            <w:vAlign w:val="center"/>
          </w:tcPr>
          <w:p w14:paraId="113021CC"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421 (3.9)</w:t>
            </w:r>
          </w:p>
        </w:tc>
        <w:tc>
          <w:tcPr>
            <w:tcW w:w="398" w:type="pct"/>
            <w:vAlign w:val="center"/>
          </w:tcPr>
          <w:p w14:paraId="7E8D3C36"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10268 (96.1)</w:t>
            </w:r>
          </w:p>
        </w:tc>
        <w:tc>
          <w:tcPr>
            <w:tcW w:w="435" w:type="pct"/>
            <w:vMerge w:val="restart"/>
            <w:vAlign w:val="center"/>
          </w:tcPr>
          <w:p w14:paraId="0B4BF129"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0.931</w:t>
            </w:r>
          </w:p>
          <w:p w14:paraId="7B6F6A03" w14:textId="77777777" w:rsidR="00C2040A" w:rsidRPr="0063530A" w:rsidRDefault="00C2040A" w:rsidP="0063530A">
            <w:pPr>
              <w:rPr>
                <w:rFonts w:ascii="Times New Roman" w:hAnsi="Times New Roman" w:cs="Times New Roman"/>
                <w:sz w:val="20"/>
                <w:szCs w:val="20"/>
              </w:rPr>
            </w:pPr>
          </w:p>
        </w:tc>
        <w:tc>
          <w:tcPr>
            <w:tcW w:w="389" w:type="pct"/>
            <w:vAlign w:val="center"/>
          </w:tcPr>
          <w:p w14:paraId="7C42F729"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860 (7.2)</w:t>
            </w:r>
          </w:p>
        </w:tc>
        <w:tc>
          <w:tcPr>
            <w:tcW w:w="445" w:type="pct"/>
            <w:vAlign w:val="center"/>
          </w:tcPr>
          <w:p w14:paraId="3010ECB0"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11144 (92.8)</w:t>
            </w:r>
          </w:p>
        </w:tc>
        <w:tc>
          <w:tcPr>
            <w:tcW w:w="435" w:type="pct"/>
            <w:vMerge w:val="restart"/>
            <w:vAlign w:val="center"/>
          </w:tcPr>
          <w:p w14:paraId="1454DB1B"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0.178</w:t>
            </w:r>
          </w:p>
        </w:tc>
      </w:tr>
      <w:tr w:rsidR="004266B3" w:rsidRPr="004266B3" w14:paraId="6074EA2B" w14:textId="77777777" w:rsidTr="006875DA">
        <w:trPr>
          <w:trHeight w:val="138"/>
          <w:jc w:val="center"/>
        </w:trPr>
        <w:tc>
          <w:tcPr>
            <w:tcW w:w="788" w:type="pct"/>
            <w:vAlign w:val="center"/>
          </w:tcPr>
          <w:p w14:paraId="6E8B300B"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Female</w:t>
            </w:r>
          </w:p>
        </w:tc>
        <w:tc>
          <w:tcPr>
            <w:tcW w:w="445" w:type="pct"/>
            <w:vAlign w:val="center"/>
          </w:tcPr>
          <w:p w14:paraId="6CBEF84D"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1054 (6.9)</w:t>
            </w:r>
          </w:p>
        </w:tc>
        <w:tc>
          <w:tcPr>
            <w:tcW w:w="587" w:type="pct"/>
            <w:vAlign w:val="center"/>
          </w:tcPr>
          <w:p w14:paraId="754887CC"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14278 (93.1)</w:t>
            </w:r>
          </w:p>
        </w:tc>
        <w:tc>
          <w:tcPr>
            <w:tcW w:w="689" w:type="pct"/>
            <w:vMerge/>
            <w:vAlign w:val="center"/>
          </w:tcPr>
          <w:p w14:paraId="7A8E979D" w14:textId="77777777" w:rsidR="00C2040A" w:rsidRPr="0063530A" w:rsidRDefault="00C2040A" w:rsidP="0063530A">
            <w:pPr>
              <w:rPr>
                <w:rFonts w:ascii="Times New Roman" w:hAnsi="Times New Roman" w:cs="Times New Roman"/>
                <w:sz w:val="20"/>
                <w:szCs w:val="20"/>
              </w:rPr>
            </w:pPr>
          </w:p>
        </w:tc>
        <w:tc>
          <w:tcPr>
            <w:tcW w:w="389" w:type="pct"/>
            <w:vAlign w:val="center"/>
          </w:tcPr>
          <w:p w14:paraId="4B5B61A3"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404 (4.0)</w:t>
            </w:r>
          </w:p>
        </w:tc>
        <w:tc>
          <w:tcPr>
            <w:tcW w:w="398" w:type="pct"/>
            <w:vAlign w:val="center"/>
          </w:tcPr>
          <w:p w14:paraId="0BBD90F2"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9799 (96.0)</w:t>
            </w:r>
          </w:p>
        </w:tc>
        <w:tc>
          <w:tcPr>
            <w:tcW w:w="435" w:type="pct"/>
            <w:vMerge/>
            <w:vAlign w:val="center"/>
          </w:tcPr>
          <w:p w14:paraId="026E4885" w14:textId="77777777" w:rsidR="00C2040A" w:rsidRPr="0063530A" w:rsidRDefault="00C2040A" w:rsidP="0063530A">
            <w:pPr>
              <w:rPr>
                <w:rFonts w:ascii="Times New Roman" w:hAnsi="Times New Roman" w:cs="Times New Roman"/>
                <w:sz w:val="20"/>
                <w:szCs w:val="20"/>
              </w:rPr>
            </w:pPr>
          </w:p>
        </w:tc>
        <w:tc>
          <w:tcPr>
            <w:tcW w:w="389" w:type="pct"/>
            <w:vAlign w:val="center"/>
          </w:tcPr>
          <w:p w14:paraId="5BE0B70F"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736 (6.6)</w:t>
            </w:r>
          </w:p>
        </w:tc>
        <w:tc>
          <w:tcPr>
            <w:tcW w:w="445" w:type="pct"/>
            <w:vAlign w:val="center"/>
          </w:tcPr>
          <w:p w14:paraId="56DBA2C0"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10347 (93.4)</w:t>
            </w:r>
          </w:p>
        </w:tc>
        <w:tc>
          <w:tcPr>
            <w:tcW w:w="435" w:type="pct"/>
            <w:vMerge/>
            <w:vAlign w:val="center"/>
          </w:tcPr>
          <w:p w14:paraId="42FF8A99" w14:textId="77777777" w:rsidR="00C2040A" w:rsidRPr="0063530A" w:rsidRDefault="00C2040A" w:rsidP="0063530A">
            <w:pPr>
              <w:rPr>
                <w:rFonts w:ascii="Times New Roman" w:hAnsi="Times New Roman" w:cs="Times New Roman"/>
                <w:sz w:val="20"/>
                <w:szCs w:val="20"/>
              </w:rPr>
            </w:pPr>
          </w:p>
        </w:tc>
      </w:tr>
      <w:tr w:rsidR="00C2040A" w:rsidRPr="00200D44" w14:paraId="7448B193" w14:textId="77777777" w:rsidTr="00057F81">
        <w:trPr>
          <w:trHeight w:val="138"/>
          <w:jc w:val="center"/>
        </w:trPr>
        <w:tc>
          <w:tcPr>
            <w:tcW w:w="5000" w:type="pct"/>
            <w:gridSpan w:val="10"/>
            <w:vAlign w:val="center"/>
          </w:tcPr>
          <w:p w14:paraId="0048649E"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Inadequate Supervision</w:t>
            </w:r>
          </w:p>
        </w:tc>
      </w:tr>
      <w:tr w:rsidR="004266B3" w:rsidRPr="004266B3" w14:paraId="4C6445DE" w14:textId="77777777" w:rsidTr="006875DA">
        <w:trPr>
          <w:trHeight w:val="138"/>
          <w:jc w:val="center"/>
        </w:trPr>
        <w:tc>
          <w:tcPr>
            <w:tcW w:w="788" w:type="pct"/>
            <w:vAlign w:val="center"/>
          </w:tcPr>
          <w:p w14:paraId="23D14CBE"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Yes</w:t>
            </w:r>
          </w:p>
        </w:tc>
        <w:tc>
          <w:tcPr>
            <w:tcW w:w="445" w:type="pct"/>
            <w:vAlign w:val="center"/>
          </w:tcPr>
          <w:p w14:paraId="2F79CBF2"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587" w:type="pct"/>
            <w:vAlign w:val="center"/>
          </w:tcPr>
          <w:p w14:paraId="6E91E238"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689" w:type="pct"/>
            <w:vMerge w:val="restart"/>
            <w:vAlign w:val="center"/>
          </w:tcPr>
          <w:p w14:paraId="6DA08058" w14:textId="77777777" w:rsidR="00C2040A" w:rsidRPr="0063530A" w:rsidRDefault="00C2040A" w:rsidP="0063530A">
            <w:pPr>
              <w:rPr>
                <w:rFonts w:ascii="Times New Roman" w:hAnsi="Times New Roman" w:cs="Times New Roman"/>
                <w:sz w:val="20"/>
                <w:szCs w:val="20"/>
              </w:rPr>
            </w:pPr>
          </w:p>
        </w:tc>
        <w:tc>
          <w:tcPr>
            <w:tcW w:w="389" w:type="pct"/>
            <w:vAlign w:val="center"/>
          </w:tcPr>
          <w:p w14:paraId="41688F81"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82 (5.1)</w:t>
            </w:r>
          </w:p>
        </w:tc>
        <w:tc>
          <w:tcPr>
            <w:tcW w:w="398" w:type="pct"/>
            <w:vAlign w:val="center"/>
          </w:tcPr>
          <w:p w14:paraId="6356121E"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1504 (94.9)</w:t>
            </w:r>
          </w:p>
        </w:tc>
        <w:tc>
          <w:tcPr>
            <w:tcW w:w="435" w:type="pct"/>
            <w:vMerge w:val="restart"/>
            <w:vAlign w:val="center"/>
          </w:tcPr>
          <w:p w14:paraId="7801E2F6"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0.057</w:t>
            </w:r>
          </w:p>
        </w:tc>
        <w:tc>
          <w:tcPr>
            <w:tcW w:w="389" w:type="pct"/>
            <w:vAlign w:val="center"/>
          </w:tcPr>
          <w:p w14:paraId="7B6CDDF1" w14:textId="12F348AB"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 xml:space="preserve">120 </w:t>
            </w:r>
            <w:r w:rsidR="008A0561" w:rsidRPr="008A0561">
              <w:rPr>
                <w:rFonts w:ascii="Times New Roman" w:hAnsi="Times New Roman" w:cs="Times New Roman"/>
                <w:sz w:val="20"/>
                <w:szCs w:val="20"/>
              </w:rPr>
              <w:t>(8.1</w:t>
            </w:r>
            <w:r w:rsidRPr="0063530A">
              <w:rPr>
                <w:rFonts w:ascii="Times New Roman" w:hAnsi="Times New Roman" w:cs="Times New Roman"/>
                <w:sz w:val="20"/>
                <w:szCs w:val="20"/>
              </w:rPr>
              <w:t>)</w:t>
            </w:r>
          </w:p>
        </w:tc>
        <w:tc>
          <w:tcPr>
            <w:tcW w:w="445" w:type="pct"/>
            <w:vAlign w:val="center"/>
          </w:tcPr>
          <w:p w14:paraId="1A8B5A05"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1367 (91.9)</w:t>
            </w:r>
          </w:p>
        </w:tc>
        <w:tc>
          <w:tcPr>
            <w:tcW w:w="435" w:type="pct"/>
            <w:vMerge w:val="restart"/>
            <w:vAlign w:val="center"/>
          </w:tcPr>
          <w:p w14:paraId="6F0921D8"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0.079</w:t>
            </w:r>
          </w:p>
        </w:tc>
      </w:tr>
      <w:tr w:rsidR="004266B3" w:rsidRPr="004266B3" w14:paraId="7D58E6D3" w14:textId="77777777" w:rsidTr="006875DA">
        <w:trPr>
          <w:trHeight w:val="138"/>
          <w:jc w:val="center"/>
        </w:trPr>
        <w:tc>
          <w:tcPr>
            <w:tcW w:w="788" w:type="pct"/>
            <w:vAlign w:val="center"/>
          </w:tcPr>
          <w:p w14:paraId="3DD92CCA"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No</w:t>
            </w:r>
          </w:p>
        </w:tc>
        <w:tc>
          <w:tcPr>
            <w:tcW w:w="445" w:type="pct"/>
            <w:vAlign w:val="center"/>
          </w:tcPr>
          <w:p w14:paraId="4F9824BD"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587" w:type="pct"/>
            <w:vAlign w:val="center"/>
          </w:tcPr>
          <w:p w14:paraId="1AC63AF5"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689" w:type="pct"/>
            <w:vMerge/>
            <w:vAlign w:val="center"/>
          </w:tcPr>
          <w:p w14:paraId="41D089BE" w14:textId="77777777" w:rsidR="00C2040A" w:rsidRPr="0063530A" w:rsidRDefault="00C2040A" w:rsidP="0063530A">
            <w:pPr>
              <w:rPr>
                <w:rFonts w:ascii="Times New Roman" w:hAnsi="Times New Roman" w:cs="Times New Roman"/>
                <w:sz w:val="20"/>
                <w:szCs w:val="20"/>
              </w:rPr>
            </w:pPr>
          </w:p>
        </w:tc>
        <w:tc>
          <w:tcPr>
            <w:tcW w:w="389" w:type="pct"/>
            <w:vAlign w:val="center"/>
          </w:tcPr>
          <w:p w14:paraId="78411576"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742 (3.8)</w:t>
            </w:r>
          </w:p>
        </w:tc>
        <w:tc>
          <w:tcPr>
            <w:tcW w:w="398" w:type="pct"/>
            <w:vAlign w:val="center"/>
          </w:tcPr>
          <w:p w14:paraId="73E14F18"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18545 (96.2)</w:t>
            </w:r>
          </w:p>
        </w:tc>
        <w:tc>
          <w:tcPr>
            <w:tcW w:w="435" w:type="pct"/>
            <w:vMerge/>
            <w:vAlign w:val="center"/>
          </w:tcPr>
          <w:p w14:paraId="25A4360B" w14:textId="77777777" w:rsidR="00C2040A" w:rsidRPr="0063530A" w:rsidRDefault="00C2040A" w:rsidP="0063530A">
            <w:pPr>
              <w:rPr>
                <w:rFonts w:ascii="Times New Roman" w:hAnsi="Times New Roman" w:cs="Times New Roman"/>
                <w:sz w:val="20"/>
                <w:szCs w:val="20"/>
              </w:rPr>
            </w:pPr>
          </w:p>
        </w:tc>
        <w:tc>
          <w:tcPr>
            <w:tcW w:w="389" w:type="pct"/>
            <w:vAlign w:val="center"/>
          </w:tcPr>
          <w:p w14:paraId="27BA143F"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1477 (6.8)</w:t>
            </w:r>
          </w:p>
        </w:tc>
        <w:tc>
          <w:tcPr>
            <w:tcW w:w="445" w:type="pct"/>
            <w:vAlign w:val="center"/>
          </w:tcPr>
          <w:p w14:paraId="28A77CF8"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20122 (93.2)</w:t>
            </w:r>
          </w:p>
        </w:tc>
        <w:tc>
          <w:tcPr>
            <w:tcW w:w="435" w:type="pct"/>
            <w:vMerge/>
            <w:vAlign w:val="center"/>
          </w:tcPr>
          <w:p w14:paraId="3C7205E5" w14:textId="77777777" w:rsidR="00C2040A" w:rsidRPr="0063530A" w:rsidRDefault="00C2040A" w:rsidP="0063530A">
            <w:pPr>
              <w:rPr>
                <w:rFonts w:ascii="Times New Roman" w:hAnsi="Times New Roman" w:cs="Times New Roman"/>
                <w:sz w:val="20"/>
                <w:szCs w:val="20"/>
              </w:rPr>
            </w:pPr>
          </w:p>
        </w:tc>
      </w:tr>
      <w:tr w:rsidR="00C2040A" w:rsidRPr="00200D44" w14:paraId="3CE5482C" w14:textId="77777777" w:rsidTr="00057F81">
        <w:trPr>
          <w:trHeight w:val="138"/>
          <w:jc w:val="center"/>
        </w:trPr>
        <w:tc>
          <w:tcPr>
            <w:tcW w:w="5000" w:type="pct"/>
            <w:gridSpan w:val="10"/>
            <w:vAlign w:val="center"/>
          </w:tcPr>
          <w:p w14:paraId="569C152D"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Underweight</w:t>
            </w:r>
          </w:p>
        </w:tc>
      </w:tr>
      <w:tr w:rsidR="004266B3" w:rsidRPr="004266B3" w14:paraId="05DE212D" w14:textId="77777777" w:rsidTr="006875DA">
        <w:trPr>
          <w:trHeight w:val="138"/>
          <w:jc w:val="center"/>
        </w:trPr>
        <w:tc>
          <w:tcPr>
            <w:tcW w:w="788" w:type="pct"/>
            <w:vAlign w:val="center"/>
          </w:tcPr>
          <w:p w14:paraId="430E9E3F"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Yes</w:t>
            </w:r>
          </w:p>
        </w:tc>
        <w:tc>
          <w:tcPr>
            <w:tcW w:w="445" w:type="pct"/>
            <w:vAlign w:val="center"/>
          </w:tcPr>
          <w:p w14:paraId="22D99DB2"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587" w:type="pct"/>
          </w:tcPr>
          <w:p w14:paraId="11838218"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689" w:type="pct"/>
            <w:vMerge w:val="restart"/>
            <w:vAlign w:val="center"/>
          </w:tcPr>
          <w:p w14:paraId="7D2290AE" w14:textId="77777777" w:rsidR="00C2040A" w:rsidRPr="0063530A" w:rsidRDefault="00C2040A" w:rsidP="0063530A">
            <w:pPr>
              <w:rPr>
                <w:rFonts w:ascii="Times New Roman" w:hAnsi="Times New Roman" w:cs="Times New Roman"/>
                <w:sz w:val="20"/>
                <w:szCs w:val="20"/>
              </w:rPr>
            </w:pPr>
          </w:p>
        </w:tc>
        <w:tc>
          <w:tcPr>
            <w:tcW w:w="389" w:type="pct"/>
            <w:vAlign w:val="center"/>
          </w:tcPr>
          <w:p w14:paraId="32156BBB"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259 (4.0)</w:t>
            </w:r>
          </w:p>
        </w:tc>
        <w:tc>
          <w:tcPr>
            <w:tcW w:w="398" w:type="pct"/>
            <w:vAlign w:val="center"/>
          </w:tcPr>
          <w:p w14:paraId="7AD2BCF9"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6167 (96.0)</w:t>
            </w:r>
          </w:p>
        </w:tc>
        <w:tc>
          <w:tcPr>
            <w:tcW w:w="435" w:type="pct"/>
            <w:vMerge w:val="restart"/>
            <w:vAlign w:val="center"/>
          </w:tcPr>
          <w:p w14:paraId="01A886B6"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0.879</w:t>
            </w:r>
          </w:p>
        </w:tc>
        <w:tc>
          <w:tcPr>
            <w:tcW w:w="389" w:type="pct"/>
            <w:vAlign w:val="center"/>
          </w:tcPr>
          <w:p w14:paraId="3944971C"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439 (8.5)</w:t>
            </w:r>
          </w:p>
        </w:tc>
        <w:tc>
          <w:tcPr>
            <w:tcW w:w="445" w:type="pct"/>
            <w:vAlign w:val="center"/>
          </w:tcPr>
          <w:p w14:paraId="1765E059"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4698 (91.5)</w:t>
            </w:r>
          </w:p>
        </w:tc>
        <w:tc>
          <w:tcPr>
            <w:tcW w:w="435" w:type="pct"/>
            <w:vMerge w:val="restart"/>
            <w:vAlign w:val="center"/>
          </w:tcPr>
          <w:p w14:paraId="3A5C66BD" w14:textId="77777777" w:rsidR="00C2040A" w:rsidRPr="0063530A" w:rsidRDefault="00C2040A" w:rsidP="0063530A">
            <w:pPr>
              <w:rPr>
                <w:rFonts w:ascii="Times New Roman" w:hAnsi="Times New Roman" w:cs="Times New Roman"/>
                <w:b/>
                <w:bCs/>
                <w:sz w:val="20"/>
                <w:szCs w:val="20"/>
              </w:rPr>
            </w:pPr>
            <w:r w:rsidRPr="0063530A">
              <w:rPr>
                <w:rFonts w:ascii="Times New Roman" w:hAnsi="Times New Roman" w:cs="Times New Roman"/>
                <w:b/>
                <w:bCs/>
                <w:sz w:val="20"/>
                <w:szCs w:val="20"/>
              </w:rPr>
              <w:t>&lt;0.001</w:t>
            </w:r>
          </w:p>
        </w:tc>
      </w:tr>
      <w:tr w:rsidR="004266B3" w:rsidRPr="004266B3" w14:paraId="5B607E8C" w14:textId="77777777" w:rsidTr="006875DA">
        <w:trPr>
          <w:trHeight w:val="138"/>
          <w:jc w:val="center"/>
        </w:trPr>
        <w:tc>
          <w:tcPr>
            <w:tcW w:w="788" w:type="pct"/>
            <w:vAlign w:val="center"/>
          </w:tcPr>
          <w:p w14:paraId="35AB7DE3"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No</w:t>
            </w:r>
          </w:p>
        </w:tc>
        <w:tc>
          <w:tcPr>
            <w:tcW w:w="445" w:type="pct"/>
            <w:vAlign w:val="center"/>
          </w:tcPr>
          <w:p w14:paraId="0F092C55"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587" w:type="pct"/>
          </w:tcPr>
          <w:p w14:paraId="6DF67B90"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689" w:type="pct"/>
            <w:vMerge/>
            <w:vAlign w:val="center"/>
          </w:tcPr>
          <w:p w14:paraId="23EF367B" w14:textId="77777777" w:rsidR="00C2040A" w:rsidRPr="0063530A" w:rsidRDefault="00C2040A" w:rsidP="0063530A">
            <w:pPr>
              <w:rPr>
                <w:rFonts w:ascii="Times New Roman" w:hAnsi="Times New Roman" w:cs="Times New Roman"/>
                <w:sz w:val="20"/>
                <w:szCs w:val="20"/>
              </w:rPr>
            </w:pPr>
          </w:p>
        </w:tc>
        <w:tc>
          <w:tcPr>
            <w:tcW w:w="389" w:type="pct"/>
            <w:vAlign w:val="center"/>
          </w:tcPr>
          <w:p w14:paraId="2B09C734"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537 (4.0)</w:t>
            </w:r>
          </w:p>
        </w:tc>
        <w:tc>
          <w:tcPr>
            <w:tcW w:w="398" w:type="pct"/>
            <w:vAlign w:val="center"/>
          </w:tcPr>
          <w:p w14:paraId="312BEA69"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12950 (96.0)</w:t>
            </w:r>
          </w:p>
        </w:tc>
        <w:tc>
          <w:tcPr>
            <w:tcW w:w="435" w:type="pct"/>
            <w:vMerge/>
            <w:vAlign w:val="center"/>
          </w:tcPr>
          <w:p w14:paraId="7CCC93C9" w14:textId="77777777" w:rsidR="00C2040A" w:rsidRPr="0063530A" w:rsidRDefault="00C2040A" w:rsidP="0063530A">
            <w:pPr>
              <w:rPr>
                <w:rFonts w:ascii="Times New Roman" w:hAnsi="Times New Roman" w:cs="Times New Roman"/>
                <w:sz w:val="20"/>
                <w:szCs w:val="20"/>
              </w:rPr>
            </w:pPr>
          </w:p>
        </w:tc>
        <w:tc>
          <w:tcPr>
            <w:tcW w:w="389" w:type="pct"/>
            <w:vAlign w:val="center"/>
          </w:tcPr>
          <w:p w14:paraId="4F4E7776"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1120 (6.5)</w:t>
            </w:r>
          </w:p>
        </w:tc>
        <w:tc>
          <w:tcPr>
            <w:tcW w:w="445" w:type="pct"/>
            <w:vAlign w:val="center"/>
          </w:tcPr>
          <w:p w14:paraId="1049C402"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16181 (93.5)</w:t>
            </w:r>
          </w:p>
        </w:tc>
        <w:tc>
          <w:tcPr>
            <w:tcW w:w="435" w:type="pct"/>
            <w:vMerge/>
            <w:vAlign w:val="center"/>
          </w:tcPr>
          <w:p w14:paraId="78F147E8" w14:textId="77777777" w:rsidR="00C2040A" w:rsidRPr="0063530A" w:rsidRDefault="00C2040A" w:rsidP="0063530A">
            <w:pPr>
              <w:rPr>
                <w:rFonts w:ascii="Times New Roman" w:hAnsi="Times New Roman" w:cs="Times New Roman"/>
                <w:sz w:val="20"/>
                <w:szCs w:val="20"/>
              </w:rPr>
            </w:pPr>
          </w:p>
        </w:tc>
      </w:tr>
      <w:tr w:rsidR="00C2040A" w:rsidRPr="00200D44" w14:paraId="7DF125D0" w14:textId="77777777" w:rsidTr="00057F81">
        <w:trPr>
          <w:trHeight w:val="138"/>
          <w:jc w:val="center"/>
        </w:trPr>
        <w:tc>
          <w:tcPr>
            <w:tcW w:w="5000" w:type="pct"/>
            <w:gridSpan w:val="10"/>
            <w:vAlign w:val="center"/>
          </w:tcPr>
          <w:p w14:paraId="1FE3B706"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Stunned</w:t>
            </w:r>
          </w:p>
        </w:tc>
      </w:tr>
      <w:tr w:rsidR="004266B3" w:rsidRPr="004266B3" w14:paraId="538B6C57" w14:textId="77777777" w:rsidTr="006875DA">
        <w:trPr>
          <w:trHeight w:val="138"/>
          <w:jc w:val="center"/>
        </w:trPr>
        <w:tc>
          <w:tcPr>
            <w:tcW w:w="788" w:type="pct"/>
            <w:vAlign w:val="center"/>
          </w:tcPr>
          <w:p w14:paraId="27448517"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Yes</w:t>
            </w:r>
          </w:p>
        </w:tc>
        <w:tc>
          <w:tcPr>
            <w:tcW w:w="445" w:type="pct"/>
            <w:vAlign w:val="center"/>
          </w:tcPr>
          <w:p w14:paraId="0AB285D2"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587" w:type="pct"/>
          </w:tcPr>
          <w:p w14:paraId="7DC4812F"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689" w:type="pct"/>
            <w:vMerge w:val="restart"/>
            <w:vAlign w:val="center"/>
          </w:tcPr>
          <w:p w14:paraId="769CD53E" w14:textId="77777777" w:rsidR="00C2040A" w:rsidRPr="0063530A" w:rsidRDefault="00C2040A" w:rsidP="0063530A">
            <w:pPr>
              <w:rPr>
                <w:rFonts w:ascii="Times New Roman" w:hAnsi="Times New Roman" w:cs="Times New Roman"/>
                <w:sz w:val="20"/>
                <w:szCs w:val="20"/>
              </w:rPr>
            </w:pPr>
          </w:p>
        </w:tc>
        <w:tc>
          <w:tcPr>
            <w:tcW w:w="389" w:type="pct"/>
            <w:vAlign w:val="center"/>
          </w:tcPr>
          <w:p w14:paraId="79AD9E63"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323 (3.9)</w:t>
            </w:r>
          </w:p>
        </w:tc>
        <w:tc>
          <w:tcPr>
            <w:tcW w:w="398" w:type="pct"/>
            <w:vAlign w:val="center"/>
          </w:tcPr>
          <w:p w14:paraId="14A22757"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7893 (96.1)</w:t>
            </w:r>
          </w:p>
        </w:tc>
        <w:tc>
          <w:tcPr>
            <w:tcW w:w="435" w:type="pct"/>
            <w:vMerge w:val="restart"/>
            <w:vAlign w:val="center"/>
          </w:tcPr>
          <w:p w14:paraId="2BCBF352"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0.867</w:t>
            </w:r>
          </w:p>
        </w:tc>
        <w:tc>
          <w:tcPr>
            <w:tcW w:w="389" w:type="pct"/>
            <w:vAlign w:val="center"/>
          </w:tcPr>
          <w:p w14:paraId="4A426BE7"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461 (7.4)</w:t>
            </w:r>
          </w:p>
        </w:tc>
        <w:tc>
          <w:tcPr>
            <w:tcW w:w="445" w:type="pct"/>
            <w:vAlign w:val="center"/>
          </w:tcPr>
          <w:p w14:paraId="713251F5"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5765 (92.6)</w:t>
            </w:r>
          </w:p>
        </w:tc>
        <w:tc>
          <w:tcPr>
            <w:tcW w:w="435" w:type="pct"/>
            <w:vMerge w:val="restart"/>
            <w:vAlign w:val="center"/>
          </w:tcPr>
          <w:p w14:paraId="327F2A6D"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0.132</w:t>
            </w:r>
          </w:p>
        </w:tc>
      </w:tr>
      <w:tr w:rsidR="004266B3" w:rsidRPr="004266B3" w14:paraId="109CC656" w14:textId="77777777" w:rsidTr="006875DA">
        <w:trPr>
          <w:trHeight w:val="138"/>
          <w:jc w:val="center"/>
        </w:trPr>
        <w:tc>
          <w:tcPr>
            <w:tcW w:w="788" w:type="pct"/>
            <w:vAlign w:val="center"/>
          </w:tcPr>
          <w:p w14:paraId="26C83028"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No</w:t>
            </w:r>
          </w:p>
        </w:tc>
        <w:tc>
          <w:tcPr>
            <w:tcW w:w="445" w:type="pct"/>
            <w:vAlign w:val="center"/>
          </w:tcPr>
          <w:p w14:paraId="68EC2D3E"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587" w:type="pct"/>
          </w:tcPr>
          <w:p w14:paraId="4790A500"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689" w:type="pct"/>
            <w:vMerge/>
            <w:vAlign w:val="center"/>
          </w:tcPr>
          <w:p w14:paraId="1316C60C" w14:textId="77777777" w:rsidR="00C2040A" w:rsidRPr="0063530A" w:rsidRDefault="00C2040A" w:rsidP="0063530A">
            <w:pPr>
              <w:rPr>
                <w:rFonts w:ascii="Times New Roman" w:hAnsi="Times New Roman" w:cs="Times New Roman"/>
                <w:sz w:val="20"/>
                <w:szCs w:val="20"/>
              </w:rPr>
            </w:pPr>
          </w:p>
        </w:tc>
        <w:tc>
          <w:tcPr>
            <w:tcW w:w="389" w:type="pct"/>
            <w:vAlign w:val="center"/>
          </w:tcPr>
          <w:p w14:paraId="6BB8740D"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447 (4.0)</w:t>
            </w:r>
          </w:p>
        </w:tc>
        <w:tc>
          <w:tcPr>
            <w:tcW w:w="398" w:type="pct"/>
            <w:vAlign w:val="center"/>
          </w:tcPr>
          <w:p w14:paraId="1E4911AF"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10752 (96.0)</w:t>
            </w:r>
          </w:p>
        </w:tc>
        <w:tc>
          <w:tcPr>
            <w:tcW w:w="435" w:type="pct"/>
            <w:vMerge/>
            <w:vAlign w:val="center"/>
          </w:tcPr>
          <w:p w14:paraId="74381CE5" w14:textId="77777777" w:rsidR="00C2040A" w:rsidRPr="0063530A" w:rsidRDefault="00C2040A" w:rsidP="0063530A">
            <w:pPr>
              <w:rPr>
                <w:rFonts w:ascii="Times New Roman" w:hAnsi="Times New Roman" w:cs="Times New Roman"/>
                <w:sz w:val="20"/>
                <w:szCs w:val="20"/>
              </w:rPr>
            </w:pPr>
          </w:p>
        </w:tc>
        <w:tc>
          <w:tcPr>
            <w:tcW w:w="389" w:type="pct"/>
            <w:vAlign w:val="center"/>
          </w:tcPr>
          <w:p w14:paraId="27B9717B"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1071 (6.8)</w:t>
            </w:r>
          </w:p>
        </w:tc>
        <w:tc>
          <w:tcPr>
            <w:tcW w:w="445" w:type="pct"/>
            <w:vAlign w:val="center"/>
          </w:tcPr>
          <w:p w14:paraId="104351EE"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14747 (93.2)</w:t>
            </w:r>
          </w:p>
        </w:tc>
        <w:tc>
          <w:tcPr>
            <w:tcW w:w="435" w:type="pct"/>
            <w:vMerge/>
            <w:vAlign w:val="center"/>
          </w:tcPr>
          <w:p w14:paraId="01AACD90" w14:textId="77777777" w:rsidR="00C2040A" w:rsidRPr="0063530A" w:rsidRDefault="00C2040A" w:rsidP="0063530A">
            <w:pPr>
              <w:rPr>
                <w:rFonts w:ascii="Times New Roman" w:hAnsi="Times New Roman" w:cs="Times New Roman"/>
                <w:sz w:val="20"/>
                <w:szCs w:val="20"/>
              </w:rPr>
            </w:pPr>
          </w:p>
        </w:tc>
      </w:tr>
      <w:tr w:rsidR="00C2040A" w:rsidRPr="00200D44" w14:paraId="444DC063" w14:textId="77777777" w:rsidTr="00057F81">
        <w:trPr>
          <w:trHeight w:val="138"/>
          <w:jc w:val="center"/>
        </w:trPr>
        <w:tc>
          <w:tcPr>
            <w:tcW w:w="5000" w:type="pct"/>
            <w:gridSpan w:val="10"/>
            <w:vAlign w:val="center"/>
          </w:tcPr>
          <w:p w14:paraId="69718D7C"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Wasted</w:t>
            </w:r>
          </w:p>
        </w:tc>
      </w:tr>
      <w:tr w:rsidR="004266B3" w:rsidRPr="004266B3" w14:paraId="14865EE9" w14:textId="77777777" w:rsidTr="006875DA">
        <w:trPr>
          <w:trHeight w:val="138"/>
          <w:jc w:val="center"/>
        </w:trPr>
        <w:tc>
          <w:tcPr>
            <w:tcW w:w="788" w:type="pct"/>
            <w:vAlign w:val="center"/>
          </w:tcPr>
          <w:p w14:paraId="75DA76D8"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Yes</w:t>
            </w:r>
          </w:p>
        </w:tc>
        <w:tc>
          <w:tcPr>
            <w:tcW w:w="445" w:type="pct"/>
            <w:vAlign w:val="center"/>
          </w:tcPr>
          <w:p w14:paraId="590E375A"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587" w:type="pct"/>
          </w:tcPr>
          <w:p w14:paraId="116E4D57"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689" w:type="pct"/>
            <w:vMerge w:val="restart"/>
            <w:vAlign w:val="center"/>
          </w:tcPr>
          <w:p w14:paraId="4F99CDAF" w14:textId="77777777" w:rsidR="00C2040A" w:rsidRPr="0063530A" w:rsidRDefault="00C2040A" w:rsidP="0063530A">
            <w:pPr>
              <w:rPr>
                <w:rFonts w:ascii="Times New Roman" w:hAnsi="Times New Roman" w:cs="Times New Roman"/>
                <w:sz w:val="20"/>
                <w:szCs w:val="20"/>
              </w:rPr>
            </w:pPr>
          </w:p>
        </w:tc>
        <w:tc>
          <w:tcPr>
            <w:tcW w:w="389" w:type="pct"/>
            <w:vAlign w:val="center"/>
          </w:tcPr>
          <w:p w14:paraId="5A748C90"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92 (4.7)</w:t>
            </w:r>
          </w:p>
        </w:tc>
        <w:tc>
          <w:tcPr>
            <w:tcW w:w="398" w:type="pct"/>
            <w:vAlign w:val="center"/>
          </w:tcPr>
          <w:p w14:paraId="44414FEC"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1862 (95.3)</w:t>
            </w:r>
          </w:p>
        </w:tc>
        <w:tc>
          <w:tcPr>
            <w:tcW w:w="435" w:type="pct"/>
            <w:vMerge w:val="restart"/>
            <w:vAlign w:val="center"/>
          </w:tcPr>
          <w:p w14:paraId="18A3E1E2"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0.148</w:t>
            </w:r>
          </w:p>
        </w:tc>
        <w:tc>
          <w:tcPr>
            <w:tcW w:w="389" w:type="pct"/>
            <w:vAlign w:val="center"/>
          </w:tcPr>
          <w:p w14:paraId="621D6A13"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178 (8.1)</w:t>
            </w:r>
          </w:p>
        </w:tc>
        <w:tc>
          <w:tcPr>
            <w:tcW w:w="445" w:type="pct"/>
            <w:vAlign w:val="center"/>
          </w:tcPr>
          <w:p w14:paraId="1D7B45FA"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2028 (91.9)</w:t>
            </w:r>
          </w:p>
        </w:tc>
        <w:tc>
          <w:tcPr>
            <w:tcW w:w="435" w:type="pct"/>
            <w:vMerge w:val="restart"/>
            <w:vAlign w:val="center"/>
          </w:tcPr>
          <w:p w14:paraId="1D3850F4"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0.053</w:t>
            </w:r>
          </w:p>
        </w:tc>
      </w:tr>
      <w:tr w:rsidR="004266B3" w:rsidRPr="004266B3" w14:paraId="063B1FB1" w14:textId="77777777" w:rsidTr="006875DA">
        <w:trPr>
          <w:trHeight w:val="138"/>
          <w:jc w:val="center"/>
        </w:trPr>
        <w:tc>
          <w:tcPr>
            <w:tcW w:w="788" w:type="pct"/>
            <w:vAlign w:val="center"/>
          </w:tcPr>
          <w:p w14:paraId="01F3C1F4"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No</w:t>
            </w:r>
          </w:p>
        </w:tc>
        <w:tc>
          <w:tcPr>
            <w:tcW w:w="445" w:type="pct"/>
            <w:vAlign w:val="center"/>
          </w:tcPr>
          <w:p w14:paraId="7F644EAE"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587" w:type="pct"/>
          </w:tcPr>
          <w:p w14:paraId="462B6D63"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689" w:type="pct"/>
            <w:vMerge/>
            <w:vAlign w:val="center"/>
          </w:tcPr>
          <w:p w14:paraId="0B104968" w14:textId="77777777" w:rsidR="00C2040A" w:rsidRPr="0063530A" w:rsidRDefault="00C2040A" w:rsidP="0063530A">
            <w:pPr>
              <w:rPr>
                <w:rFonts w:ascii="Times New Roman" w:hAnsi="Times New Roman" w:cs="Times New Roman"/>
                <w:sz w:val="20"/>
                <w:szCs w:val="20"/>
              </w:rPr>
            </w:pPr>
          </w:p>
        </w:tc>
        <w:tc>
          <w:tcPr>
            <w:tcW w:w="389" w:type="pct"/>
            <w:vAlign w:val="center"/>
          </w:tcPr>
          <w:p w14:paraId="0ADCD77A"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699 (4.0)</w:t>
            </w:r>
          </w:p>
        </w:tc>
        <w:tc>
          <w:tcPr>
            <w:tcW w:w="398" w:type="pct"/>
            <w:vAlign w:val="center"/>
          </w:tcPr>
          <w:p w14:paraId="55431BBE"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16979 (96.0)</w:t>
            </w:r>
          </w:p>
        </w:tc>
        <w:tc>
          <w:tcPr>
            <w:tcW w:w="435" w:type="pct"/>
            <w:vMerge/>
            <w:vAlign w:val="center"/>
          </w:tcPr>
          <w:p w14:paraId="0A8C1940" w14:textId="77777777" w:rsidR="00C2040A" w:rsidRPr="0063530A" w:rsidRDefault="00C2040A" w:rsidP="0063530A">
            <w:pPr>
              <w:rPr>
                <w:rFonts w:ascii="Times New Roman" w:hAnsi="Times New Roman" w:cs="Times New Roman"/>
                <w:sz w:val="20"/>
                <w:szCs w:val="20"/>
              </w:rPr>
            </w:pPr>
          </w:p>
        </w:tc>
        <w:tc>
          <w:tcPr>
            <w:tcW w:w="389" w:type="pct"/>
            <w:vAlign w:val="center"/>
          </w:tcPr>
          <w:p w14:paraId="3BB15BD4"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1353 (6.8)</w:t>
            </w:r>
          </w:p>
        </w:tc>
        <w:tc>
          <w:tcPr>
            <w:tcW w:w="445" w:type="pct"/>
            <w:vAlign w:val="center"/>
          </w:tcPr>
          <w:p w14:paraId="1E1CBAF8"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18442 (93.2)</w:t>
            </w:r>
          </w:p>
        </w:tc>
        <w:tc>
          <w:tcPr>
            <w:tcW w:w="435" w:type="pct"/>
            <w:vMerge/>
            <w:vAlign w:val="center"/>
          </w:tcPr>
          <w:p w14:paraId="4F3D8599" w14:textId="77777777" w:rsidR="00C2040A" w:rsidRPr="0063530A" w:rsidRDefault="00C2040A" w:rsidP="0063530A">
            <w:pPr>
              <w:rPr>
                <w:rFonts w:ascii="Times New Roman" w:hAnsi="Times New Roman" w:cs="Times New Roman"/>
                <w:sz w:val="20"/>
                <w:szCs w:val="20"/>
              </w:rPr>
            </w:pPr>
          </w:p>
        </w:tc>
      </w:tr>
      <w:tr w:rsidR="00C2040A" w:rsidRPr="00200D44" w14:paraId="78849510" w14:textId="77777777" w:rsidTr="00057F81">
        <w:trPr>
          <w:trHeight w:val="138"/>
          <w:jc w:val="center"/>
        </w:trPr>
        <w:tc>
          <w:tcPr>
            <w:tcW w:w="5000" w:type="pct"/>
            <w:gridSpan w:val="10"/>
            <w:vAlign w:val="center"/>
          </w:tcPr>
          <w:p w14:paraId="253B8C5D"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Overweight</w:t>
            </w:r>
          </w:p>
        </w:tc>
      </w:tr>
      <w:tr w:rsidR="004266B3" w:rsidRPr="004266B3" w14:paraId="5581BCFD" w14:textId="77777777" w:rsidTr="006875DA">
        <w:trPr>
          <w:trHeight w:val="138"/>
          <w:jc w:val="center"/>
        </w:trPr>
        <w:tc>
          <w:tcPr>
            <w:tcW w:w="788" w:type="pct"/>
            <w:vAlign w:val="center"/>
          </w:tcPr>
          <w:p w14:paraId="11577962"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Yes</w:t>
            </w:r>
          </w:p>
        </w:tc>
        <w:tc>
          <w:tcPr>
            <w:tcW w:w="445" w:type="pct"/>
            <w:vAlign w:val="center"/>
          </w:tcPr>
          <w:p w14:paraId="63D84DBC"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587" w:type="pct"/>
          </w:tcPr>
          <w:p w14:paraId="7C2B1AC8"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689" w:type="pct"/>
            <w:vMerge w:val="restart"/>
            <w:vAlign w:val="center"/>
          </w:tcPr>
          <w:p w14:paraId="1CAF63AB" w14:textId="77777777" w:rsidR="00C2040A" w:rsidRPr="0063530A" w:rsidRDefault="00C2040A" w:rsidP="0063530A">
            <w:pPr>
              <w:rPr>
                <w:rFonts w:ascii="Times New Roman" w:hAnsi="Times New Roman" w:cs="Times New Roman"/>
                <w:sz w:val="20"/>
                <w:szCs w:val="20"/>
              </w:rPr>
            </w:pPr>
          </w:p>
        </w:tc>
        <w:tc>
          <w:tcPr>
            <w:tcW w:w="389" w:type="pct"/>
            <w:vAlign w:val="center"/>
          </w:tcPr>
          <w:p w14:paraId="0F8F5816" w14:textId="1A377BD3"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4</w:t>
            </w:r>
            <w:r w:rsidR="008A0561">
              <w:rPr>
                <w:rFonts w:ascii="Times New Roman" w:hAnsi="Times New Roman" w:cs="Times New Roman"/>
                <w:sz w:val="20"/>
                <w:szCs w:val="20"/>
              </w:rPr>
              <w:t>4</w:t>
            </w:r>
            <w:r w:rsidRPr="0063530A">
              <w:rPr>
                <w:rFonts w:ascii="Times New Roman" w:hAnsi="Times New Roman" w:cs="Times New Roman"/>
                <w:sz w:val="20"/>
                <w:szCs w:val="20"/>
              </w:rPr>
              <w:t xml:space="preserve"> (2.8)</w:t>
            </w:r>
          </w:p>
        </w:tc>
        <w:tc>
          <w:tcPr>
            <w:tcW w:w="398" w:type="pct"/>
            <w:vAlign w:val="center"/>
          </w:tcPr>
          <w:p w14:paraId="093309FB"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1529 (97.2)</w:t>
            </w:r>
          </w:p>
        </w:tc>
        <w:tc>
          <w:tcPr>
            <w:tcW w:w="435" w:type="pct"/>
            <w:vMerge w:val="restart"/>
            <w:vAlign w:val="center"/>
          </w:tcPr>
          <w:p w14:paraId="06128853"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0.050</w:t>
            </w:r>
          </w:p>
        </w:tc>
        <w:tc>
          <w:tcPr>
            <w:tcW w:w="389" w:type="pct"/>
            <w:vAlign w:val="center"/>
          </w:tcPr>
          <w:p w14:paraId="10049D17"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90 (5.5)</w:t>
            </w:r>
          </w:p>
        </w:tc>
        <w:tc>
          <w:tcPr>
            <w:tcW w:w="445" w:type="pct"/>
            <w:vAlign w:val="center"/>
          </w:tcPr>
          <w:p w14:paraId="1C0B3308"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1539 (94.5)</w:t>
            </w:r>
          </w:p>
        </w:tc>
        <w:tc>
          <w:tcPr>
            <w:tcW w:w="435" w:type="pct"/>
            <w:vMerge w:val="restart"/>
            <w:vAlign w:val="center"/>
          </w:tcPr>
          <w:p w14:paraId="74B16BCE"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0.057</w:t>
            </w:r>
          </w:p>
        </w:tc>
      </w:tr>
      <w:tr w:rsidR="004266B3" w:rsidRPr="004266B3" w14:paraId="5AE51244" w14:textId="77777777" w:rsidTr="006875DA">
        <w:trPr>
          <w:trHeight w:val="138"/>
          <w:jc w:val="center"/>
        </w:trPr>
        <w:tc>
          <w:tcPr>
            <w:tcW w:w="788" w:type="pct"/>
            <w:vAlign w:val="center"/>
          </w:tcPr>
          <w:p w14:paraId="6D3C1930"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No</w:t>
            </w:r>
          </w:p>
        </w:tc>
        <w:tc>
          <w:tcPr>
            <w:tcW w:w="445" w:type="pct"/>
            <w:vAlign w:val="center"/>
          </w:tcPr>
          <w:p w14:paraId="359F3A21"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587" w:type="pct"/>
          </w:tcPr>
          <w:p w14:paraId="3885C8D9"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689" w:type="pct"/>
            <w:vMerge/>
            <w:vAlign w:val="center"/>
          </w:tcPr>
          <w:p w14:paraId="7F7703E5" w14:textId="77777777" w:rsidR="00C2040A" w:rsidRPr="0063530A" w:rsidRDefault="00C2040A" w:rsidP="0063530A">
            <w:pPr>
              <w:rPr>
                <w:rFonts w:ascii="Times New Roman" w:hAnsi="Times New Roman" w:cs="Times New Roman"/>
                <w:sz w:val="20"/>
                <w:szCs w:val="20"/>
              </w:rPr>
            </w:pPr>
          </w:p>
        </w:tc>
        <w:tc>
          <w:tcPr>
            <w:tcW w:w="389" w:type="pct"/>
            <w:vAlign w:val="center"/>
          </w:tcPr>
          <w:p w14:paraId="13DD6AF2"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781 (4.0)</w:t>
            </w:r>
          </w:p>
        </w:tc>
        <w:tc>
          <w:tcPr>
            <w:tcW w:w="398" w:type="pct"/>
            <w:vAlign w:val="center"/>
          </w:tcPr>
          <w:p w14:paraId="305C780B"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18538 (96.0)</w:t>
            </w:r>
          </w:p>
        </w:tc>
        <w:tc>
          <w:tcPr>
            <w:tcW w:w="435" w:type="pct"/>
            <w:vMerge/>
            <w:vAlign w:val="center"/>
          </w:tcPr>
          <w:p w14:paraId="66760553" w14:textId="77777777" w:rsidR="00C2040A" w:rsidRPr="0063530A" w:rsidRDefault="00C2040A" w:rsidP="0063530A">
            <w:pPr>
              <w:rPr>
                <w:rFonts w:ascii="Times New Roman" w:hAnsi="Times New Roman" w:cs="Times New Roman"/>
                <w:sz w:val="20"/>
                <w:szCs w:val="20"/>
              </w:rPr>
            </w:pPr>
          </w:p>
        </w:tc>
        <w:tc>
          <w:tcPr>
            <w:tcW w:w="389" w:type="pct"/>
            <w:vAlign w:val="center"/>
          </w:tcPr>
          <w:p w14:paraId="58B73E5B"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1507 (7.0)</w:t>
            </w:r>
          </w:p>
        </w:tc>
        <w:tc>
          <w:tcPr>
            <w:tcW w:w="445" w:type="pct"/>
            <w:vAlign w:val="center"/>
          </w:tcPr>
          <w:p w14:paraId="08E016E8"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19952 (93.0)</w:t>
            </w:r>
          </w:p>
        </w:tc>
        <w:tc>
          <w:tcPr>
            <w:tcW w:w="435" w:type="pct"/>
            <w:vMerge/>
            <w:vAlign w:val="center"/>
          </w:tcPr>
          <w:p w14:paraId="17DB80B3" w14:textId="77777777" w:rsidR="00C2040A" w:rsidRPr="0063530A" w:rsidRDefault="00C2040A" w:rsidP="0063530A">
            <w:pPr>
              <w:rPr>
                <w:rFonts w:ascii="Times New Roman" w:hAnsi="Times New Roman" w:cs="Times New Roman"/>
                <w:sz w:val="20"/>
                <w:szCs w:val="20"/>
              </w:rPr>
            </w:pPr>
          </w:p>
        </w:tc>
      </w:tr>
      <w:tr w:rsidR="00C2040A" w:rsidRPr="00200D44" w14:paraId="49E1D5FE" w14:textId="77777777" w:rsidTr="00057F81">
        <w:trPr>
          <w:trHeight w:val="138"/>
          <w:jc w:val="center"/>
        </w:trPr>
        <w:tc>
          <w:tcPr>
            <w:tcW w:w="5000" w:type="pct"/>
            <w:gridSpan w:val="10"/>
            <w:vAlign w:val="center"/>
          </w:tcPr>
          <w:p w14:paraId="20FAA03C"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COMMUNITY CHARACTERISTICS</w:t>
            </w:r>
          </w:p>
        </w:tc>
      </w:tr>
      <w:tr w:rsidR="00C2040A" w:rsidRPr="00200D44" w14:paraId="343099F3" w14:textId="77777777" w:rsidTr="00057F81">
        <w:trPr>
          <w:trHeight w:val="138"/>
          <w:jc w:val="center"/>
        </w:trPr>
        <w:tc>
          <w:tcPr>
            <w:tcW w:w="5000" w:type="pct"/>
            <w:gridSpan w:val="10"/>
            <w:vAlign w:val="center"/>
          </w:tcPr>
          <w:p w14:paraId="77DB53F3"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Place of residence</w:t>
            </w:r>
          </w:p>
        </w:tc>
      </w:tr>
      <w:tr w:rsidR="004266B3" w:rsidRPr="004266B3" w14:paraId="50CBFEAA" w14:textId="77777777" w:rsidTr="006875DA">
        <w:trPr>
          <w:trHeight w:val="250"/>
          <w:jc w:val="center"/>
        </w:trPr>
        <w:tc>
          <w:tcPr>
            <w:tcW w:w="788" w:type="pct"/>
            <w:vAlign w:val="center"/>
          </w:tcPr>
          <w:p w14:paraId="478EBEBE"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lastRenderedPageBreak/>
              <w:t>Urban</w:t>
            </w:r>
          </w:p>
        </w:tc>
        <w:tc>
          <w:tcPr>
            <w:tcW w:w="445" w:type="pct"/>
            <w:vAlign w:val="center"/>
          </w:tcPr>
          <w:p w14:paraId="4A385318"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1630 (7.1)</w:t>
            </w:r>
          </w:p>
        </w:tc>
        <w:tc>
          <w:tcPr>
            <w:tcW w:w="587" w:type="pct"/>
            <w:vAlign w:val="center"/>
          </w:tcPr>
          <w:p w14:paraId="6DD891EA"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21394 (92.9)</w:t>
            </w:r>
          </w:p>
        </w:tc>
        <w:tc>
          <w:tcPr>
            <w:tcW w:w="689" w:type="pct"/>
            <w:vMerge w:val="restart"/>
            <w:vAlign w:val="center"/>
          </w:tcPr>
          <w:p w14:paraId="2862A1D0"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0.293</w:t>
            </w:r>
          </w:p>
        </w:tc>
        <w:tc>
          <w:tcPr>
            <w:tcW w:w="389" w:type="pct"/>
            <w:vAlign w:val="center"/>
          </w:tcPr>
          <w:p w14:paraId="6AE6804D"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627 (3.8)</w:t>
            </w:r>
          </w:p>
        </w:tc>
        <w:tc>
          <w:tcPr>
            <w:tcW w:w="398" w:type="pct"/>
            <w:vAlign w:val="center"/>
          </w:tcPr>
          <w:p w14:paraId="27D4FEB6"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15998 (96.2)</w:t>
            </w:r>
          </w:p>
        </w:tc>
        <w:tc>
          <w:tcPr>
            <w:tcW w:w="435" w:type="pct"/>
            <w:vMerge w:val="restart"/>
            <w:vAlign w:val="center"/>
          </w:tcPr>
          <w:p w14:paraId="313C65F5"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0.098</w:t>
            </w:r>
          </w:p>
        </w:tc>
        <w:tc>
          <w:tcPr>
            <w:tcW w:w="389" w:type="pct"/>
            <w:vAlign w:val="center"/>
          </w:tcPr>
          <w:p w14:paraId="752039AC"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1255 (6.9)</w:t>
            </w:r>
          </w:p>
        </w:tc>
        <w:tc>
          <w:tcPr>
            <w:tcW w:w="445" w:type="pct"/>
            <w:vAlign w:val="center"/>
          </w:tcPr>
          <w:p w14:paraId="70517B3C"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16932 (93.1)</w:t>
            </w:r>
          </w:p>
        </w:tc>
        <w:tc>
          <w:tcPr>
            <w:tcW w:w="435" w:type="pct"/>
            <w:vMerge w:val="restart"/>
            <w:vAlign w:val="center"/>
          </w:tcPr>
          <w:p w14:paraId="00F1A177"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0.896</w:t>
            </w:r>
          </w:p>
        </w:tc>
      </w:tr>
      <w:tr w:rsidR="004266B3" w:rsidRPr="004266B3" w14:paraId="58717235" w14:textId="77777777" w:rsidTr="006875DA">
        <w:trPr>
          <w:trHeight w:val="138"/>
          <w:jc w:val="center"/>
        </w:trPr>
        <w:tc>
          <w:tcPr>
            <w:tcW w:w="788" w:type="pct"/>
            <w:vAlign w:val="center"/>
          </w:tcPr>
          <w:p w14:paraId="3CF58E96"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Rural</w:t>
            </w:r>
          </w:p>
        </w:tc>
        <w:tc>
          <w:tcPr>
            <w:tcW w:w="445" w:type="pct"/>
            <w:vAlign w:val="center"/>
          </w:tcPr>
          <w:p w14:paraId="336BD2BB"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611 (7.4)</w:t>
            </w:r>
          </w:p>
        </w:tc>
        <w:tc>
          <w:tcPr>
            <w:tcW w:w="587" w:type="pct"/>
            <w:vAlign w:val="center"/>
          </w:tcPr>
          <w:p w14:paraId="4A80194A"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7661 (92.6)</w:t>
            </w:r>
          </w:p>
        </w:tc>
        <w:tc>
          <w:tcPr>
            <w:tcW w:w="689" w:type="pct"/>
            <w:vMerge/>
            <w:vAlign w:val="center"/>
          </w:tcPr>
          <w:p w14:paraId="2F56FF0E" w14:textId="77777777" w:rsidR="00C2040A" w:rsidRPr="0063530A" w:rsidRDefault="00C2040A" w:rsidP="0063530A">
            <w:pPr>
              <w:rPr>
                <w:rFonts w:ascii="Times New Roman" w:hAnsi="Times New Roman" w:cs="Times New Roman"/>
                <w:sz w:val="20"/>
                <w:szCs w:val="20"/>
              </w:rPr>
            </w:pPr>
          </w:p>
        </w:tc>
        <w:tc>
          <w:tcPr>
            <w:tcW w:w="389" w:type="pct"/>
            <w:vAlign w:val="center"/>
          </w:tcPr>
          <w:p w14:paraId="37838764" w14:textId="609ECAAC" w:rsidR="00C2040A" w:rsidRPr="0063530A" w:rsidRDefault="008A0561" w:rsidP="0063530A">
            <w:pPr>
              <w:rPr>
                <w:rFonts w:ascii="Times New Roman" w:hAnsi="Times New Roman" w:cs="Times New Roman"/>
                <w:sz w:val="20"/>
                <w:szCs w:val="20"/>
              </w:rPr>
            </w:pPr>
            <w:r>
              <w:rPr>
                <w:rFonts w:ascii="Times New Roman" w:hAnsi="Times New Roman" w:cs="Times New Roman"/>
                <w:sz w:val="20"/>
                <w:szCs w:val="20"/>
              </w:rPr>
              <w:t>1</w:t>
            </w:r>
            <w:r w:rsidR="00C2040A" w:rsidRPr="0063530A">
              <w:rPr>
                <w:rFonts w:ascii="Times New Roman" w:hAnsi="Times New Roman" w:cs="Times New Roman"/>
                <w:sz w:val="20"/>
                <w:szCs w:val="20"/>
              </w:rPr>
              <w:t>98 (4.</w:t>
            </w:r>
            <w:r>
              <w:rPr>
                <w:rFonts w:ascii="Times New Roman" w:hAnsi="Times New Roman" w:cs="Times New Roman"/>
                <w:sz w:val="20"/>
                <w:szCs w:val="20"/>
              </w:rPr>
              <w:t>6</w:t>
            </w:r>
            <w:r w:rsidR="00C2040A" w:rsidRPr="0063530A">
              <w:rPr>
                <w:rFonts w:ascii="Times New Roman" w:hAnsi="Times New Roman" w:cs="Times New Roman"/>
                <w:sz w:val="20"/>
                <w:szCs w:val="20"/>
              </w:rPr>
              <w:t>)</w:t>
            </w:r>
          </w:p>
        </w:tc>
        <w:tc>
          <w:tcPr>
            <w:tcW w:w="398" w:type="pct"/>
            <w:vAlign w:val="center"/>
          </w:tcPr>
          <w:p w14:paraId="4BEDCFDC" w14:textId="46D21E32"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4069 (95.</w:t>
            </w:r>
            <w:r w:rsidR="008A0561">
              <w:rPr>
                <w:rFonts w:ascii="Times New Roman" w:hAnsi="Times New Roman" w:cs="Times New Roman"/>
                <w:sz w:val="20"/>
                <w:szCs w:val="20"/>
              </w:rPr>
              <w:t>4</w:t>
            </w:r>
            <w:r w:rsidRPr="0063530A">
              <w:rPr>
                <w:rFonts w:ascii="Times New Roman" w:hAnsi="Times New Roman" w:cs="Times New Roman"/>
                <w:sz w:val="20"/>
                <w:szCs w:val="20"/>
              </w:rPr>
              <w:t>)</w:t>
            </w:r>
          </w:p>
        </w:tc>
        <w:tc>
          <w:tcPr>
            <w:tcW w:w="435" w:type="pct"/>
            <w:vMerge/>
            <w:vAlign w:val="center"/>
          </w:tcPr>
          <w:p w14:paraId="7D4BFE2A" w14:textId="77777777" w:rsidR="00C2040A" w:rsidRPr="0063530A" w:rsidRDefault="00C2040A" w:rsidP="0063530A">
            <w:pPr>
              <w:rPr>
                <w:rFonts w:ascii="Times New Roman" w:hAnsi="Times New Roman" w:cs="Times New Roman"/>
                <w:sz w:val="20"/>
                <w:szCs w:val="20"/>
              </w:rPr>
            </w:pPr>
          </w:p>
        </w:tc>
        <w:tc>
          <w:tcPr>
            <w:tcW w:w="389" w:type="pct"/>
            <w:vAlign w:val="center"/>
          </w:tcPr>
          <w:p w14:paraId="676289E4"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342 (7.0)</w:t>
            </w:r>
          </w:p>
        </w:tc>
        <w:tc>
          <w:tcPr>
            <w:tcW w:w="445" w:type="pct"/>
            <w:vAlign w:val="center"/>
          </w:tcPr>
          <w:p w14:paraId="4A50DAC0"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4560 (93.0)</w:t>
            </w:r>
          </w:p>
        </w:tc>
        <w:tc>
          <w:tcPr>
            <w:tcW w:w="435" w:type="pct"/>
            <w:vMerge/>
            <w:vAlign w:val="center"/>
          </w:tcPr>
          <w:p w14:paraId="1AE4D94F" w14:textId="77777777" w:rsidR="00C2040A" w:rsidRPr="0063530A" w:rsidRDefault="00C2040A" w:rsidP="0063530A">
            <w:pPr>
              <w:rPr>
                <w:rFonts w:ascii="Times New Roman" w:hAnsi="Times New Roman" w:cs="Times New Roman"/>
                <w:sz w:val="20"/>
                <w:szCs w:val="20"/>
              </w:rPr>
            </w:pPr>
          </w:p>
        </w:tc>
      </w:tr>
      <w:tr w:rsidR="004266B3" w:rsidRPr="004266B3" w14:paraId="5632EA77" w14:textId="77777777" w:rsidTr="006875DA">
        <w:trPr>
          <w:trHeight w:val="138"/>
          <w:jc w:val="center"/>
        </w:trPr>
        <w:tc>
          <w:tcPr>
            <w:tcW w:w="788" w:type="pct"/>
            <w:vAlign w:val="center"/>
          </w:tcPr>
          <w:p w14:paraId="1337322C"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Tribal</w:t>
            </w:r>
          </w:p>
        </w:tc>
        <w:tc>
          <w:tcPr>
            <w:tcW w:w="445" w:type="pct"/>
            <w:vAlign w:val="center"/>
          </w:tcPr>
          <w:p w14:paraId="478C906F"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13 (5.1)</w:t>
            </w:r>
          </w:p>
        </w:tc>
        <w:tc>
          <w:tcPr>
            <w:tcW w:w="587" w:type="pct"/>
            <w:vAlign w:val="center"/>
          </w:tcPr>
          <w:p w14:paraId="768DD2FB" w14:textId="05DD4BB8"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2</w:t>
            </w:r>
            <w:r w:rsidR="00875BAB" w:rsidRPr="0063530A">
              <w:rPr>
                <w:rFonts w:ascii="Times New Roman" w:hAnsi="Times New Roman" w:cs="Times New Roman"/>
                <w:sz w:val="20"/>
                <w:szCs w:val="20"/>
              </w:rPr>
              <w:t xml:space="preserve">40 </w:t>
            </w:r>
            <w:r w:rsidRPr="0063530A">
              <w:rPr>
                <w:rFonts w:ascii="Times New Roman" w:hAnsi="Times New Roman" w:cs="Times New Roman"/>
                <w:sz w:val="20"/>
                <w:szCs w:val="20"/>
              </w:rPr>
              <w:t>(94.9)</w:t>
            </w:r>
          </w:p>
        </w:tc>
        <w:tc>
          <w:tcPr>
            <w:tcW w:w="689" w:type="pct"/>
            <w:vMerge/>
            <w:vAlign w:val="center"/>
          </w:tcPr>
          <w:p w14:paraId="39E3CD29" w14:textId="77777777" w:rsidR="00C2040A" w:rsidRPr="0063530A" w:rsidRDefault="00C2040A" w:rsidP="0063530A">
            <w:pPr>
              <w:rPr>
                <w:rFonts w:ascii="Times New Roman" w:hAnsi="Times New Roman" w:cs="Times New Roman"/>
                <w:sz w:val="20"/>
                <w:szCs w:val="20"/>
              </w:rPr>
            </w:pPr>
          </w:p>
        </w:tc>
        <w:tc>
          <w:tcPr>
            <w:tcW w:w="389" w:type="pct"/>
            <w:vAlign w:val="center"/>
          </w:tcPr>
          <w:p w14:paraId="73427FF9"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398" w:type="pct"/>
            <w:vAlign w:val="center"/>
          </w:tcPr>
          <w:p w14:paraId="59346ABE"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35" w:type="pct"/>
            <w:vMerge/>
            <w:vAlign w:val="center"/>
          </w:tcPr>
          <w:p w14:paraId="4AEFDB75" w14:textId="77777777" w:rsidR="00C2040A" w:rsidRPr="0063530A" w:rsidRDefault="00C2040A" w:rsidP="0063530A">
            <w:pPr>
              <w:rPr>
                <w:rFonts w:ascii="Times New Roman" w:hAnsi="Times New Roman" w:cs="Times New Roman"/>
                <w:sz w:val="20"/>
                <w:szCs w:val="20"/>
              </w:rPr>
            </w:pPr>
          </w:p>
        </w:tc>
        <w:tc>
          <w:tcPr>
            <w:tcW w:w="389" w:type="pct"/>
            <w:vAlign w:val="center"/>
          </w:tcPr>
          <w:p w14:paraId="6EC2E893"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45" w:type="pct"/>
            <w:vAlign w:val="center"/>
          </w:tcPr>
          <w:p w14:paraId="46613DC6"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35" w:type="pct"/>
            <w:vMerge/>
            <w:vAlign w:val="center"/>
          </w:tcPr>
          <w:p w14:paraId="1B8B9DD6" w14:textId="77777777" w:rsidR="00C2040A" w:rsidRPr="0063530A" w:rsidRDefault="00C2040A" w:rsidP="0063530A">
            <w:pPr>
              <w:rPr>
                <w:rFonts w:ascii="Times New Roman" w:hAnsi="Times New Roman" w:cs="Times New Roman"/>
                <w:sz w:val="20"/>
                <w:szCs w:val="20"/>
              </w:rPr>
            </w:pPr>
          </w:p>
        </w:tc>
      </w:tr>
      <w:tr w:rsidR="00C2040A" w:rsidRPr="00200D44" w14:paraId="5F71BF9F" w14:textId="77777777" w:rsidTr="00057F81">
        <w:trPr>
          <w:trHeight w:val="138"/>
          <w:jc w:val="center"/>
        </w:trPr>
        <w:tc>
          <w:tcPr>
            <w:tcW w:w="5000" w:type="pct"/>
            <w:gridSpan w:val="10"/>
            <w:vAlign w:val="center"/>
          </w:tcPr>
          <w:p w14:paraId="7A59BB42"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Division</w:t>
            </w:r>
          </w:p>
        </w:tc>
      </w:tr>
      <w:tr w:rsidR="004266B3" w:rsidRPr="004266B3" w14:paraId="6E31BD68" w14:textId="77777777" w:rsidTr="006875DA">
        <w:trPr>
          <w:trHeight w:val="250"/>
          <w:jc w:val="center"/>
        </w:trPr>
        <w:tc>
          <w:tcPr>
            <w:tcW w:w="788" w:type="pct"/>
            <w:vAlign w:val="center"/>
          </w:tcPr>
          <w:p w14:paraId="29D11F4A" w14:textId="77777777" w:rsidR="00C2040A" w:rsidRPr="0063530A" w:rsidRDefault="00C2040A" w:rsidP="0063530A">
            <w:pPr>
              <w:rPr>
                <w:rFonts w:ascii="Times New Roman" w:hAnsi="Times New Roman" w:cs="Times New Roman"/>
                <w:sz w:val="20"/>
                <w:szCs w:val="20"/>
              </w:rPr>
            </w:pPr>
            <w:proofErr w:type="spellStart"/>
            <w:r w:rsidRPr="0063530A">
              <w:rPr>
                <w:rFonts w:ascii="Times New Roman" w:hAnsi="Times New Roman" w:cs="Times New Roman"/>
                <w:sz w:val="20"/>
                <w:szCs w:val="20"/>
              </w:rPr>
              <w:t>Barishal</w:t>
            </w:r>
            <w:proofErr w:type="spellEnd"/>
          </w:p>
        </w:tc>
        <w:tc>
          <w:tcPr>
            <w:tcW w:w="445" w:type="pct"/>
            <w:vAlign w:val="center"/>
          </w:tcPr>
          <w:p w14:paraId="56AA1C45"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167 (8.9)</w:t>
            </w:r>
          </w:p>
        </w:tc>
        <w:tc>
          <w:tcPr>
            <w:tcW w:w="587" w:type="pct"/>
            <w:vAlign w:val="center"/>
          </w:tcPr>
          <w:p w14:paraId="570B5A5B"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1705 (91.1)</w:t>
            </w:r>
          </w:p>
        </w:tc>
        <w:tc>
          <w:tcPr>
            <w:tcW w:w="689" w:type="pct"/>
            <w:vMerge w:val="restart"/>
            <w:vAlign w:val="center"/>
          </w:tcPr>
          <w:p w14:paraId="69964659" w14:textId="77777777" w:rsidR="00C2040A" w:rsidRPr="0063530A" w:rsidRDefault="00C2040A" w:rsidP="0063530A">
            <w:pPr>
              <w:rPr>
                <w:rFonts w:ascii="Times New Roman" w:hAnsi="Times New Roman" w:cs="Times New Roman"/>
                <w:b/>
                <w:bCs/>
                <w:sz w:val="20"/>
                <w:szCs w:val="20"/>
              </w:rPr>
            </w:pPr>
            <w:r w:rsidRPr="0063530A">
              <w:rPr>
                <w:rFonts w:ascii="Times New Roman" w:hAnsi="Times New Roman" w:cs="Times New Roman"/>
                <w:b/>
                <w:bCs/>
                <w:sz w:val="20"/>
                <w:szCs w:val="20"/>
              </w:rPr>
              <w:t>&lt;0.001</w:t>
            </w:r>
          </w:p>
        </w:tc>
        <w:tc>
          <w:tcPr>
            <w:tcW w:w="389" w:type="pct"/>
            <w:vAlign w:val="center"/>
          </w:tcPr>
          <w:p w14:paraId="4515B6BF"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80 (6.3)</w:t>
            </w:r>
          </w:p>
        </w:tc>
        <w:tc>
          <w:tcPr>
            <w:tcW w:w="398" w:type="pct"/>
            <w:vAlign w:val="center"/>
          </w:tcPr>
          <w:p w14:paraId="6D10A53C"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1188 (93.7)</w:t>
            </w:r>
          </w:p>
        </w:tc>
        <w:tc>
          <w:tcPr>
            <w:tcW w:w="435" w:type="pct"/>
            <w:vMerge w:val="restart"/>
            <w:vAlign w:val="center"/>
          </w:tcPr>
          <w:p w14:paraId="329FE58F" w14:textId="6365AAA6" w:rsidR="00C2040A" w:rsidRPr="0063530A" w:rsidRDefault="00C2040A" w:rsidP="0063530A">
            <w:pPr>
              <w:rPr>
                <w:rFonts w:ascii="Times New Roman" w:hAnsi="Times New Roman" w:cs="Times New Roman"/>
                <w:b/>
                <w:bCs/>
                <w:sz w:val="20"/>
                <w:szCs w:val="20"/>
              </w:rPr>
            </w:pPr>
            <w:r w:rsidRPr="0063530A">
              <w:rPr>
                <w:rFonts w:ascii="Times New Roman" w:hAnsi="Times New Roman" w:cs="Times New Roman"/>
                <w:b/>
                <w:bCs/>
                <w:sz w:val="20"/>
                <w:szCs w:val="20"/>
              </w:rPr>
              <w:t>0.00</w:t>
            </w:r>
            <w:r w:rsidR="008A0561">
              <w:rPr>
                <w:rFonts w:ascii="Times New Roman" w:hAnsi="Times New Roman" w:cs="Times New Roman"/>
                <w:b/>
                <w:bCs/>
                <w:sz w:val="20"/>
                <w:szCs w:val="20"/>
              </w:rPr>
              <w:t>2</w:t>
            </w:r>
          </w:p>
        </w:tc>
        <w:tc>
          <w:tcPr>
            <w:tcW w:w="389" w:type="pct"/>
            <w:vAlign w:val="center"/>
          </w:tcPr>
          <w:p w14:paraId="3B36750B"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185 (14.1)</w:t>
            </w:r>
          </w:p>
        </w:tc>
        <w:tc>
          <w:tcPr>
            <w:tcW w:w="445" w:type="pct"/>
            <w:vAlign w:val="center"/>
          </w:tcPr>
          <w:p w14:paraId="3334F586"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1129 (85.9)</w:t>
            </w:r>
          </w:p>
        </w:tc>
        <w:tc>
          <w:tcPr>
            <w:tcW w:w="435" w:type="pct"/>
            <w:vMerge w:val="restart"/>
            <w:vAlign w:val="center"/>
          </w:tcPr>
          <w:p w14:paraId="11BBD6F2" w14:textId="77777777" w:rsidR="00C2040A" w:rsidRPr="0063530A" w:rsidRDefault="00C2040A" w:rsidP="0063530A">
            <w:pPr>
              <w:rPr>
                <w:rFonts w:ascii="Times New Roman" w:hAnsi="Times New Roman" w:cs="Times New Roman"/>
                <w:b/>
                <w:bCs/>
                <w:sz w:val="20"/>
                <w:szCs w:val="20"/>
              </w:rPr>
            </w:pPr>
            <w:r w:rsidRPr="0063530A">
              <w:rPr>
                <w:rFonts w:ascii="Times New Roman" w:hAnsi="Times New Roman" w:cs="Times New Roman"/>
                <w:b/>
                <w:bCs/>
                <w:sz w:val="20"/>
                <w:szCs w:val="20"/>
              </w:rPr>
              <w:t>&lt;0.001</w:t>
            </w:r>
          </w:p>
        </w:tc>
      </w:tr>
      <w:tr w:rsidR="004266B3" w:rsidRPr="004266B3" w14:paraId="6DC9D73A" w14:textId="77777777" w:rsidTr="006875DA">
        <w:trPr>
          <w:trHeight w:val="138"/>
          <w:jc w:val="center"/>
        </w:trPr>
        <w:tc>
          <w:tcPr>
            <w:tcW w:w="788" w:type="pct"/>
            <w:vAlign w:val="center"/>
          </w:tcPr>
          <w:p w14:paraId="053C212B"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Chattogram</w:t>
            </w:r>
          </w:p>
        </w:tc>
        <w:tc>
          <w:tcPr>
            <w:tcW w:w="445" w:type="pct"/>
            <w:vAlign w:val="center"/>
          </w:tcPr>
          <w:p w14:paraId="6ED10EC3"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515 (7.6)</w:t>
            </w:r>
          </w:p>
        </w:tc>
        <w:tc>
          <w:tcPr>
            <w:tcW w:w="587" w:type="pct"/>
            <w:vAlign w:val="center"/>
          </w:tcPr>
          <w:p w14:paraId="65304C1E"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6279 (92.4)</w:t>
            </w:r>
          </w:p>
        </w:tc>
        <w:tc>
          <w:tcPr>
            <w:tcW w:w="689" w:type="pct"/>
            <w:vMerge/>
            <w:vAlign w:val="center"/>
          </w:tcPr>
          <w:p w14:paraId="08E50FB7" w14:textId="77777777" w:rsidR="00C2040A" w:rsidRPr="0063530A" w:rsidRDefault="00C2040A" w:rsidP="0063530A">
            <w:pPr>
              <w:rPr>
                <w:rFonts w:ascii="Times New Roman" w:hAnsi="Times New Roman" w:cs="Times New Roman"/>
                <w:sz w:val="20"/>
                <w:szCs w:val="20"/>
              </w:rPr>
            </w:pPr>
          </w:p>
        </w:tc>
        <w:tc>
          <w:tcPr>
            <w:tcW w:w="389" w:type="pct"/>
            <w:vAlign w:val="center"/>
          </w:tcPr>
          <w:p w14:paraId="569899C6"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218 (4.6)</w:t>
            </w:r>
          </w:p>
        </w:tc>
        <w:tc>
          <w:tcPr>
            <w:tcW w:w="398" w:type="pct"/>
            <w:vAlign w:val="center"/>
          </w:tcPr>
          <w:p w14:paraId="375026E8"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4571 (95.4)</w:t>
            </w:r>
          </w:p>
        </w:tc>
        <w:tc>
          <w:tcPr>
            <w:tcW w:w="435" w:type="pct"/>
            <w:vMerge/>
            <w:vAlign w:val="center"/>
          </w:tcPr>
          <w:p w14:paraId="18F1744A" w14:textId="77777777" w:rsidR="00C2040A" w:rsidRPr="0063530A" w:rsidRDefault="00C2040A" w:rsidP="0063530A">
            <w:pPr>
              <w:rPr>
                <w:rFonts w:ascii="Times New Roman" w:hAnsi="Times New Roman" w:cs="Times New Roman"/>
                <w:sz w:val="20"/>
                <w:szCs w:val="20"/>
              </w:rPr>
            </w:pPr>
          </w:p>
        </w:tc>
        <w:tc>
          <w:tcPr>
            <w:tcW w:w="389" w:type="pct"/>
            <w:vAlign w:val="center"/>
          </w:tcPr>
          <w:p w14:paraId="020704D7"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380 (7.6)</w:t>
            </w:r>
          </w:p>
        </w:tc>
        <w:tc>
          <w:tcPr>
            <w:tcW w:w="445" w:type="pct"/>
            <w:vAlign w:val="center"/>
          </w:tcPr>
          <w:p w14:paraId="62516A4B"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4651 (92.4)</w:t>
            </w:r>
          </w:p>
        </w:tc>
        <w:tc>
          <w:tcPr>
            <w:tcW w:w="435" w:type="pct"/>
            <w:vMerge/>
            <w:vAlign w:val="center"/>
          </w:tcPr>
          <w:p w14:paraId="6867B64F" w14:textId="77777777" w:rsidR="00C2040A" w:rsidRPr="0063530A" w:rsidRDefault="00C2040A" w:rsidP="0063530A">
            <w:pPr>
              <w:rPr>
                <w:rFonts w:ascii="Times New Roman" w:hAnsi="Times New Roman" w:cs="Times New Roman"/>
                <w:sz w:val="20"/>
                <w:szCs w:val="20"/>
              </w:rPr>
            </w:pPr>
          </w:p>
        </w:tc>
      </w:tr>
      <w:tr w:rsidR="004266B3" w:rsidRPr="004266B3" w14:paraId="4ACBF320" w14:textId="77777777" w:rsidTr="006875DA">
        <w:trPr>
          <w:trHeight w:val="138"/>
          <w:jc w:val="center"/>
        </w:trPr>
        <w:tc>
          <w:tcPr>
            <w:tcW w:w="788" w:type="pct"/>
            <w:vAlign w:val="center"/>
          </w:tcPr>
          <w:p w14:paraId="7352C6CD"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Dhaka</w:t>
            </w:r>
          </w:p>
        </w:tc>
        <w:tc>
          <w:tcPr>
            <w:tcW w:w="445" w:type="pct"/>
            <w:vAlign w:val="center"/>
          </w:tcPr>
          <w:p w14:paraId="49A194B1"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704 (7.1)</w:t>
            </w:r>
          </w:p>
        </w:tc>
        <w:tc>
          <w:tcPr>
            <w:tcW w:w="587" w:type="pct"/>
            <w:vAlign w:val="center"/>
          </w:tcPr>
          <w:p w14:paraId="56D22BA2"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9228 (92.9)</w:t>
            </w:r>
          </w:p>
        </w:tc>
        <w:tc>
          <w:tcPr>
            <w:tcW w:w="689" w:type="pct"/>
            <w:vMerge/>
            <w:vAlign w:val="center"/>
          </w:tcPr>
          <w:p w14:paraId="57E0BDD1" w14:textId="77777777" w:rsidR="00C2040A" w:rsidRPr="0063530A" w:rsidRDefault="00C2040A" w:rsidP="0063530A">
            <w:pPr>
              <w:rPr>
                <w:rFonts w:ascii="Times New Roman" w:hAnsi="Times New Roman" w:cs="Times New Roman"/>
                <w:sz w:val="20"/>
                <w:szCs w:val="20"/>
              </w:rPr>
            </w:pPr>
          </w:p>
        </w:tc>
        <w:tc>
          <w:tcPr>
            <w:tcW w:w="389" w:type="pct"/>
            <w:vAlign w:val="center"/>
          </w:tcPr>
          <w:p w14:paraId="63DEDE34"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224 (3.5)</w:t>
            </w:r>
          </w:p>
        </w:tc>
        <w:tc>
          <w:tcPr>
            <w:tcW w:w="398" w:type="pct"/>
            <w:vAlign w:val="center"/>
          </w:tcPr>
          <w:p w14:paraId="77FF6494"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6231 (96.5)</w:t>
            </w:r>
          </w:p>
        </w:tc>
        <w:tc>
          <w:tcPr>
            <w:tcW w:w="435" w:type="pct"/>
            <w:vMerge/>
            <w:vAlign w:val="center"/>
          </w:tcPr>
          <w:p w14:paraId="1BC26CFE" w14:textId="77777777" w:rsidR="00C2040A" w:rsidRPr="0063530A" w:rsidRDefault="00C2040A" w:rsidP="0063530A">
            <w:pPr>
              <w:rPr>
                <w:rFonts w:ascii="Times New Roman" w:hAnsi="Times New Roman" w:cs="Times New Roman"/>
                <w:sz w:val="20"/>
                <w:szCs w:val="20"/>
              </w:rPr>
            </w:pPr>
          </w:p>
        </w:tc>
        <w:tc>
          <w:tcPr>
            <w:tcW w:w="389" w:type="pct"/>
            <w:vAlign w:val="center"/>
          </w:tcPr>
          <w:p w14:paraId="0CDBFD0E"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311 (5.7)</w:t>
            </w:r>
          </w:p>
        </w:tc>
        <w:tc>
          <w:tcPr>
            <w:tcW w:w="445" w:type="pct"/>
            <w:vAlign w:val="center"/>
          </w:tcPr>
          <w:p w14:paraId="6E87BF13"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5177 (94.3)</w:t>
            </w:r>
          </w:p>
        </w:tc>
        <w:tc>
          <w:tcPr>
            <w:tcW w:w="435" w:type="pct"/>
            <w:vMerge/>
            <w:vAlign w:val="center"/>
          </w:tcPr>
          <w:p w14:paraId="68BA368F" w14:textId="77777777" w:rsidR="00C2040A" w:rsidRPr="0063530A" w:rsidRDefault="00C2040A" w:rsidP="0063530A">
            <w:pPr>
              <w:rPr>
                <w:rFonts w:ascii="Times New Roman" w:hAnsi="Times New Roman" w:cs="Times New Roman"/>
                <w:sz w:val="20"/>
                <w:szCs w:val="20"/>
              </w:rPr>
            </w:pPr>
          </w:p>
        </w:tc>
      </w:tr>
      <w:tr w:rsidR="004266B3" w:rsidRPr="004266B3" w14:paraId="07277206" w14:textId="77777777" w:rsidTr="006875DA">
        <w:trPr>
          <w:trHeight w:val="138"/>
          <w:jc w:val="center"/>
        </w:trPr>
        <w:tc>
          <w:tcPr>
            <w:tcW w:w="788" w:type="pct"/>
            <w:vAlign w:val="center"/>
          </w:tcPr>
          <w:p w14:paraId="0D3AF10A"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Khulna</w:t>
            </w:r>
          </w:p>
        </w:tc>
        <w:tc>
          <w:tcPr>
            <w:tcW w:w="445" w:type="pct"/>
            <w:vAlign w:val="center"/>
          </w:tcPr>
          <w:p w14:paraId="293DBB04"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139 (4.4)</w:t>
            </w:r>
          </w:p>
        </w:tc>
        <w:tc>
          <w:tcPr>
            <w:tcW w:w="587" w:type="pct"/>
            <w:vAlign w:val="center"/>
          </w:tcPr>
          <w:p w14:paraId="403C4CA3"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3008 (95.6)</w:t>
            </w:r>
          </w:p>
        </w:tc>
        <w:tc>
          <w:tcPr>
            <w:tcW w:w="689" w:type="pct"/>
            <w:vMerge/>
            <w:vAlign w:val="center"/>
          </w:tcPr>
          <w:p w14:paraId="6454EE4B" w14:textId="77777777" w:rsidR="00C2040A" w:rsidRPr="0063530A" w:rsidRDefault="00C2040A" w:rsidP="0063530A">
            <w:pPr>
              <w:rPr>
                <w:rFonts w:ascii="Times New Roman" w:hAnsi="Times New Roman" w:cs="Times New Roman"/>
                <w:sz w:val="20"/>
                <w:szCs w:val="20"/>
              </w:rPr>
            </w:pPr>
          </w:p>
        </w:tc>
        <w:tc>
          <w:tcPr>
            <w:tcW w:w="389" w:type="pct"/>
            <w:vAlign w:val="center"/>
          </w:tcPr>
          <w:p w14:paraId="29468E5C"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67 (3.3)</w:t>
            </w:r>
          </w:p>
        </w:tc>
        <w:tc>
          <w:tcPr>
            <w:tcW w:w="398" w:type="pct"/>
            <w:vAlign w:val="center"/>
          </w:tcPr>
          <w:p w14:paraId="12D03478"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1942 (96.7)</w:t>
            </w:r>
          </w:p>
        </w:tc>
        <w:tc>
          <w:tcPr>
            <w:tcW w:w="435" w:type="pct"/>
            <w:vMerge/>
            <w:vAlign w:val="center"/>
          </w:tcPr>
          <w:p w14:paraId="5879994A" w14:textId="77777777" w:rsidR="00C2040A" w:rsidRPr="0063530A" w:rsidRDefault="00C2040A" w:rsidP="0063530A">
            <w:pPr>
              <w:rPr>
                <w:rFonts w:ascii="Times New Roman" w:hAnsi="Times New Roman" w:cs="Times New Roman"/>
                <w:sz w:val="20"/>
                <w:szCs w:val="20"/>
              </w:rPr>
            </w:pPr>
          </w:p>
        </w:tc>
        <w:tc>
          <w:tcPr>
            <w:tcW w:w="389" w:type="pct"/>
            <w:vAlign w:val="center"/>
          </w:tcPr>
          <w:p w14:paraId="4BFA807A"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155 (6.5)</w:t>
            </w:r>
          </w:p>
        </w:tc>
        <w:tc>
          <w:tcPr>
            <w:tcW w:w="445" w:type="pct"/>
            <w:vAlign w:val="center"/>
          </w:tcPr>
          <w:p w14:paraId="641FA4EE"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2238 (93.5)</w:t>
            </w:r>
          </w:p>
        </w:tc>
        <w:tc>
          <w:tcPr>
            <w:tcW w:w="435" w:type="pct"/>
            <w:vMerge/>
            <w:vAlign w:val="center"/>
          </w:tcPr>
          <w:p w14:paraId="2D072BC8" w14:textId="77777777" w:rsidR="00C2040A" w:rsidRPr="0063530A" w:rsidRDefault="00C2040A" w:rsidP="0063530A">
            <w:pPr>
              <w:rPr>
                <w:rFonts w:ascii="Times New Roman" w:hAnsi="Times New Roman" w:cs="Times New Roman"/>
                <w:sz w:val="20"/>
                <w:szCs w:val="20"/>
              </w:rPr>
            </w:pPr>
          </w:p>
        </w:tc>
      </w:tr>
      <w:tr w:rsidR="004266B3" w:rsidRPr="004266B3" w14:paraId="102C0122" w14:textId="77777777" w:rsidTr="006875DA">
        <w:trPr>
          <w:trHeight w:val="138"/>
          <w:jc w:val="center"/>
        </w:trPr>
        <w:tc>
          <w:tcPr>
            <w:tcW w:w="788" w:type="pct"/>
            <w:vAlign w:val="center"/>
          </w:tcPr>
          <w:p w14:paraId="0F4E05E8"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Mymensingh</w:t>
            </w:r>
          </w:p>
        </w:tc>
        <w:tc>
          <w:tcPr>
            <w:tcW w:w="445" w:type="pct"/>
            <w:vAlign w:val="center"/>
          </w:tcPr>
          <w:p w14:paraId="3F4551D3"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587" w:type="pct"/>
            <w:vAlign w:val="center"/>
          </w:tcPr>
          <w:p w14:paraId="6160DC80"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689" w:type="pct"/>
            <w:vMerge/>
            <w:vAlign w:val="center"/>
          </w:tcPr>
          <w:p w14:paraId="5BF7F3F7" w14:textId="77777777" w:rsidR="00C2040A" w:rsidRPr="0063530A" w:rsidRDefault="00C2040A" w:rsidP="0063530A">
            <w:pPr>
              <w:rPr>
                <w:rFonts w:ascii="Times New Roman" w:hAnsi="Times New Roman" w:cs="Times New Roman"/>
                <w:sz w:val="20"/>
                <w:szCs w:val="20"/>
              </w:rPr>
            </w:pPr>
          </w:p>
        </w:tc>
        <w:tc>
          <w:tcPr>
            <w:tcW w:w="389" w:type="pct"/>
            <w:vAlign w:val="center"/>
          </w:tcPr>
          <w:p w14:paraId="52571FEC"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398" w:type="pct"/>
            <w:vAlign w:val="center"/>
          </w:tcPr>
          <w:p w14:paraId="73708EBA"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35" w:type="pct"/>
            <w:vMerge/>
            <w:vAlign w:val="center"/>
          </w:tcPr>
          <w:p w14:paraId="40206849" w14:textId="77777777" w:rsidR="00C2040A" w:rsidRPr="0063530A" w:rsidRDefault="00C2040A" w:rsidP="0063530A">
            <w:pPr>
              <w:rPr>
                <w:rFonts w:ascii="Times New Roman" w:hAnsi="Times New Roman" w:cs="Times New Roman"/>
                <w:sz w:val="20"/>
                <w:szCs w:val="20"/>
              </w:rPr>
            </w:pPr>
          </w:p>
        </w:tc>
        <w:tc>
          <w:tcPr>
            <w:tcW w:w="389" w:type="pct"/>
            <w:vAlign w:val="center"/>
          </w:tcPr>
          <w:p w14:paraId="364D95F5"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153 (8.7)</w:t>
            </w:r>
          </w:p>
        </w:tc>
        <w:tc>
          <w:tcPr>
            <w:tcW w:w="445" w:type="pct"/>
            <w:vAlign w:val="center"/>
          </w:tcPr>
          <w:p w14:paraId="597E9EE3"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1597 (91.3)</w:t>
            </w:r>
          </w:p>
        </w:tc>
        <w:tc>
          <w:tcPr>
            <w:tcW w:w="435" w:type="pct"/>
            <w:vMerge/>
            <w:vAlign w:val="center"/>
          </w:tcPr>
          <w:p w14:paraId="69A23DDC" w14:textId="77777777" w:rsidR="00C2040A" w:rsidRPr="0063530A" w:rsidRDefault="00C2040A" w:rsidP="0063530A">
            <w:pPr>
              <w:rPr>
                <w:rFonts w:ascii="Times New Roman" w:hAnsi="Times New Roman" w:cs="Times New Roman"/>
                <w:sz w:val="20"/>
                <w:szCs w:val="20"/>
              </w:rPr>
            </w:pPr>
          </w:p>
        </w:tc>
      </w:tr>
      <w:tr w:rsidR="004266B3" w:rsidRPr="004266B3" w14:paraId="5444FC60" w14:textId="77777777" w:rsidTr="006875DA">
        <w:trPr>
          <w:trHeight w:val="138"/>
          <w:jc w:val="center"/>
        </w:trPr>
        <w:tc>
          <w:tcPr>
            <w:tcW w:w="788" w:type="pct"/>
            <w:vAlign w:val="center"/>
          </w:tcPr>
          <w:p w14:paraId="03343186" w14:textId="77777777" w:rsidR="00C2040A" w:rsidRPr="0063530A" w:rsidRDefault="00C2040A" w:rsidP="0063530A">
            <w:pPr>
              <w:rPr>
                <w:rFonts w:ascii="Times New Roman" w:hAnsi="Times New Roman" w:cs="Times New Roman"/>
                <w:sz w:val="20"/>
                <w:szCs w:val="20"/>
              </w:rPr>
            </w:pPr>
            <w:proofErr w:type="spellStart"/>
            <w:r w:rsidRPr="0063530A">
              <w:rPr>
                <w:rFonts w:ascii="Times New Roman" w:hAnsi="Times New Roman" w:cs="Times New Roman"/>
                <w:sz w:val="20"/>
                <w:szCs w:val="20"/>
              </w:rPr>
              <w:t>Rajshahi</w:t>
            </w:r>
            <w:proofErr w:type="spellEnd"/>
          </w:p>
        </w:tc>
        <w:tc>
          <w:tcPr>
            <w:tcW w:w="445" w:type="pct"/>
            <w:vAlign w:val="center"/>
          </w:tcPr>
          <w:p w14:paraId="045C8FB1"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540 (7.4)</w:t>
            </w:r>
          </w:p>
        </w:tc>
        <w:tc>
          <w:tcPr>
            <w:tcW w:w="587" w:type="pct"/>
            <w:vAlign w:val="center"/>
          </w:tcPr>
          <w:p w14:paraId="6E011AA5"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6743 (92.6)</w:t>
            </w:r>
          </w:p>
        </w:tc>
        <w:tc>
          <w:tcPr>
            <w:tcW w:w="689" w:type="pct"/>
            <w:vMerge/>
            <w:vAlign w:val="center"/>
          </w:tcPr>
          <w:p w14:paraId="3B681642" w14:textId="77777777" w:rsidR="00C2040A" w:rsidRPr="0063530A" w:rsidRDefault="00C2040A" w:rsidP="0063530A">
            <w:pPr>
              <w:rPr>
                <w:rFonts w:ascii="Times New Roman" w:hAnsi="Times New Roman" w:cs="Times New Roman"/>
                <w:sz w:val="20"/>
                <w:szCs w:val="20"/>
              </w:rPr>
            </w:pPr>
          </w:p>
        </w:tc>
        <w:tc>
          <w:tcPr>
            <w:tcW w:w="389" w:type="pct"/>
            <w:vAlign w:val="center"/>
          </w:tcPr>
          <w:p w14:paraId="232AA2F1"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85 (3.6)</w:t>
            </w:r>
          </w:p>
        </w:tc>
        <w:tc>
          <w:tcPr>
            <w:tcW w:w="398" w:type="pct"/>
            <w:vAlign w:val="center"/>
          </w:tcPr>
          <w:p w14:paraId="35B9BD89"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2319 (96.4)</w:t>
            </w:r>
          </w:p>
        </w:tc>
        <w:tc>
          <w:tcPr>
            <w:tcW w:w="435" w:type="pct"/>
            <w:vMerge/>
            <w:vAlign w:val="center"/>
          </w:tcPr>
          <w:p w14:paraId="31A8FD46" w14:textId="77777777" w:rsidR="00C2040A" w:rsidRPr="0063530A" w:rsidRDefault="00C2040A" w:rsidP="0063530A">
            <w:pPr>
              <w:rPr>
                <w:rFonts w:ascii="Times New Roman" w:hAnsi="Times New Roman" w:cs="Times New Roman"/>
                <w:sz w:val="20"/>
                <w:szCs w:val="20"/>
              </w:rPr>
            </w:pPr>
          </w:p>
        </w:tc>
        <w:tc>
          <w:tcPr>
            <w:tcW w:w="389" w:type="pct"/>
            <w:vAlign w:val="center"/>
          </w:tcPr>
          <w:p w14:paraId="3B092B5D"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182 (6.6)</w:t>
            </w:r>
          </w:p>
        </w:tc>
        <w:tc>
          <w:tcPr>
            <w:tcW w:w="445" w:type="pct"/>
            <w:vAlign w:val="center"/>
          </w:tcPr>
          <w:p w14:paraId="69D16CD1"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2568 (93.4)</w:t>
            </w:r>
          </w:p>
        </w:tc>
        <w:tc>
          <w:tcPr>
            <w:tcW w:w="435" w:type="pct"/>
            <w:vMerge/>
            <w:vAlign w:val="center"/>
          </w:tcPr>
          <w:p w14:paraId="22488C8F" w14:textId="77777777" w:rsidR="00C2040A" w:rsidRPr="0063530A" w:rsidRDefault="00C2040A" w:rsidP="0063530A">
            <w:pPr>
              <w:rPr>
                <w:rFonts w:ascii="Times New Roman" w:hAnsi="Times New Roman" w:cs="Times New Roman"/>
                <w:sz w:val="20"/>
                <w:szCs w:val="20"/>
              </w:rPr>
            </w:pPr>
          </w:p>
        </w:tc>
      </w:tr>
      <w:tr w:rsidR="004266B3" w:rsidRPr="004266B3" w14:paraId="737BC8E2" w14:textId="77777777" w:rsidTr="006875DA">
        <w:trPr>
          <w:trHeight w:val="138"/>
          <w:jc w:val="center"/>
        </w:trPr>
        <w:tc>
          <w:tcPr>
            <w:tcW w:w="788" w:type="pct"/>
            <w:vAlign w:val="center"/>
          </w:tcPr>
          <w:p w14:paraId="7592D214"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Rangpur</w:t>
            </w:r>
          </w:p>
        </w:tc>
        <w:tc>
          <w:tcPr>
            <w:tcW w:w="445" w:type="pct"/>
            <w:vAlign w:val="center"/>
          </w:tcPr>
          <w:p w14:paraId="1C9235FD"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587" w:type="pct"/>
            <w:vAlign w:val="center"/>
          </w:tcPr>
          <w:p w14:paraId="302DF3F7"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689" w:type="pct"/>
            <w:vMerge/>
            <w:vAlign w:val="center"/>
          </w:tcPr>
          <w:p w14:paraId="6DF52863" w14:textId="77777777" w:rsidR="00C2040A" w:rsidRPr="0063530A" w:rsidRDefault="00C2040A" w:rsidP="0063530A">
            <w:pPr>
              <w:rPr>
                <w:rFonts w:ascii="Times New Roman" w:hAnsi="Times New Roman" w:cs="Times New Roman"/>
                <w:sz w:val="20"/>
                <w:szCs w:val="20"/>
              </w:rPr>
            </w:pPr>
          </w:p>
        </w:tc>
        <w:tc>
          <w:tcPr>
            <w:tcW w:w="389" w:type="pct"/>
            <w:vAlign w:val="center"/>
          </w:tcPr>
          <w:p w14:paraId="711B601D"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90 (3.8)</w:t>
            </w:r>
          </w:p>
        </w:tc>
        <w:tc>
          <w:tcPr>
            <w:tcW w:w="398" w:type="pct"/>
            <w:vAlign w:val="center"/>
          </w:tcPr>
          <w:p w14:paraId="42432601"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2282 (96.2)</w:t>
            </w:r>
          </w:p>
        </w:tc>
        <w:tc>
          <w:tcPr>
            <w:tcW w:w="435" w:type="pct"/>
            <w:vMerge/>
            <w:vAlign w:val="center"/>
          </w:tcPr>
          <w:p w14:paraId="2515DCBE" w14:textId="77777777" w:rsidR="00C2040A" w:rsidRPr="0063530A" w:rsidRDefault="00C2040A" w:rsidP="0063530A">
            <w:pPr>
              <w:rPr>
                <w:rFonts w:ascii="Times New Roman" w:hAnsi="Times New Roman" w:cs="Times New Roman"/>
                <w:sz w:val="20"/>
                <w:szCs w:val="20"/>
              </w:rPr>
            </w:pPr>
          </w:p>
        </w:tc>
        <w:tc>
          <w:tcPr>
            <w:tcW w:w="389" w:type="pct"/>
            <w:vAlign w:val="center"/>
          </w:tcPr>
          <w:p w14:paraId="52C21979"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112 (4.5)</w:t>
            </w:r>
          </w:p>
        </w:tc>
        <w:tc>
          <w:tcPr>
            <w:tcW w:w="445" w:type="pct"/>
            <w:vAlign w:val="center"/>
          </w:tcPr>
          <w:p w14:paraId="7B58167D"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2379 (95.5)</w:t>
            </w:r>
          </w:p>
        </w:tc>
        <w:tc>
          <w:tcPr>
            <w:tcW w:w="435" w:type="pct"/>
            <w:vMerge/>
            <w:vAlign w:val="center"/>
          </w:tcPr>
          <w:p w14:paraId="7D63A9F3" w14:textId="77777777" w:rsidR="00C2040A" w:rsidRPr="0063530A" w:rsidRDefault="00C2040A" w:rsidP="0063530A">
            <w:pPr>
              <w:rPr>
                <w:rFonts w:ascii="Times New Roman" w:hAnsi="Times New Roman" w:cs="Times New Roman"/>
                <w:sz w:val="20"/>
                <w:szCs w:val="20"/>
              </w:rPr>
            </w:pPr>
          </w:p>
        </w:tc>
      </w:tr>
      <w:tr w:rsidR="004266B3" w:rsidRPr="004266B3" w14:paraId="3D232C45" w14:textId="77777777" w:rsidTr="006875DA">
        <w:trPr>
          <w:trHeight w:val="138"/>
          <w:jc w:val="center"/>
        </w:trPr>
        <w:tc>
          <w:tcPr>
            <w:tcW w:w="788" w:type="pct"/>
            <w:vAlign w:val="center"/>
          </w:tcPr>
          <w:p w14:paraId="6ED67ECF"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Sylhet</w:t>
            </w:r>
          </w:p>
        </w:tc>
        <w:tc>
          <w:tcPr>
            <w:tcW w:w="445" w:type="pct"/>
            <w:vAlign w:val="center"/>
          </w:tcPr>
          <w:p w14:paraId="35CBBD04"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189 (7.5)</w:t>
            </w:r>
          </w:p>
        </w:tc>
        <w:tc>
          <w:tcPr>
            <w:tcW w:w="587" w:type="pct"/>
            <w:vAlign w:val="center"/>
          </w:tcPr>
          <w:p w14:paraId="641F18FE"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2333 (92.5)</w:t>
            </w:r>
          </w:p>
        </w:tc>
        <w:tc>
          <w:tcPr>
            <w:tcW w:w="689" w:type="pct"/>
            <w:vMerge/>
            <w:vAlign w:val="center"/>
          </w:tcPr>
          <w:p w14:paraId="180EC09C" w14:textId="77777777" w:rsidR="00C2040A" w:rsidRPr="0063530A" w:rsidRDefault="00C2040A" w:rsidP="0063530A">
            <w:pPr>
              <w:rPr>
                <w:rFonts w:ascii="Times New Roman" w:hAnsi="Times New Roman" w:cs="Times New Roman"/>
                <w:sz w:val="20"/>
                <w:szCs w:val="20"/>
              </w:rPr>
            </w:pPr>
          </w:p>
        </w:tc>
        <w:tc>
          <w:tcPr>
            <w:tcW w:w="389" w:type="pct"/>
            <w:vAlign w:val="center"/>
          </w:tcPr>
          <w:p w14:paraId="08FFEF93"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61 (3.8)</w:t>
            </w:r>
          </w:p>
        </w:tc>
        <w:tc>
          <w:tcPr>
            <w:tcW w:w="398" w:type="pct"/>
            <w:vAlign w:val="center"/>
          </w:tcPr>
          <w:p w14:paraId="5D969824"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1533 (96.2)</w:t>
            </w:r>
          </w:p>
        </w:tc>
        <w:tc>
          <w:tcPr>
            <w:tcW w:w="435" w:type="pct"/>
            <w:vMerge/>
            <w:vAlign w:val="center"/>
          </w:tcPr>
          <w:p w14:paraId="755790B1" w14:textId="77777777" w:rsidR="00C2040A" w:rsidRPr="0063530A" w:rsidRDefault="00C2040A" w:rsidP="0063530A">
            <w:pPr>
              <w:rPr>
                <w:rFonts w:ascii="Times New Roman" w:hAnsi="Times New Roman" w:cs="Times New Roman"/>
                <w:sz w:val="20"/>
                <w:szCs w:val="20"/>
              </w:rPr>
            </w:pPr>
          </w:p>
        </w:tc>
        <w:tc>
          <w:tcPr>
            <w:tcW w:w="389" w:type="pct"/>
            <w:vAlign w:val="center"/>
          </w:tcPr>
          <w:p w14:paraId="3B56BA8E"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119 (6.3)</w:t>
            </w:r>
          </w:p>
        </w:tc>
        <w:tc>
          <w:tcPr>
            <w:tcW w:w="445" w:type="pct"/>
            <w:vAlign w:val="center"/>
          </w:tcPr>
          <w:p w14:paraId="093FB4ED"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1753 (93.7)</w:t>
            </w:r>
          </w:p>
        </w:tc>
        <w:tc>
          <w:tcPr>
            <w:tcW w:w="435" w:type="pct"/>
            <w:vMerge/>
            <w:vAlign w:val="center"/>
          </w:tcPr>
          <w:p w14:paraId="6C0CABAE" w14:textId="77777777" w:rsidR="00C2040A" w:rsidRPr="0063530A" w:rsidRDefault="00C2040A" w:rsidP="0063530A">
            <w:pPr>
              <w:rPr>
                <w:rFonts w:ascii="Times New Roman" w:hAnsi="Times New Roman" w:cs="Times New Roman"/>
                <w:sz w:val="20"/>
                <w:szCs w:val="20"/>
              </w:rPr>
            </w:pPr>
          </w:p>
        </w:tc>
      </w:tr>
      <w:tr w:rsidR="00C2040A" w:rsidRPr="00200D44" w14:paraId="2F3A58F0" w14:textId="77777777" w:rsidTr="00057F81">
        <w:trPr>
          <w:trHeight w:val="138"/>
          <w:jc w:val="center"/>
        </w:trPr>
        <w:tc>
          <w:tcPr>
            <w:tcW w:w="5000" w:type="pct"/>
            <w:gridSpan w:val="10"/>
            <w:vAlign w:val="center"/>
          </w:tcPr>
          <w:p w14:paraId="096628DD"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PARENTAL CHARACTERISTICS</w:t>
            </w:r>
          </w:p>
        </w:tc>
      </w:tr>
      <w:tr w:rsidR="00C2040A" w:rsidRPr="00200D44" w14:paraId="09607130" w14:textId="77777777" w:rsidTr="00057F81">
        <w:trPr>
          <w:trHeight w:val="138"/>
          <w:jc w:val="center"/>
        </w:trPr>
        <w:tc>
          <w:tcPr>
            <w:tcW w:w="5000" w:type="pct"/>
            <w:gridSpan w:val="10"/>
            <w:vAlign w:val="center"/>
          </w:tcPr>
          <w:p w14:paraId="6C72C0EF"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Mother’s Education</w:t>
            </w:r>
          </w:p>
        </w:tc>
      </w:tr>
      <w:tr w:rsidR="004F4188" w:rsidRPr="00394056" w14:paraId="6B83020C" w14:textId="77777777" w:rsidTr="006875DA">
        <w:trPr>
          <w:trHeight w:val="396"/>
          <w:jc w:val="center"/>
        </w:trPr>
        <w:tc>
          <w:tcPr>
            <w:tcW w:w="788" w:type="pct"/>
            <w:vAlign w:val="center"/>
          </w:tcPr>
          <w:p w14:paraId="53E2E254" w14:textId="77777777" w:rsidR="006875DA" w:rsidRPr="0063530A" w:rsidRDefault="006875DA" w:rsidP="0063530A">
            <w:pPr>
              <w:rPr>
                <w:rFonts w:ascii="Times New Roman" w:hAnsi="Times New Roman" w:cs="Times New Roman"/>
                <w:sz w:val="20"/>
                <w:szCs w:val="20"/>
              </w:rPr>
            </w:pPr>
            <w:r w:rsidRPr="0063530A">
              <w:rPr>
                <w:rFonts w:ascii="Times New Roman" w:hAnsi="Times New Roman" w:cs="Times New Roman"/>
                <w:sz w:val="20"/>
                <w:szCs w:val="20"/>
              </w:rPr>
              <w:t>Primary incomplete</w:t>
            </w:r>
          </w:p>
        </w:tc>
        <w:tc>
          <w:tcPr>
            <w:tcW w:w="445" w:type="pct"/>
            <w:vAlign w:val="center"/>
          </w:tcPr>
          <w:p w14:paraId="42118A94" w14:textId="77777777" w:rsidR="006875DA" w:rsidRPr="0063530A" w:rsidRDefault="006875DA" w:rsidP="0063530A">
            <w:pPr>
              <w:rPr>
                <w:rFonts w:ascii="Times New Roman" w:hAnsi="Times New Roman" w:cs="Times New Roman"/>
                <w:sz w:val="20"/>
                <w:szCs w:val="20"/>
              </w:rPr>
            </w:pPr>
            <w:r w:rsidRPr="0063530A">
              <w:rPr>
                <w:rFonts w:ascii="Times New Roman" w:hAnsi="Times New Roman" w:cs="Times New Roman"/>
                <w:sz w:val="20"/>
                <w:szCs w:val="20"/>
              </w:rPr>
              <w:t>1299 (8.0)</w:t>
            </w:r>
          </w:p>
        </w:tc>
        <w:tc>
          <w:tcPr>
            <w:tcW w:w="587" w:type="pct"/>
            <w:vAlign w:val="center"/>
          </w:tcPr>
          <w:p w14:paraId="35FE3658" w14:textId="77777777" w:rsidR="006875DA" w:rsidRPr="0063530A" w:rsidRDefault="006875DA" w:rsidP="0063530A">
            <w:pPr>
              <w:rPr>
                <w:rFonts w:ascii="Times New Roman" w:hAnsi="Times New Roman" w:cs="Times New Roman"/>
                <w:sz w:val="20"/>
                <w:szCs w:val="20"/>
              </w:rPr>
            </w:pPr>
            <w:r w:rsidRPr="0063530A">
              <w:rPr>
                <w:rFonts w:ascii="Times New Roman" w:hAnsi="Times New Roman" w:cs="Times New Roman"/>
                <w:sz w:val="20"/>
                <w:szCs w:val="20"/>
              </w:rPr>
              <w:t>14912 (92.0)</w:t>
            </w:r>
          </w:p>
        </w:tc>
        <w:tc>
          <w:tcPr>
            <w:tcW w:w="689" w:type="pct"/>
            <w:vMerge w:val="restart"/>
            <w:vAlign w:val="center"/>
          </w:tcPr>
          <w:p w14:paraId="74779AFE" w14:textId="77777777" w:rsidR="006875DA" w:rsidRPr="0063530A" w:rsidRDefault="006875DA" w:rsidP="0063530A">
            <w:pPr>
              <w:rPr>
                <w:rFonts w:ascii="Times New Roman" w:hAnsi="Times New Roman" w:cs="Times New Roman"/>
                <w:b/>
                <w:bCs/>
                <w:sz w:val="20"/>
                <w:szCs w:val="20"/>
              </w:rPr>
            </w:pPr>
            <w:r w:rsidRPr="0063530A">
              <w:rPr>
                <w:rFonts w:ascii="Times New Roman" w:hAnsi="Times New Roman" w:cs="Times New Roman"/>
                <w:b/>
                <w:bCs/>
                <w:sz w:val="20"/>
                <w:szCs w:val="20"/>
              </w:rPr>
              <w:t>&lt;0.001</w:t>
            </w:r>
          </w:p>
        </w:tc>
        <w:tc>
          <w:tcPr>
            <w:tcW w:w="389" w:type="pct"/>
            <w:vAlign w:val="center"/>
          </w:tcPr>
          <w:p w14:paraId="2B81F7FD" w14:textId="77777777" w:rsidR="006875DA" w:rsidRPr="0063530A" w:rsidRDefault="006875DA" w:rsidP="0063530A">
            <w:pPr>
              <w:rPr>
                <w:rFonts w:ascii="Times New Roman" w:hAnsi="Times New Roman" w:cs="Times New Roman"/>
                <w:sz w:val="20"/>
                <w:szCs w:val="20"/>
              </w:rPr>
            </w:pPr>
            <w:r w:rsidRPr="0063530A">
              <w:rPr>
                <w:rFonts w:ascii="Times New Roman" w:hAnsi="Times New Roman" w:cs="Times New Roman"/>
                <w:sz w:val="20"/>
                <w:szCs w:val="20"/>
              </w:rPr>
              <w:t>319 (4.2)</w:t>
            </w:r>
          </w:p>
        </w:tc>
        <w:tc>
          <w:tcPr>
            <w:tcW w:w="398" w:type="pct"/>
            <w:vAlign w:val="center"/>
          </w:tcPr>
          <w:p w14:paraId="3413662C" w14:textId="77777777" w:rsidR="006875DA" w:rsidRPr="0063530A" w:rsidRDefault="006875DA" w:rsidP="0063530A">
            <w:pPr>
              <w:rPr>
                <w:rFonts w:ascii="Times New Roman" w:hAnsi="Times New Roman" w:cs="Times New Roman"/>
                <w:sz w:val="20"/>
                <w:szCs w:val="20"/>
              </w:rPr>
            </w:pPr>
            <w:r w:rsidRPr="0063530A">
              <w:rPr>
                <w:rFonts w:ascii="Times New Roman" w:hAnsi="Times New Roman" w:cs="Times New Roman"/>
                <w:sz w:val="20"/>
                <w:szCs w:val="20"/>
              </w:rPr>
              <w:t>7323 (95.8)</w:t>
            </w:r>
          </w:p>
        </w:tc>
        <w:tc>
          <w:tcPr>
            <w:tcW w:w="435" w:type="pct"/>
            <w:vMerge w:val="restart"/>
            <w:vAlign w:val="center"/>
          </w:tcPr>
          <w:p w14:paraId="674387D7" w14:textId="4E508EBA" w:rsidR="006875DA" w:rsidRPr="0063530A" w:rsidRDefault="006875DA" w:rsidP="0063530A">
            <w:pPr>
              <w:rPr>
                <w:rFonts w:ascii="Times New Roman" w:hAnsi="Times New Roman" w:cs="Times New Roman"/>
                <w:sz w:val="20"/>
                <w:szCs w:val="20"/>
              </w:rPr>
            </w:pPr>
            <w:r w:rsidRPr="0063530A">
              <w:rPr>
                <w:rFonts w:ascii="Times New Roman" w:hAnsi="Times New Roman" w:cs="Times New Roman"/>
                <w:sz w:val="20"/>
                <w:szCs w:val="20"/>
              </w:rPr>
              <w:t>0.7</w:t>
            </w:r>
            <w:r w:rsidR="00752A96">
              <w:rPr>
                <w:rFonts w:ascii="Times New Roman" w:hAnsi="Times New Roman" w:cs="Times New Roman"/>
                <w:sz w:val="20"/>
                <w:szCs w:val="20"/>
              </w:rPr>
              <w:t>86</w:t>
            </w:r>
          </w:p>
        </w:tc>
        <w:tc>
          <w:tcPr>
            <w:tcW w:w="389" w:type="pct"/>
            <w:vAlign w:val="center"/>
          </w:tcPr>
          <w:p w14:paraId="24BF257D" w14:textId="77777777" w:rsidR="006875DA" w:rsidRPr="0063530A" w:rsidRDefault="006875DA" w:rsidP="0063530A">
            <w:pPr>
              <w:rPr>
                <w:rFonts w:ascii="Times New Roman" w:hAnsi="Times New Roman" w:cs="Times New Roman"/>
                <w:sz w:val="20"/>
                <w:szCs w:val="20"/>
              </w:rPr>
            </w:pPr>
            <w:r w:rsidRPr="0063530A">
              <w:rPr>
                <w:rFonts w:ascii="Times New Roman" w:hAnsi="Times New Roman" w:cs="Times New Roman"/>
                <w:sz w:val="20"/>
                <w:szCs w:val="20"/>
              </w:rPr>
              <w:t>199 (7.7)</w:t>
            </w:r>
          </w:p>
        </w:tc>
        <w:tc>
          <w:tcPr>
            <w:tcW w:w="445" w:type="pct"/>
            <w:vAlign w:val="center"/>
          </w:tcPr>
          <w:p w14:paraId="540DF2D8" w14:textId="77777777" w:rsidR="006875DA" w:rsidRPr="0063530A" w:rsidRDefault="006875DA" w:rsidP="0063530A">
            <w:pPr>
              <w:rPr>
                <w:rFonts w:ascii="Times New Roman" w:hAnsi="Times New Roman" w:cs="Times New Roman"/>
                <w:sz w:val="20"/>
                <w:szCs w:val="20"/>
              </w:rPr>
            </w:pPr>
            <w:r w:rsidRPr="0063530A">
              <w:rPr>
                <w:rFonts w:ascii="Times New Roman" w:hAnsi="Times New Roman" w:cs="Times New Roman"/>
                <w:sz w:val="20"/>
                <w:szCs w:val="20"/>
              </w:rPr>
              <w:t>2387 (92.3)</w:t>
            </w:r>
          </w:p>
        </w:tc>
        <w:tc>
          <w:tcPr>
            <w:tcW w:w="435" w:type="pct"/>
            <w:vMerge w:val="restart"/>
            <w:vAlign w:val="center"/>
          </w:tcPr>
          <w:p w14:paraId="362A186B" w14:textId="77777777" w:rsidR="006875DA" w:rsidRPr="0063530A" w:rsidRDefault="006875DA" w:rsidP="0063530A">
            <w:pPr>
              <w:rPr>
                <w:rFonts w:ascii="Times New Roman" w:hAnsi="Times New Roman" w:cs="Times New Roman"/>
                <w:sz w:val="20"/>
                <w:szCs w:val="20"/>
              </w:rPr>
            </w:pPr>
            <w:r w:rsidRPr="0063530A">
              <w:rPr>
                <w:rFonts w:ascii="Times New Roman" w:hAnsi="Times New Roman" w:cs="Times New Roman"/>
                <w:sz w:val="20"/>
                <w:szCs w:val="20"/>
              </w:rPr>
              <w:t>0.052</w:t>
            </w:r>
          </w:p>
        </w:tc>
      </w:tr>
      <w:tr w:rsidR="004F4188" w:rsidRPr="00394056" w14:paraId="35451700" w14:textId="77777777" w:rsidTr="006875DA">
        <w:trPr>
          <w:trHeight w:val="138"/>
          <w:jc w:val="center"/>
        </w:trPr>
        <w:tc>
          <w:tcPr>
            <w:tcW w:w="788" w:type="pct"/>
            <w:vAlign w:val="center"/>
          </w:tcPr>
          <w:p w14:paraId="3FE03655" w14:textId="77777777" w:rsidR="006875DA" w:rsidRPr="0063530A" w:rsidRDefault="006875DA" w:rsidP="0063530A">
            <w:pPr>
              <w:rPr>
                <w:rFonts w:ascii="Times New Roman" w:hAnsi="Times New Roman" w:cs="Times New Roman"/>
                <w:sz w:val="20"/>
                <w:szCs w:val="20"/>
              </w:rPr>
            </w:pPr>
            <w:r w:rsidRPr="0063530A">
              <w:rPr>
                <w:rFonts w:ascii="Times New Roman" w:hAnsi="Times New Roman" w:cs="Times New Roman"/>
                <w:sz w:val="20"/>
                <w:szCs w:val="20"/>
              </w:rPr>
              <w:t>Primary complete</w:t>
            </w:r>
          </w:p>
        </w:tc>
        <w:tc>
          <w:tcPr>
            <w:tcW w:w="445" w:type="pct"/>
            <w:vAlign w:val="center"/>
          </w:tcPr>
          <w:p w14:paraId="17914461" w14:textId="77777777" w:rsidR="006875DA" w:rsidRPr="0063530A" w:rsidRDefault="006875DA" w:rsidP="0063530A">
            <w:pPr>
              <w:rPr>
                <w:rFonts w:ascii="Times New Roman" w:hAnsi="Times New Roman" w:cs="Times New Roman"/>
                <w:sz w:val="20"/>
                <w:szCs w:val="20"/>
              </w:rPr>
            </w:pPr>
            <w:r w:rsidRPr="0063530A">
              <w:rPr>
                <w:rFonts w:ascii="Times New Roman" w:hAnsi="Times New Roman" w:cs="Times New Roman"/>
                <w:sz w:val="20"/>
                <w:szCs w:val="20"/>
              </w:rPr>
              <w:t>274 (6.7)</w:t>
            </w:r>
          </w:p>
        </w:tc>
        <w:tc>
          <w:tcPr>
            <w:tcW w:w="587" w:type="pct"/>
            <w:vAlign w:val="center"/>
          </w:tcPr>
          <w:p w14:paraId="3AF90D7D" w14:textId="77777777" w:rsidR="006875DA" w:rsidRPr="0063530A" w:rsidRDefault="006875DA" w:rsidP="0063530A">
            <w:pPr>
              <w:rPr>
                <w:rFonts w:ascii="Times New Roman" w:hAnsi="Times New Roman" w:cs="Times New Roman"/>
                <w:sz w:val="20"/>
                <w:szCs w:val="20"/>
              </w:rPr>
            </w:pPr>
            <w:r w:rsidRPr="0063530A">
              <w:rPr>
                <w:rFonts w:ascii="Times New Roman" w:hAnsi="Times New Roman" w:cs="Times New Roman"/>
                <w:sz w:val="20"/>
                <w:szCs w:val="20"/>
              </w:rPr>
              <w:t>3808 (93.3)</w:t>
            </w:r>
          </w:p>
        </w:tc>
        <w:tc>
          <w:tcPr>
            <w:tcW w:w="689" w:type="pct"/>
            <w:vMerge/>
            <w:vAlign w:val="center"/>
          </w:tcPr>
          <w:p w14:paraId="7F873C7D" w14:textId="77777777" w:rsidR="006875DA" w:rsidRPr="0063530A" w:rsidRDefault="006875DA" w:rsidP="0063530A">
            <w:pPr>
              <w:rPr>
                <w:rFonts w:ascii="Times New Roman" w:hAnsi="Times New Roman" w:cs="Times New Roman"/>
                <w:sz w:val="20"/>
                <w:szCs w:val="20"/>
              </w:rPr>
            </w:pPr>
          </w:p>
        </w:tc>
        <w:tc>
          <w:tcPr>
            <w:tcW w:w="389" w:type="pct"/>
            <w:vAlign w:val="center"/>
          </w:tcPr>
          <w:p w14:paraId="02287D94" w14:textId="77777777" w:rsidR="006875DA" w:rsidRPr="0063530A" w:rsidRDefault="006875DA" w:rsidP="0063530A">
            <w:pPr>
              <w:rPr>
                <w:rFonts w:ascii="Times New Roman" w:hAnsi="Times New Roman" w:cs="Times New Roman"/>
                <w:sz w:val="20"/>
                <w:szCs w:val="20"/>
              </w:rPr>
            </w:pPr>
            <w:r w:rsidRPr="0063530A">
              <w:rPr>
                <w:rFonts w:ascii="Times New Roman" w:hAnsi="Times New Roman" w:cs="Times New Roman"/>
                <w:sz w:val="20"/>
                <w:szCs w:val="20"/>
              </w:rPr>
              <w:t>118 (3.6)</w:t>
            </w:r>
          </w:p>
        </w:tc>
        <w:tc>
          <w:tcPr>
            <w:tcW w:w="398" w:type="pct"/>
            <w:vAlign w:val="center"/>
          </w:tcPr>
          <w:p w14:paraId="6666351C" w14:textId="77777777" w:rsidR="006875DA" w:rsidRPr="0063530A" w:rsidRDefault="006875DA" w:rsidP="0063530A">
            <w:pPr>
              <w:rPr>
                <w:rFonts w:ascii="Times New Roman" w:hAnsi="Times New Roman" w:cs="Times New Roman"/>
                <w:sz w:val="20"/>
                <w:szCs w:val="20"/>
              </w:rPr>
            </w:pPr>
            <w:r w:rsidRPr="0063530A">
              <w:rPr>
                <w:rFonts w:ascii="Times New Roman" w:hAnsi="Times New Roman" w:cs="Times New Roman"/>
                <w:sz w:val="20"/>
                <w:szCs w:val="20"/>
              </w:rPr>
              <w:t>3137 (96.4)</w:t>
            </w:r>
          </w:p>
        </w:tc>
        <w:tc>
          <w:tcPr>
            <w:tcW w:w="435" w:type="pct"/>
            <w:vMerge/>
            <w:vAlign w:val="center"/>
          </w:tcPr>
          <w:p w14:paraId="7A1062AA" w14:textId="77777777" w:rsidR="006875DA" w:rsidRPr="0063530A" w:rsidRDefault="006875DA" w:rsidP="0063530A">
            <w:pPr>
              <w:rPr>
                <w:rFonts w:ascii="Times New Roman" w:hAnsi="Times New Roman" w:cs="Times New Roman"/>
                <w:sz w:val="20"/>
                <w:szCs w:val="20"/>
              </w:rPr>
            </w:pPr>
          </w:p>
        </w:tc>
        <w:tc>
          <w:tcPr>
            <w:tcW w:w="389" w:type="pct"/>
            <w:vAlign w:val="center"/>
          </w:tcPr>
          <w:p w14:paraId="61A60F63" w14:textId="77777777" w:rsidR="006875DA" w:rsidRPr="0063530A" w:rsidRDefault="006875DA" w:rsidP="0063530A">
            <w:pPr>
              <w:rPr>
                <w:rFonts w:ascii="Times New Roman" w:hAnsi="Times New Roman" w:cs="Times New Roman"/>
                <w:sz w:val="20"/>
                <w:szCs w:val="20"/>
              </w:rPr>
            </w:pPr>
            <w:r w:rsidRPr="0063530A">
              <w:rPr>
                <w:rFonts w:ascii="Times New Roman" w:hAnsi="Times New Roman" w:cs="Times New Roman"/>
                <w:sz w:val="20"/>
                <w:szCs w:val="20"/>
              </w:rPr>
              <w:t>402 (7.3)</w:t>
            </w:r>
          </w:p>
        </w:tc>
        <w:tc>
          <w:tcPr>
            <w:tcW w:w="445" w:type="pct"/>
            <w:vAlign w:val="center"/>
          </w:tcPr>
          <w:p w14:paraId="3AA93E14" w14:textId="77777777" w:rsidR="006875DA" w:rsidRPr="0063530A" w:rsidRDefault="006875DA" w:rsidP="0063530A">
            <w:pPr>
              <w:rPr>
                <w:rFonts w:ascii="Times New Roman" w:hAnsi="Times New Roman" w:cs="Times New Roman"/>
                <w:sz w:val="20"/>
                <w:szCs w:val="20"/>
              </w:rPr>
            </w:pPr>
            <w:r w:rsidRPr="0063530A">
              <w:rPr>
                <w:rFonts w:ascii="Times New Roman" w:hAnsi="Times New Roman" w:cs="Times New Roman"/>
                <w:sz w:val="20"/>
                <w:szCs w:val="20"/>
              </w:rPr>
              <w:t>5078 (92.7)</w:t>
            </w:r>
          </w:p>
        </w:tc>
        <w:tc>
          <w:tcPr>
            <w:tcW w:w="435" w:type="pct"/>
            <w:vMerge/>
            <w:vAlign w:val="center"/>
          </w:tcPr>
          <w:p w14:paraId="09BF5B70" w14:textId="77777777" w:rsidR="006875DA" w:rsidRPr="0063530A" w:rsidRDefault="006875DA" w:rsidP="0063530A">
            <w:pPr>
              <w:rPr>
                <w:rFonts w:ascii="Times New Roman" w:hAnsi="Times New Roman" w:cs="Times New Roman"/>
                <w:sz w:val="20"/>
                <w:szCs w:val="20"/>
              </w:rPr>
            </w:pPr>
          </w:p>
        </w:tc>
      </w:tr>
      <w:tr w:rsidR="004F4188" w:rsidRPr="00394056" w14:paraId="25417FF4" w14:textId="77777777" w:rsidTr="006875DA">
        <w:trPr>
          <w:trHeight w:val="138"/>
          <w:jc w:val="center"/>
        </w:trPr>
        <w:tc>
          <w:tcPr>
            <w:tcW w:w="788" w:type="pct"/>
            <w:vAlign w:val="center"/>
          </w:tcPr>
          <w:p w14:paraId="26F7E36F" w14:textId="77777777" w:rsidR="006875DA" w:rsidRPr="0063530A" w:rsidRDefault="006875DA" w:rsidP="0063530A">
            <w:pPr>
              <w:rPr>
                <w:rFonts w:ascii="Times New Roman" w:hAnsi="Times New Roman" w:cs="Times New Roman"/>
                <w:sz w:val="20"/>
                <w:szCs w:val="20"/>
              </w:rPr>
            </w:pPr>
            <w:r w:rsidRPr="0063530A">
              <w:rPr>
                <w:rFonts w:ascii="Times New Roman" w:hAnsi="Times New Roman" w:cs="Times New Roman"/>
                <w:sz w:val="20"/>
                <w:szCs w:val="20"/>
              </w:rPr>
              <w:t>Secondary incomplete</w:t>
            </w:r>
          </w:p>
        </w:tc>
        <w:tc>
          <w:tcPr>
            <w:tcW w:w="445" w:type="pct"/>
            <w:vAlign w:val="center"/>
          </w:tcPr>
          <w:p w14:paraId="0EDCD532" w14:textId="77777777" w:rsidR="006875DA" w:rsidRPr="0063530A" w:rsidRDefault="006875DA" w:rsidP="0063530A">
            <w:pPr>
              <w:rPr>
                <w:rFonts w:ascii="Times New Roman" w:hAnsi="Times New Roman" w:cs="Times New Roman"/>
                <w:sz w:val="20"/>
                <w:szCs w:val="20"/>
              </w:rPr>
            </w:pPr>
            <w:r w:rsidRPr="0063530A">
              <w:rPr>
                <w:rFonts w:ascii="Times New Roman" w:hAnsi="Times New Roman" w:cs="Times New Roman"/>
                <w:sz w:val="20"/>
                <w:szCs w:val="20"/>
              </w:rPr>
              <w:t>489 (6.2)</w:t>
            </w:r>
          </w:p>
        </w:tc>
        <w:tc>
          <w:tcPr>
            <w:tcW w:w="587" w:type="pct"/>
            <w:vAlign w:val="center"/>
          </w:tcPr>
          <w:p w14:paraId="48EB97A9" w14:textId="77777777" w:rsidR="006875DA" w:rsidRPr="0063530A" w:rsidRDefault="006875DA" w:rsidP="0063530A">
            <w:pPr>
              <w:rPr>
                <w:rFonts w:ascii="Times New Roman" w:hAnsi="Times New Roman" w:cs="Times New Roman"/>
                <w:sz w:val="20"/>
                <w:szCs w:val="20"/>
              </w:rPr>
            </w:pPr>
            <w:r w:rsidRPr="0063530A">
              <w:rPr>
                <w:rFonts w:ascii="Times New Roman" w:hAnsi="Times New Roman" w:cs="Times New Roman"/>
                <w:sz w:val="20"/>
                <w:szCs w:val="20"/>
              </w:rPr>
              <w:t>7454 (93.8)</w:t>
            </w:r>
          </w:p>
        </w:tc>
        <w:tc>
          <w:tcPr>
            <w:tcW w:w="689" w:type="pct"/>
            <w:vMerge/>
            <w:vAlign w:val="center"/>
          </w:tcPr>
          <w:p w14:paraId="11260697" w14:textId="77777777" w:rsidR="006875DA" w:rsidRPr="0063530A" w:rsidRDefault="006875DA" w:rsidP="0063530A">
            <w:pPr>
              <w:rPr>
                <w:rFonts w:ascii="Times New Roman" w:hAnsi="Times New Roman" w:cs="Times New Roman"/>
                <w:sz w:val="20"/>
                <w:szCs w:val="20"/>
              </w:rPr>
            </w:pPr>
          </w:p>
        </w:tc>
        <w:tc>
          <w:tcPr>
            <w:tcW w:w="389" w:type="pct"/>
            <w:vAlign w:val="center"/>
          </w:tcPr>
          <w:p w14:paraId="7AD77A50" w14:textId="77777777" w:rsidR="006875DA" w:rsidRPr="0063530A" w:rsidRDefault="006875DA" w:rsidP="0063530A">
            <w:pPr>
              <w:rPr>
                <w:rFonts w:ascii="Times New Roman" w:hAnsi="Times New Roman" w:cs="Times New Roman"/>
                <w:sz w:val="20"/>
                <w:szCs w:val="20"/>
              </w:rPr>
            </w:pPr>
            <w:r w:rsidRPr="0063530A">
              <w:rPr>
                <w:rFonts w:ascii="Times New Roman" w:hAnsi="Times New Roman" w:cs="Times New Roman"/>
                <w:sz w:val="20"/>
                <w:szCs w:val="20"/>
              </w:rPr>
              <w:t>282 (3.9)</w:t>
            </w:r>
          </w:p>
        </w:tc>
        <w:tc>
          <w:tcPr>
            <w:tcW w:w="398" w:type="pct"/>
            <w:vAlign w:val="center"/>
          </w:tcPr>
          <w:p w14:paraId="377C3664" w14:textId="77777777" w:rsidR="006875DA" w:rsidRPr="0063530A" w:rsidRDefault="006875DA" w:rsidP="0063530A">
            <w:pPr>
              <w:rPr>
                <w:rFonts w:ascii="Times New Roman" w:hAnsi="Times New Roman" w:cs="Times New Roman"/>
                <w:sz w:val="20"/>
                <w:szCs w:val="20"/>
              </w:rPr>
            </w:pPr>
            <w:r w:rsidRPr="0063530A">
              <w:rPr>
                <w:rFonts w:ascii="Times New Roman" w:hAnsi="Times New Roman" w:cs="Times New Roman"/>
                <w:sz w:val="20"/>
                <w:szCs w:val="20"/>
              </w:rPr>
              <w:t>7003 (96.1)</w:t>
            </w:r>
          </w:p>
        </w:tc>
        <w:tc>
          <w:tcPr>
            <w:tcW w:w="435" w:type="pct"/>
            <w:vMerge/>
            <w:vAlign w:val="center"/>
          </w:tcPr>
          <w:p w14:paraId="333F6063" w14:textId="77777777" w:rsidR="006875DA" w:rsidRPr="0063530A" w:rsidRDefault="006875DA" w:rsidP="0063530A">
            <w:pPr>
              <w:rPr>
                <w:rFonts w:ascii="Times New Roman" w:hAnsi="Times New Roman" w:cs="Times New Roman"/>
                <w:sz w:val="20"/>
                <w:szCs w:val="20"/>
              </w:rPr>
            </w:pPr>
          </w:p>
        </w:tc>
        <w:tc>
          <w:tcPr>
            <w:tcW w:w="389" w:type="pct"/>
            <w:vAlign w:val="center"/>
          </w:tcPr>
          <w:p w14:paraId="21618970" w14:textId="77777777" w:rsidR="006875DA" w:rsidRPr="0063530A" w:rsidRDefault="006875DA" w:rsidP="0063530A">
            <w:pPr>
              <w:rPr>
                <w:rFonts w:ascii="Times New Roman" w:hAnsi="Times New Roman" w:cs="Times New Roman"/>
                <w:sz w:val="20"/>
                <w:szCs w:val="20"/>
              </w:rPr>
            </w:pPr>
            <w:r w:rsidRPr="0063530A">
              <w:rPr>
                <w:rFonts w:ascii="Times New Roman" w:hAnsi="Times New Roman" w:cs="Times New Roman"/>
                <w:sz w:val="20"/>
                <w:szCs w:val="20"/>
              </w:rPr>
              <w:t>779 (6.9)</w:t>
            </w:r>
          </w:p>
        </w:tc>
        <w:tc>
          <w:tcPr>
            <w:tcW w:w="445" w:type="pct"/>
            <w:vAlign w:val="center"/>
          </w:tcPr>
          <w:p w14:paraId="35E24E80" w14:textId="77777777" w:rsidR="006875DA" w:rsidRPr="0063530A" w:rsidRDefault="006875DA" w:rsidP="0063530A">
            <w:pPr>
              <w:rPr>
                <w:rFonts w:ascii="Times New Roman" w:hAnsi="Times New Roman" w:cs="Times New Roman"/>
                <w:sz w:val="20"/>
                <w:szCs w:val="20"/>
              </w:rPr>
            </w:pPr>
            <w:r w:rsidRPr="0063530A">
              <w:rPr>
                <w:rFonts w:ascii="Times New Roman" w:hAnsi="Times New Roman" w:cs="Times New Roman"/>
                <w:sz w:val="20"/>
                <w:szCs w:val="20"/>
              </w:rPr>
              <w:t>10548 (93.1)</w:t>
            </w:r>
          </w:p>
        </w:tc>
        <w:tc>
          <w:tcPr>
            <w:tcW w:w="435" w:type="pct"/>
            <w:vMerge/>
            <w:vAlign w:val="center"/>
          </w:tcPr>
          <w:p w14:paraId="45EA62E9" w14:textId="77777777" w:rsidR="006875DA" w:rsidRPr="0063530A" w:rsidRDefault="006875DA" w:rsidP="0063530A">
            <w:pPr>
              <w:rPr>
                <w:rFonts w:ascii="Times New Roman" w:hAnsi="Times New Roman" w:cs="Times New Roman"/>
                <w:sz w:val="20"/>
                <w:szCs w:val="20"/>
              </w:rPr>
            </w:pPr>
          </w:p>
        </w:tc>
      </w:tr>
      <w:tr w:rsidR="004F4188" w:rsidRPr="00394056" w14:paraId="76D20691" w14:textId="77777777" w:rsidTr="006875DA">
        <w:trPr>
          <w:trHeight w:val="138"/>
          <w:jc w:val="center"/>
        </w:trPr>
        <w:tc>
          <w:tcPr>
            <w:tcW w:w="788" w:type="pct"/>
            <w:vAlign w:val="center"/>
          </w:tcPr>
          <w:p w14:paraId="1F2F1584" w14:textId="77777777" w:rsidR="006875DA" w:rsidRPr="0063530A" w:rsidRDefault="006875DA" w:rsidP="0063530A">
            <w:pPr>
              <w:rPr>
                <w:rFonts w:ascii="Times New Roman" w:hAnsi="Times New Roman" w:cs="Times New Roman"/>
                <w:sz w:val="20"/>
                <w:szCs w:val="20"/>
              </w:rPr>
            </w:pPr>
            <w:r w:rsidRPr="0063530A">
              <w:rPr>
                <w:rFonts w:ascii="Times New Roman" w:hAnsi="Times New Roman" w:cs="Times New Roman"/>
                <w:sz w:val="20"/>
                <w:szCs w:val="20"/>
              </w:rPr>
              <w:t>Secondary complete or higher</w:t>
            </w:r>
          </w:p>
        </w:tc>
        <w:tc>
          <w:tcPr>
            <w:tcW w:w="445" w:type="pct"/>
            <w:vAlign w:val="center"/>
          </w:tcPr>
          <w:p w14:paraId="6C5927AA" w14:textId="77777777" w:rsidR="006875DA" w:rsidRPr="0063530A" w:rsidRDefault="006875DA" w:rsidP="0063530A">
            <w:pPr>
              <w:rPr>
                <w:rFonts w:ascii="Times New Roman" w:hAnsi="Times New Roman" w:cs="Times New Roman"/>
                <w:sz w:val="20"/>
                <w:szCs w:val="20"/>
              </w:rPr>
            </w:pPr>
            <w:r w:rsidRPr="0063530A">
              <w:rPr>
                <w:rFonts w:ascii="Times New Roman" w:hAnsi="Times New Roman" w:cs="Times New Roman"/>
                <w:sz w:val="20"/>
                <w:szCs w:val="20"/>
              </w:rPr>
              <w:t>178 (5.5)</w:t>
            </w:r>
          </w:p>
        </w:tc>
        <w:tc>
          <w:tcPr>
            <w:tcW w:w="587" w:type="pct"/>
            <w:vAlign w:val="center"/>
          </w:tcPr>
          <w:p w14:paraId="3353A63C" w14:textId="77777777" w:rsidR="006875DA" w:rsidRPr="0063530A" w:rsidRDefault="006875DA" w:rsidP="0063530A">
            <w:pPr>
              <w:rPr>
                <w:rFonts w:ascii="Times New Roman" w:hAnsi="Times New Roman" w:cs="Times New Roman"/>
                <w:sz w:val="20"/>
                <w:szCs w:val="20"/>
              </w:rPr>
            </w:pPr>
            <w:r w:rsidRPr="0063530A">
              <w:rPr>
                <w:rFonts w:ascii="Times New Roman" w:hAnsi="Times New Roman" w:cs="Times New Roman"/>
                <w:sz w:val="20"/>
                <w:szCs w:val="20"/>
              </w:rPr>
              <w:t>3027 (94.5)</w:t>
            </w:r>
          </w:p>
        </w:tc>
        <w:tc>
          <w:tcPr>
            <w:tcW w:w="689" w:type="pct"/>
            <w:vMerge/>
            <w:vAlign w:val="center"/>
          </w:tcPr>
          <w:p w14:paraId="2B1D20D8" w14:textId="77777777" w:rsidR="006875DA" w:rsidRPr="0063530A" w:rsidRDefault="006875DA" w:rsidP="0063530A">
            <w:pPr>
              <w:rPr>
                <w:rFonts w:ascii="Times New Roman" w:hAnsi="Times New Roman" w:cs="Times New Roman"/>
                <w:sz w:val="20"/>
                <w:szCs w:val="20"/>
              </w:rPr>
            </w:pPr>
          </w:p>
        </w:tc>
        <w:tc>
          <w:tcPr>
            <w:tcW w:w="389" w:type="pct"/>
            <w:vAlign w:val="center"/>
          </w:tcPr>
          <w:p w14:paraId="1781B82B" w14:textId="77777777" w:rsidR="006875DA" w:rsidRPr="0063530A" w:rsidRDefault="006875DA" w:rsidP="0063530A">
            <w:pPr>
              <w:rPr>
                <w:rFonts w:ascii="Times New Roman" w:hAnsi="Times New Roman" w:cs="Times New Roman"/>
                <w:sz w:val="20"/>
                <w:szCs w:val="20"/>
              </w:rPr>
            </w:pPr>
            <w:r w:rsidRPr="0063530A">
              <w:rPr>
                <w:rFonts w:ascii="Times New Roman" w:hAnsi="Times New Roman" w:cs="Times New Roman"/>
                <w:sz w:val="20"/>
                <w:szCs w:val="20"/>
              </w:rPr>
              <w:t>106 (3.9)</w:t>
            </w:r>
          </w:p>
        </w:tc>
        <w:tc>
          <w:tcPr>
            <w:tcW w:w="398" w:type="pct"/>
            <w:vAlign w:val="center"/>
          </w:tcPr>
          <w:p w14:paraId="6682F7DA" w14:textId="77777777" w:rsidR="006875DA" w:rsidRPr="0063530A" w:rsidRDefault="006875DA" w:rsidP="0063530A">
            <w:pPr>
              <w:rPr>
                <w:rFonts w:ascii="Times New Roman" w:hAnsi="Times New Roman" w:cs="Times New Roman"/>
                <w:sz w:val="20"/>
                <w:szCs w:val="20"/>
              </w:rPr>
            </w:pPr>
            <w:r w:rsidRPr="0063530A">
              <w:rPr>
                <w:rFonts w:ascii="Times New Roman" w:hAnsi="Times New Roman" w:cs="Times New Roman"/>
                <w:sz w:val="20"/>
                <w:szCs w:val="20"/>
              </w:rPr>
              <w:t>2605 (96.1)</w:t>
            </w:r>
          </w:p>
        </w:tc>
        <w:tc>
          <w:tcPr>
            <w:tcW w:w="435" w:type="pct"/>
            <w:vMerge/>
            <w:vAlign w:val="center"/>
          </w:tcPr>
          <w:p w14:paraId="496B42CE" w14:textId="77777777" w:rsidR="006875DA" w:rsidRPr="0063530A" w:rsidRDefault="006875DA" w:rsidP="0063530A">
            <w:pPr>
              <w:rPr>
                <w:rFonts w:ascii="Times New Roman" w:hAnsi="Times New Roman" w:cs="Times New Roman"/>
                <w:sz w:val="20"/>
                <w:szCs w:val="20"/>
              </w:rPr>
            </w:pPr>
          </w:p>
        </w:tc>
        <w:tc>
          <w:tcPr>
            <w:tcW w:w="389" w:type="pct"/>
            <w:vAlign w:val="center"/>
          </w:tcPr>
          <w:p w14:paraId="32EEC628" w14:textId="77777777" w:rsidR="006875DA" w:rsidRPr="0063530A" w:rsidRDefault="006875DA" w:rsidP="0063530A">
            <w:pPr>
              <w:rPr>
                <w:rFonts w:ascii="Times New Roman" w:hAnsi="Times New Roman" w:cs="Times New Roman"/>
                <w:sz w:val="20"/>
                <w:szCs w:val="20"/>
              </w:rPr>
            </w:pPr>
            <w:r w:rsidRPr="0063530A">
              <w:rPr>
                <w:rFonts w:ascii="Times New Roman" w:hAnsi="Times New Roman" w:cs="Times New Roman"/>
                <w:sz w:val="20"/>
                <w:szCs w:val="20"/>
              </w:rPr>
              <w:t>217 (5.9)</w:t>
            </w:r>
          </w:p>
        </w:tc>
        <w:tc>
          <w:tcPr>
            <w:tcW w:w="445" w:type="pct"/>
            <w:vAlign w:val="center"/>
          </w:tcPr>
          <w:p w14:paraId="0D34C6E6" w14:textId="77777777" w:rsidR="006875DA" w:rsidRPr="0063530A" w:rsidRDefault="006875DA" w:rsidP="0063530A">
            <w:pPr>
              <w:rPr>
                <w:rFonts w:ascii="Times New Roman" w:hAnsi="Times New Roman" w:cs="Times New Roman"/>
                <w:sz w:val="20"/>
                <w:szCs w:val="20"/>
              </w:rPr>
            </w:pPr>
            <w:r w:rsidRPr="0063530A">
              <w:rPr>
                <w:rFonts w:ascii="Times New Roman" w:hAnsi="Times New Roman" w:cs="Times New Roman"/>
                <w:sz w:val="20"/>
                <w:szCs w:val="20"/>
              </w:rPr>
              <w:t>3478 (94.1)</w:t>
            </w:r>
          </w:p>
        </w:tc>
        <w:tc>
          <w:tcPr>
            <w:tcW w:w="435" w:type="pct"/>
            <w:vMerge/>
            <w:vAlign w:val="center"/>
          </w:tcPr>
          <w:p w14:paraId="3CBF1B47" w14:textId="77777777" w:rsidR="006875DA" w:rsidRPr="0063530A" w:rsidRDefault="006875DA" w:rsidP="0063530A">
            <w:pPr>
              <w:rPr>
                <w:rFonts w:ascii="Times New Roman" w:hAnsi="Times New Roman" w:cs="Times New Roman"/>
                <w:sz w:val="20"/>
                <w:szCs w:val="20"/>
              </w:rPr>
            </w:pPr>
          </w:p>
        </w:tc>
      </w:tr>
      <w:tr w:rsidR="004F4188" w:rsidRPr="00394056" w14:paraId="4C4CF28B" w14:textId="77777777" w:rsidTr="006875DA">
        <w:trPr>
          <w:trHeight w:val="138"/>
          <w:jc w:val="center"/>
        </w:trPr>
        <w:tc>
          <w:tcPr>
            <w:tcW w:w="788" w:type="pct"/>
            <w:vAlign w:val="center"/>
          </w:tcPr>
          <w:p w14:paraId="5E9284E0" w14:textId="77777777" w:rsidR="006875DA" w:rsidRPr="0063530A" w:rsidRDefault="006875DA" w:rsidP="0063530A">
            <w:pPr>
              <w:rPr>
                <w:rFonts w:ascii="Times New Roman" w:hAnsi="Times New Roman" w:cs="Times New Roman"/>
                <w:sz w:val="20"/>
                <w:szCs w:val="20"/>
              </w:rPr>
            </w:pPr>
            <w:r w:rsidRPr="0063530A">
              <w:rPr>
                <w:rFonts w:ascii="Times New Roman" w:hAnsi="Times New Roman" w:cs="Times New Roman"/>
                <w:sz w:val="20"/>
                <w:szCs w:val="20"/>
              </w:rPr>
              <w:t>Non-standard curriculum</w:t>
            </w:r>
          </w:p>
        </w:tc>
        <w:tc>
          <w:tcPr>
            <w:tcW w:w="445" w:type="pct"/>
            <w:vAlign w:val="center"/>
          </w:tcPr>
          <w:p w14:paraId="36005ED7" w14:textId="77777777" w:rsidR="006875DA" w:rsidRPr="0063530A" w:rsidRDefault="006875DA" w:rsidP="0063530A">
            <w:pPr>
              <w:rPr>
                <w:rFonts w:ascii="Times New Roman" w:hAnsi="Times New Roman" w:cs="Times New Roman"/>
                <w:sz w:val="20"/>
                <w:szCs w:val="20"/>
              </w:rPr>
            </w:pPr>
            <w:r w:rsidRPr="0063530A">
              <w:rPr>
                <w:rFonts w:ascii="Times New Roman" w:hAnsi="Times New Roman" w:cs="Times New Roman"/>
                <w:sz w:val="20"/>
                <w:szCs w:val="20"/>
              </w:rPr>
              <w:t>14 (13.6)</w:t>
            </w:r>
          </w:p>
        </w:tc>
        <w:tc>
          <w:tcPr>
            <w:tcW w:w="587" w:type="pct"/>
            <w:vAlign w:val="center"/>
          </w:tcPr>
          <w:p w14:paraId="4743334C" w14:textId="0380490B" w:rsidR="006875DA" w:rsidRPr="0063530A" w:rsidRDefault="006875DA" w:rsidP="0063530A">
            <w:pPr>
              <w:rPr>
                <w:rFonts w:ascii="Times New Roman" w:hAnsi="Times New Roman" w:cs="Times New Roman"/>
                <w:sz w:val="20"/>
                <w:szCs w:val="20"/>
              </w:rPr>
            </w:pPr>
            <w:r w:rsidRPr="0063530A">
              <w:rPr>
                <w:rFonts w:ascii="Times New Roman" w:hAnsi="Times New Roman" w:cs="Times New Roman"/>
                <w:sz w:val="20"/>
                <w:szCs w:val="20"/>
              </w:rPr>
              <w:t>92 (86.4)</w:t>
            </w:r>
          </w:p>
        </w:tc>
        <w:tc>
          <w:tcPr>
            <w:tcW w:w="689" w:type="pct"/>
            <w:vMerge/>
            <w:vAlign w:val="center"/>
          </w:tcPr>
          <w:p w14:paraId="7813D89A" w14:textId="77777777" w:rsidR="006875DA" w:rsidRPr="0063530A" w:rsidRDefault="006875DA" w:rsidP="0063530A">
            <w:pPr>
              <w:rPr>
                <w:rFonts w:ascii="Times New Roman" w:hAnsi="Times New Roman" w:cs="Times New Roman"/>
                <w:sz w:val="20"/>
                <w:szCs w:val="20"/>
              </w:rPr>
            </w:pPr>
          </w:p>
        </w:tc>
        <w:tc>
          <w:tcPr>
            <w:tcW w:w="389" w:type="pct"/>
            <w:vAlign w:val="center"/>
          </w:tcPr>
          <w:p w14:paraId="2C697EA9" w14:textId="77777777" w:rsidR="006875DA" w:rsidRPr="0063530A" w:rsidRDefault="006875DA"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398" w:type="pct"/>
            <w:vAlign w:val="center"/>
          </w:tcPr>
          <w:p w14:paraId="662CF6D4" w14:textId="77777777" w:rsidR="006875DA" w:rsidRPr="0063530A" w:rsidRDefault="006875DA"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35" w:type="pct"/>
            <w:vMerge/>
            <w:vAlign w:val="center"/>
          </w:tcPr>
          <w:p w14:paraId="66061042" w14:textId="77777777" w:rsidR="006875DA" w:rsidRPr="0063530A" w:rsidRDefault="006875DA" w:rsidP="0063530A">
            <w:pPr>
              <w:rPr>
                <w:rFonts w:ascii="Times New Roman" w:hAnsi="Times New Roman" w:cs="Times New Roman"/>
                <w:sz w:val="20"/>
                <w:szCs w:val="20"/>
              </w:rPr>
            </w:pPr>
          </w:p>
        </w:tc>
        <w:tc>
          <w:tcPr>
            <w:tcW w:w="389" w:type="pct"/>
            <w:vAlign w:val="center"/>
          </w:tcPr>
          <w:p w14:paraId="11AAADBD" w14:textId="77777777" w:rsidR="006875DA" w:rsidRPr="0063530A" w:rsidRDefault="006875DA"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45" w:type="pct"/>
            <w:vAlign w:val="center"/>
          </w:tcPr>
          <w:p w14:paraId="5BD7E581" w14:textId="77777777" w:rsidR="006875DA" w:rsidRPr="0063530A" w:rsidRDefault="006875DA"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35" w:type="pct"/>
            <w:vAlign w:val="center"/>
          </w:tcPr>
          <w:p w14:paraId="048C6866" w14:textId="77777777" w:rsidR="006875DA" w:rsidRPr="0063530A" w:rsidRDefault="006875DA" w:rsidP="0063530A">
            <w:pPr>
              <w:rPr>
                <w:rFonts w:ascii="Times New Roman" w:hAnsi="Times New Roman" w:cs="Times New Roman"/>
                <w:sz w:val="20"/>
                <w:szCs w:val="20"/>
              </w:rPr>
            </w:pPr>
          </w:p>
        </w:tc>
      </w:tr>
      <w:tr w:rsidR="00C2040A" w:rsidRPr="00200D44" w14:paraId="67A011A2" w14:textId="77777777" w:rsidTr="00057F81">
        <w:trPr>
          <w:trHeight w:val="138"/>
          <w:jc w:val="center"/>
        </w:trPr>
        <w:tc>
          <w:tcPr>
            <w:tcW w:w="5000" w:type="pct"/>
            <w:gridSpan w:val="10"/>
            <w:vAlign w:val="center"/>
          </w:tcPr>
          <w:p w14:paraId="6DE79084"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Mother’s Age at the Survey Time</w:t>
            </w:r>
          </w:p>
        </w:tc>
      </w:tr>
      <w:tr w:rsidR="004266B3" w:rsidRPr="004266B3" w14:paraId="0A36C5ED" w14:textId="77777777" w:rsidTr="006875DA">
        <w:trPr>
          <w:trHeight w:val="138"/>
          <w:jc w:val="center"/>
        </w:trPr>
        <w:tc>
          <w:tcPr>
            <w:tcW w:w="788" w:type="pct"/>
            <w:vAlign w:val="center"/>
          </w:tcPr>
          <w:p w14:paraId="02D17375" w14:textId="6B7EEBCF"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 xml:space="preserve">15 </w:t>
            </w:r>
            <w:r w:rsidR="004D0B15">
              <w:rPr>
                <w:rFonts w:ascii="Times New Roman" w:hAnsi="Times New Roman" w:cs="Times New Roman"/>
                <w:sz w:val="20"/>
                <w:szCs w:val="20"/>
              </w:rPr>
              <w:t>–</w:t>
            </w:r>
            <w:r w:rsidRPr="0063530A">
              <w:rPr>
                <w:rFonts w:ascii="Times New Roman" w:hAnsi="Times New Roman" w:cs="Times New Roman"/>
                <w:sz w:val="20"/>
                <w:szCs w:val="20"/>
              </w:rPr>
              <w:t xml:space="preserve"> 19</w:t>
            </w:r>
          </w:p>
        </w:tc>
        <w:tc>
          <w:tcPr>
            <w:tcW w:w="445" w:type="pct"/>
            <w:vAlign w:val="center"/>
          </w:tcPr>
          <w:p w14:paraId="38470FCB" w14:textId="7F29429B"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47</w:t>
            </w:r>
            <w:r w:rsidR="00553643" w:rsidRPr="0063530A">
              <w:rPr>
                <w:rFonts w:ascii="Times New Roman" w:hAnsi="Times New Roman" w:cs="Times New Roman"/>
                <w:sz w:val="20"/>
                <w:szCs w:val="20"/>
              </w:rPr>
              <w:t>1</w:t>
            </w:r>
            <w:r w:rsidRPr="0063530A">
              <w:rPr>
                <w:rFonts w:ascii="Times New Roman" w:hAnsi="Times New Roman" w:cs="Times New Roman"/>
                <w:sz w:val="20"/>
                <w:szCs w:val="20"/>
              </w:rPr>
              <w:t xml:space="preserve"> (7.8)</w:t>
            </w:r>
          </w:p>
        </w:tc>
        <w:tc>
          <w:tcPr>
            <w:tcW w:w="587" w:type="pct"/>
            <w:vAlign w:val="center"/>
          </w:tcPr>
          <w:p w14:paraId="1935B2BF"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5605 (92.3)</w:t>
            </w:r>
          </w:p>
        </w:tc>
        <w:tc>
          <w:tcPr>
            <w:tcW w:w="689" w:type="pct"/>
            <w:vMerge w:val="restart"/>
            <w:vAlign w:val="center"/>
          </w:tcPr>
          <w:p w14:paraId="3C170541"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0.390</w:t>
            </w:r>
          </w:p>
        </w:tc>
        <w:tc>
          <w:tcPr>
            <w:tcW w:w="389" w:type="pct"/>
            <w:vAlign w:val="center"/>
          </w:tcPr>
          <w:p w14:paraId="5A316D79"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71 (5.4)</w:t>
            </w:r>
          </w:p>
        </w:tc>
        <w:tc>
          <w:tcPr>
            <w:tcW w:w="398" w:type="pct"/>
            <w:vAlign w:val="center"/>
          </w:tcPr>
          <w:p w14:paraId="35419326"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1251 (94.6)</w:t>
            </w:r>
          </w:p>
        </w:tc>
        <w:tc>
          <w:tcPr>
            <w:tcW w:w="435" w:type="pct"/>
            <w:vMerge w:val="restart"/>
            <w:vAlign w:val="center"/>
          </w:tcPr>
          <w:p w14:paraId="2FB6EAA1" w14:textId="77777777" w:rsidR="00C2040A" w:rsidRPr="0063530A" w:rsidRDefault="00C2040A" w:rsidP="0063530A">
            <w:pPr>
              <w:rPr>
                <w:rFonts w:ascii="Times New Roman" w:hAnsi="Times New Roman" w:cs="Times New Roman"/>
                <w:b/>
                <w:bCs/>
                <w:sz w:val="20"/>
                <w:szCs w:val="20"/>
              </w:rPr>
            </w:pPr>
            <w:r w:rsidRPr="0063530A">
              <w:rPr>
                <w:rFonts w:ascii="Times New Roman" w:hAnsi="Times New Roman" w:cs="Times New Roman"/>
                <w:b/>
                <w:bCs/>
                <w:sz w:val="20"/>
                <w:szCs w:val="20"/>
              </w:rPr>
              <w:t>0.004</w:t>
            </w:r>
          </w:p>
        </w:tc>
        <w:tc>
          <w:tcPr>
            <w:tcW w:w="389" w:type="pct"/>
            <w:vAlign w:val="center"/>
          </w:tcPr>
          <w:p w14:paraId="1753E374"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294 (6.9)</w:t>
            </w:r>
          </w:p>
        </w:tc>
        <w:tc>
          <w:tcPr>
            <w:tcW w:w="445" w:type="pct"/>
            <w:vAlign w:val="center"/>
          </w:tcPr>
          <w:p w14:paraId="08499F21"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3944 (93.1)</w:t>
            </w:r>
          </w:p>
        </w:tc>
        <w:tc>
          <w:tcPr>
            <w:tcW w:w="435" w:type="pct"/>
            <w:vMerge w:val="restart"/>
            <w:vAlign w:val="center"/>
          </w:tcPr>
          <w:p w14:paraId="0B6A5B21"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0.991</w:t>
            </w:r>
          </w:p>
        </w:tc>
      </w:tr>
      <w:tr w:rsidR="004266B3" w:rsidRPr="004266B3" w14:paraId="01079EFB" w14:textId="77777777" w:rsidTr="006875DA">
        <w:trPr>
          <w:trHeight w:val="138"/>
          <w:jc w:val="center"/>
        </w:trPr>
        <w:tc>
          <w:tcPr>
            <w:tcW w:w="788" w:type="pct"/>
            <w:vAlign w:val="center"/>
          </w:tcPr>
          <w:p w14:paraId="7253CCC4"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20-34</w:t>
            </w:r>
          </w:p>
        </w:tc>
        <w:tc>
          <w:tcPr>
            <w:tcW w:w="445" w:type="pct"/>
            <w:vAlign w:val="center"/>
          </w:tcPr>
          <w:p w14:paraId="13E379D6"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938 (7.1)</w:t>
            </w:r>
          </w:p>
        </w:tc>
        <w:tc>
          <w:tcPr>
            <w:tcW w:w="587" w:type="pct"/>
            <w:vAlign w:val="center"/>
          </w:tcPr>
          <w:p w14:paraId="18C5B952"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12322 (92.9)</w:t>
            </w:r>
          </w:p>
        </w:tc>
        <w:tc>
          <w:tcPr>
            <w:tcW w:w="689" w:type="pct"/>
            <w:vMerge/>
            <w:vAlign w:val="center"/>
          </w:tcPr>
          <w:p w14:paraId="74634991" w14:textId="77777777" w:rsidR="00C2040A" w:rsidRPr="0063530A" w:rsidRDefault="00C2040A" w:rsidP="0063530A">
            <w:pPr>
              <w:rPr>
                <w:rFonts w:ascii="Times New Roman" w:hAnsi="Times New Roman" w:cs="Times New Roman"/>
                <w:sz w:val="20"/>
                <w:szCs w:val="20"/>
              </w:rPr>
            </w:pPr>
          </w:p>
        </w:tc>
        <w:tc>
          <w:tcPr>
            <w:tcW w:w="389" w:type="pct"/>
            <w:vAlign w:val="center"/>
          </w:tcPr>
          <w:p w14:paraId="200A2428"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578 (4.5)</w:t>
            </w:r>
          </w:p>
        </w:tc>
        <w:tc>
          <w:tcPr>
            <w:tcW w:w="398" w:type="pct"/>
            <w:vAlign w:val="center"/>
          </w:tcPr>
          <w:p w14:paraId="4019DC56"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12410 (95.5)</w:t>
            </w:r>
          </w:p>
        </w:tc>
        <w:tc>
          <w:tcPr>
            <w:tcW w:w="435" w:type="pct"/>
            <w:vMerge/>
            <w:vAlign w:val="center"/>
          </w:tcPr>
          <w:p w14:paraId="3B26A5DC" w14:textId="77777777" w:rsidR="00C2040A" w:rsidRPr="0063530A" w:rsidRDefault="00C2040A" w:rsidP="0063530A">
            <w:pPr>
              <w:rPr>
                <w:rFonts w:ascii="Times New Roman" w:hAnsi="Times New Roman" w:cs="Times New Roman"/>
                <w:sz w:val="20"/>
                <w:szCs w:val="20"/>
              </w:rPr>
            </w:pPr>
          </w:p>
        </w:tc>
        <w:tc>
          <w:tcPr>
            <w:tcW w:w="389" w:type="pct"/>
            <w:vAlign w:val="center"/>
          </w:tcPr>
          <w:p w14:paraId="54B5C1DC"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715 (6.9)</w:t>
            </w:r>
          </w:p>
        </w:tc>
        <w:tc>
          <w:tcPr>
            <w:tcW w:w="445" w:type="pct"/>
            <w:vAlign w:val="center"/>
          </w:tcPr>
          <w:p w14:paraId="5BDB0610"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9620 (93.1)</w:t>
            </w:r>
          </w:p>
        </w:tc>
        <w:tc>
          <w:tcPr>
            <w:tcW w:w="435" w:type="pct"/>
            <w:vMerge/>
            <w:vAlign w:val="center"/>
          </w:tcPr>
          <w:p w14:paraId="7C84784A" w14:textId="77777777" w:rsidR="00C2040A" w:rsidRPr="0063530A" w:rsidRDefault="00C2040A" w:rsidP="0063530A">
            <w:pPr>
              <w:rPr>
                <w:rFonts w:ascii="Times New Roman" w:hAnsi="Times New Roman" w:cs="Times New Roman"/>
                <w:sz w:val="20"/>
                <w:szCs w:val="20"/>
              </w:rPr>
            </w:pPr>
          </w:p>
        </w:tc>
      </w:tr>
      <w:tr w:rsidR="004266B3" w:rsidRPr="004266B3" w14:paraId="097D3BA8" w14:textId="77777777" w:rsidTr="006875DA">
        <w:trPr>
          <w:trHeight w:val="138"/>
          <w:jc w:val="center"/>
        </w:trPr>
        <w:tc>
          <w:tcPr>
            <w:tcW w:w="788" w:type="pct"/>
            <w:vAlign w:val="center"/>
          </w:tcPr>
          <w:p w14:paraId="1C6AAC79"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35+</w:t>
            </w:r>
          </w:p>
        </w:tc>
        <w:tc>
          <w:tcPr>
            <w:tcW w:w="445" w:type="pct"/>
            <w:vAlign w:val="center"/>
          </w:tcPr>
          <w:p w14:paraId="436754A8"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620 (7.2)</w:t>
            </w:r>
          </w:p>
        </w:tc>
        <w:tc>
          <w:tcPr>
            <w:tcW w:w="587" w:type="pct"/>
            <w:vAlign w:val="center"/>
          </w:tcPr>
          <w:p w14:paraId="6E2786EF"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7947 (92.8)</w:t>
            </w:r>
          </w:p>
        </w:tc>
        <w:tc>
          <w:tcPr>
            <w:tcW w:w="689" w:type="pct"/>
            <w:vMerge/>
            <w:vAlign w:val="center"/>
          </w:tcPr>
          <w:p w14:paraId="7D707582" w14:textId="77777777" w:rsidR="00C2040A" w:rsidRPr="0063530A" w:rsidRDefault="00C2040A" w:rsidP="0063530A">
            <w:pPr>
              <w:rPr>
                <w:rFonts w:ascii="Times New Roman" w:hAnsi="Times New Roman" w:cs="Times New Roman"/>
                <w:sz w:val="20"/>
                <w:szCs w:val="20"/>
              </w:rPr>
            </w:pPr>
          </w:p>
        </w:tc>
        <w:tc>
          <w:tcPr>
            <w:tcW w:w="389" w:type="pct"/>
            <w:vAlign w:val="center"/>
          </w:tcPr>
          <w:p w14:paraId="5E58F1A3"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112 (3.2)</w:t>
            </w:r>
          </w:p>
        </w:tc>
        <w:tc>
          <w:tcPr>
            <w:tcW w:w="398" w:type="pct"/>
            <w:vAlign w:val="center"/>
          </w:tcPr>
          <w:p w14:paraId="153AEC55"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3440 (96.8)</w:t>
            </w:r>
          </w:p>
        </w:tc>
        <w:tc>
          <w:tcPr>
            <w:tcW w:w="435" w:type="pct"/>
            <w:vMerge/>
            <w:vAlign w:val="center"/>
          </w:tcPr>
          <w:p w14:paraId="108944DC" w14:textId="77777777" w:rsidR="00C2040A" w:rsidRPr="0063530A" w:rsidRDefault="00C2040A" w:rsidP="0063530A">
            <w:pPr>
              <w:rPr>
                <w:rFonts w:ascii="Times New Roman" w:hAnsi="Times New Roman" w:cs="Times New Roman"/>
                <w:sz w:val="20"/>
                <w:szCs w:val="20"/>
              </w:rPr>
            </w:pPr>
          </w:p>
        </w:tc>
        <w:tc>
          <w:tcPr>
            <w:tcW w:w="389" w:type="pct"/>
            <w:vAlign w:val="center"/>
          </w:tcPr>
          <w:p w14:paraId="7D236670"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475 (7.0)</w:t>
            </w:r>
          </w:p>
        </w:tc>
        <w:tc>
          <w:tcPr>
            <w:tcW w:w="445" w:type="pct"/>
            <w:vAlign w:val="center"/>
          </w:tcPr>
          <w:p w14:paraId="521DD192"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6334 (93.0)</w:t>
            </w:r>
          </w:p>
        </w:tc>
        <w:tc>
          <w:tcPr>
            <w:tcW w:w="435" w:type="pct"/>
            <w:vMerge/>
            <w:vAlign w:val="center"/>
          </w:tcPr>
          <w:p w14:paraId="5CFDA3AE" w14:textId="77777777" w:rsidR="00C2040A" w:rsidRPr="0063530A" w:rsidRDefault="00C2040A" w:rsidP="0063530A">
            <w:pPr>
              <w:rPr>
                <w:rFonts w:ascii="Times New Roman" w:hAnsi="Times New Roman" w:cs="Times New Roman"/>
                <w:sz w:val="20"/>
                <w:szCs w:val="20"/>
              </w:rPr>
            </w:pPr>
          </w:p>
        </w:tc>
      </w:tr>
      <w:tr w:rsidR="00C2040A" w:rsidRPr="00200D44" w14:paraId="040ABFA5" w14:textId="77777777" w:rsidTr="00057F81">
        <w:trPr>
          <w:trHeight w:val="138"/>
          <w:jc w:val="center"/>
        </w:trPr>
        <w:tc>
          <w:tcPr>
            <w:tcW w:w="5000" w:type="pct"/>
            <w:gridSpan w:val="10"/>
            <w:vAlign w:val="center"/>
          </w:tcPr>
          <w:p w14:paraId="24664FA9"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HOUSEHOLD CHARACTERISTICS</w:t>
            </w:r>
          </w:p>
        </w:tc>
      </w:tr>
      <w:tr w:rsidR="00C2040A" w:rsidRPr="00200D44" w14:paraId="2108F98C" w14:textId="77777777" w:rsidTr="00057F81">
        <w:trPr>
          <w:trHeight w:val="138"/>
          <w:jc w:val="center"/>
        </w:trPr>
        <w:tc>
          <w:tcPr>
            <w:tcW w:w="5000" w:type="pct"/>
            <w:gridSpan w:val="10"/>
            <w:vAlign w:val="center"/>
          </w:tcPr>
          <w:p w14:paraId="2B66C7BA"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Wealth Index</w:t>
            </w:r>
          </w:p>
        </w:tc>
      </w:tr>
      <w:tr w:rsidR="004266B3" w:rsidRPr="004266B3" w14:paraId="31A4B2BA" w14:textId="77777777" w:rsidTr="006875DA">
        <w:trPr>
          <w:trHeight w:val="250"/>
          <w:jc w:val="center"/>
        </w:trPr>
        <w:tc>
          <w:tcPr>
            <w:tcW w:w="788" w:type="pct"/>
            <w:vAlign w:val="center"/>
          </w:tcPr>
          <w:p w14:paraId="705A3491"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Poorest</w:t>
            </w:r>
          </w:p>
        </w:tc>
        <w:tc>
          <w:tcPr>
            <w:tcW w:w="445" w:type="pct"/>
            <w:vAlign w:val="center"/>
          </w:tcPr>
          <w:p w14:paraId="4F9F8E2B" w14:textId="6CED2F6A"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68</w:t>
            </w:r>
            <w:r w:rsidR="006875DA" w:rsidRPr="0063530A">
              <w:rPr>
                <w:rFonts w:ascii="Times New Roman" w:hAnsi="Times New Roman" w:cs="Times New Roman"/>
                <w:sz w:val="20"/>
                <w:szCs w:val="20"/>
              </w:rPr>
              <w:t>5</w:t>
            </w:r>
            <w:r w:rsidRPr="0063530A">
              <w:rPr>
                <w:rFonts w:ascii="Times New Roman" w:hAnsi="Times New Roman" w:cs="Times New Roman"/>
                <w:sz w:val="20"/>
                <w:szCs w:val="20"/>
              </w:rPr>
              <w:t xml:space="preserve"> (8.6)</w:t>
            </w:r>
          </w:p>
        </w:tc>
        <w:tc>
          <w:tcPr>
            <w:tcW w:w="587" w:type="pct"/>
            <w:vAlign w:val="center"/>
          </w:tcPr>
          <w:p w14:paraId="371DEC40"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7299 (91.4)</w:t>
            </w:r>
          </w:p>
        </w:tc>
        <w:tc>
          <w:tcPr>
            <w:tcW w:w="689" w:type="pct"/>
            <w:vMerge w:val="restart"/>
            <w:vAlign w:val="center"/>
          </w:tcPr>
          <w:p w14:paraId="11FD2AEB" w14:textId="77777777" w:rsidR="00C2040A" w:rsidRPr="0063530A" w:rsidRDefault="00C2040A" w:rsidP="0063530A">
            <w:pPr>
              <w:rPr>
                <w:rFonts w:ascii="Times New Roman" w:hAnsi="Times New Roman" w:cs="Times New Roman"/>
                <w:b/>
                <w:bCs/>
                <w:sz w:val="20"/>
                <w:szCs w:val="20"/>
              </w:rPr>
            </w:pPr>
            <w:r w:rsidRPr="0063530A">
              <w:rPr>
                <w:rFonts w:ascii="Times New Roman" w:hAnsi="Times New Roman" w:cs="Times New Roman"/>
                <w:b/>
                <w:bCs/>
                <w:sz w:val="20"/>
                <w:szCs w:val="20"/>
              </w:rPr>
              <w:t>&lt;0.001</w:t>
            </w:r>
          </w:p>
        </w:tc>
        <w:tc>
          <w:tcPr>
            <w:tcW w:w="389" w:type="pct"/>
            <w:vAlign w:val="center"/>
          </w:tcPr>
          <w:p w14:paraId="386440C7"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246 (4.8)</w:t>
            </w:r>
          </w:p>
        </w:tc>
        <w:tc>
          <w:tcPr>
            <w:tcW w:w="398" w:type="pct"/>
            <w:vAlign w:val="center"/>
          </w:tcPr>
          <w:p w14:paraId="7915F01A"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4857 (95.2)</w:t>
            </w:r>
          </w:p>
        </w:tc>
        <w:tc>
          <w:tcPr>
            <w:tcW w:w="435" w:type="pct"/>
            <w:vMerge w:val="restart"/>
            <w:vAlign w:val="center"/>
          </w:tcPr>
          <w:p w14:paraId="59A8FF2B"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0.071</w:t>
            </w:r>
          </w:p>
        </w:tc>
        <w:tc>
          <w:tcPr>
            <w:tcW w:w="389" w:type="pct"/>
            <w:vAlign w:val="center"/>
          </w:tcPr>
          <w:p w14:paraId="4351F9D9"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421 (8.4)</w:t>
            </w:r>
          </w:p>
        </w:tc>
        <w:tc>
          <w:tcPr>
            <w:tcW w:w="445" w:type="pct"/>
            <w:vAlign w:val="center"/>
          </w:tcPr>
          <w:p w14:paraId="3AEAE2E2"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4615 (91.6)</w:t>
            </w:r>
          </w:p>
        </w:tc>
        <w:tc>
          <w:tcPr>
            <w:tcW w:w="435" w:type="pct"/>
            <w:vMerge w:val="restart"/>
            <w:vAlign w:val="center"/>
          </w:tcPr>
          <w:p w14:paraId="600EC4E7" w14:textId="77777777" w:rsidR="00C2040A" w:rsidRPr="0063530A" w:rsidRDefault="00C2040A" w:rsidP="0063530A">
            <w:pPr>
              <w:rPr>
                <w:rFonts w:ascii="Times New Roman" w:hAnsi="Times New Roman" w:cs="Times New Roman"/>
                <w:b/>
                <w:bCs/>
                <w:sz w:val="20"/>
                <w:szCs w:val="20"/>
              </w:rPr>
            </w:pPr>
            <w:r w:rsidRPr="0063530A">
              <w:rPr>
                <w:rFonts w:ascii="Times New Roman" w:hAnsi="Times New Roman" w:cs="Times New Roman"/>
                <w:b/>
                <w:bCs/>
                <w:sz w:val="20"/>
                <w:szCs w:val="20"/>
              </w:rPr>
              <w:t>&lt;0.001</w:t>
            </w:r>
          </w:p>
        </w:tc>
      </w:tr>
      <w:tr w:rsidR="004266B3" w:rsidRPr="004266B3" w14:paraId="0FACB6E6" w14:textId="77777777" w:rsidTr="006875DA">
        <w:trPr>
          <w:trHeight w:val="250"/>
          <w:jc w:val="center"/>
        </w:trPr>
        <w:tc>
          <w:tcPr>
            <w:tcW w:w="788" w:type="pct"/>
            <w:vAlign w:val="center"/>
          </w:tcPr>
          <w:p w14:paraId="16695720"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Poor</w:t>
            </w:r>
          </w:p>
        </w:tc>
        <w:tc>
          <w:tcPr>
            <w:tcW w:w="445" w:type="pct"/>
            <w:vAlign w:val="center"/>
          </w:tcPr>
          <w:p w14:paraId="62401A06"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502 (7.6)</w:t>
            </w:r>
          </w:p>
        </w:tc>
        <w:tc>
          <w:tcPr>
            <w:tcW w:w="587" w:type="pct"/>
            <w:vAlign w:val="center"/>
          </w:tcPr>
          <w:p w14:paraId="5033493F"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6107 (92.4)</w:t>
            </w:r>
          </w:p>
        </w:tc>
        <w:tc>
          <w:tcPr>
            <w:tcW w:w="689" w:type="pct"/>
            <w:vMerge/>
            <w:vAlign w:val="center"/>
          </w:tcPr>
          <w:p w14:paraId="5A8DD365" w14:textId="77777777" w:rsidR="00C2040A" w:rsidRPr="0063530A" w:rsidRDefault="00C2040A" w:rsidP="0063530A">
            <w:pPr>
              <w:rPr>
                <w:rFonts w:ascii="Times New Roman" w:hAnsi="Times New Roman" w:cs="Times New Roman"/>
                <w:sz w:val="20"/>
                <w:szCs w:val="20"/>
              </w:rPr>
            </w:pPr>
          </w:p>
        </w:tc>
        <w:tc>
          <w:tcPr>
            <w:tcW w:w="389" w:type="pct"/>
            <w:vAlign w:val="center"/>
          </w:tcPr>
          <w:p w14:paraId="0DF3BDE9"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155 (3.6)</w:t>
            </w:r>
          </w:p>
        </w:tc>
        <w:tc>
          <w:tcPr>
            <w:tcW w:w="398" w:type="pct"/>
            <w:vAlign w:val="center"/>
          </w:tcPr>
          <w:p w14:paraId="5AC93C8E"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4128 (96.4)</w:t>
            </w:r>
          </w:p>
        </w:tc>
        <w:tc>
          <w:tcPr>
            <w:tcW w:w="435" w:type="pct"/>
            <w:vMerge/>
            <w:vAlign w:val="center"/>
          </w:tcPr>
          <w:p w14:paraId="7524F42A" w14:textId="77777777" w:rsidR="00C2040A" w:rsidRPr="0063530A" w:rsidRDefault="00C2040A" w:rsidP="0063530A">
            <w:pPr>
              <w:rPr>
                <w:rFonts w:ascii="Times New Roman" w:hAnsi="Times New Roman" w:cs="Times New Roman"/>
                <w:sz w:val="20"/>
                <w:szCs w:val="20"/>
              </w:rPr>
            </w:pPr>
          </w:p>
        </w:tc>
        <w:tc>
          <w:tcPr>
            <w:tcW w:w="389" w:type="pct"/>
            <w:vAlign w:val="center"/>
          </w:tcPr>
          <w:p w14:paraId="25B7F4A2"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371 (8.2)</w:t>
            </w:r>
          </w:p>
        </w:tc>
        <w:tc>
          <w:tcPr>
            <w:tcW w:w="445" w:type="pct"/>
            <w:vAlign w:val="center"/>
          </w:tcPr>
          <w:p w14:paraId="1D30AA9E"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4159 (91.8)</w:t>
            </w:r>
          </w:p>
        </w:tc>
        <w:tc>
          <w:tcPr>
            <w:tcW w:w="435" w:type="pct"/>
            <w:vMerge/>
            <w:vAlign w:val="center"/>
          </w:tcPr>
          <w:p w14:paraId="6F0E38FA" w14:textId="77777777" w:rsidR="00C2040A" w:rsidRPr="0063530A" w:rsidRDefault="00C2040A" w:rsidP="0063530A">
            <w:pPr>
              <w:rPr>
                <w:rFonts w:ascii="Times New Roman" w:hAnsi="Times New Roman" w:cs="Times New Roman"/>
                <w:sz w:val="20"/>
                <w:szCs w:val="20"/>
              </w:rPr>
            </w:pPr>
          </w:p>
        </w:tc>
      </w:tr>
      <w:tr w:rsidR="004266B3" w:rsidRPr="004266B3" w14:paraId="7A4DEE17" w14:textId="77777777" w:rsidTr="006875DA">
        <w:trPr>
          <w:trHeight w:val="138"/>
          <w:jc w:val="center"/>
        </w:trPr>
        <w:tc>
          <w:tcPr>
            <w:tcW w:w="788" w:type="pct"/>
            <w:vAlign w:val="center"/>
          </w:tcPr>
          <w:p w14:paraId="6FF15491"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Middle</w:t>
            </w:r>
          </w:p>
        </w:tc>
        <w:tc>
          <w:tcPr>
            <w:tcW w:w="445" w:type="pct"/>
            <w:vAlign w:val="center"/>
          </w:tcPr>
          <w:p w14:paraId="184635AA"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420 (7.1)</w:t>
            </w:r>
          </w:p>
        </w:tc>
        <w:tc>
          <w:tcPr>
            <w:tcW w:w="587" w:type="pct"/>
            <w:vAlign w:val="center"/>
          </w:tcPr>
          <w:p w14:paraId="58857F51"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5495 (92.9)</w:t>
            </w:r>
          </w:p>
        </w:tc>
        <w:tc>
          <w:tcPr>
            <w:tcW w:w="689" w:type="pct"/>
            <w:vMerge/>
            <w:vAlign w:val="center"/>
          </w:tcPr>
          <w:p w14:paraId="147227FC" w14:textId="77777777" w:rsidR="00C2040A" w:rsidRPr="0063530A" w:rsidRDefault="00C2040A" w:rsidP="0063530A">
            <w:pPr>
              <w:rPr>
                <w:rFonts w:ascii="Times New Roman" w:hAnsi="Times New Roman" w:cs="Times New Roman"/>
                <w:sz w:val="20"/>
                <w:szCs w:val="20"/>
              </w:rPr>
            </w:pPr>
          </w:p>
        </w:tc>
        <w:tc>
          <w:tcPr>
            <w:tcW w:w="389" w:type="pct"/>
            <w:vAlign w:val="center"/>
          </w:tcPr>
          <w:p w14:paraId="7A74B50D"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130 (3.4)</w:t>
            </w:r>
          </w:p>
        </w:tc>
        <w:tc>
          <w:tcPr>
            <w:tcW w:w="398" w:type="pct"/>
            <w:vAlign w:val="center"/>
          </w:tcPr>
          <w:p w14:paraId="6A52B100"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3752 (96.6)</w:t>
            </w:r>
          </w:p>
        </w:tc>
        <w:tc>
          <w:tcPr>
            <w:tcW w:w="435" w:type="pct"/>
            <w:vMerge/>
            <w:vAlign w:val="center"/>
          </w:tcPr>
          <w:p w14:paraId="015D41D1" w14:textId="77777777" w:rsidR="00C2040A" w:rsidRPr="0063530A" w:rsidRDefault="00C2040A" w:rsidP="0063530A">
            <w:pPr>
              <w:rPr>
                <w:rFonts w:ascii="Times New Roman" w:hAnsi="Times New Roman" w:cs="Times New Roman"/>
                <w:sz w:val="20"/>
                <w:szCs w:val="20"/>
              </w:rPr>
            </w:pPr>
          </w:p>
        </w:tc>
        <w:tc>
          <w:tcPr>
            <w:tcW w:w="389" w:type="pct"/>
            <w:vAlign w:val="center"/>
          </w:tcPr>
          <w:p w14:paraId="71B2A938"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262 (6.1)</w:t>
            </w:r>
          </w:p>
        </w:tc>
        <w:tc>
          <w:tcPr>
            <w:tcW w:w="445" w:type="pct"/>
            <w:vAlign w:val="center"/>
          </w:tcPr>
          <w:p w14:paraId="6E12AF52"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4036 (93.9)</w:t>
            </w:r>
          </w:p>
        </w:tc>
        <w:tc>
          <w:tcPr>
            <w:tcW w:w="435" w:type="pct"/>
            <w:vMerge/>
            <w:vAlign w:val="center"/>
          </w:tcPr>
          <w:p w14:paraId="5DDCCA68" w14:textId="77777777" w:rsidR="00C2040A" w:rsidRPr="0063530A" w:rsidRDefault="00C2040A" w:rsidP="0063530A">
            <w:pPr>
              <w:rPr>
                <w:rFonts w:ascii="Times New Roman" w:hAnsi="Times New Roman" w:cs="Times New Roman"/>
                <w:sz w:val="20"/>
                <w:szCs w:val="20"/>
              </w:rPr>
            </w:pPr>
          </w:p>
        </w:tc>
      </w:tr>
      <w:tr w:rsidR="004266B3" w:rsidRPr="004266B3" w14:paraId="6B3AB969" w14:textId="77777777" w:rsidTr="006875DA">
        <w:trPr>
          <w:trHeight w:val="138"/>
          <w:jc w:val="center"/>
        </w:trPr>
        <w:tc>
          <w:tcPr>
            <w:tcW w:w="788" w:type="pct"/>
            <w:vAlign w:val="center"/>
          </w:tcPr>
          <w:p w14:paraId="1AB3E14B"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Rich</w:t>
            </w:r>
          </w:p>
        </w:tc>
        <w:tc>
          <w:tcPr>
            <w:tcW w:w="445" w:type="pct"/>
            <w:vAlign w:val="center"/>
          </w:tcPr>
          <w:p w14:paraId="01D6B452" w14:textId="6240E021"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32</w:t>
            </w:r>
            <w:r w:rsidR="006875DA" w:rsidRPr="0063530A">
              <w:rPr>
                <w:rFonts w:ascii="Times New Roman" w:hAnsi="Times New Roman" w:cs="Times New Roman"/>
                <w:sz w:val="20"/>
                <w:szCs w:val="20"/>
              </w:rPr>
              <w:t>6</w:t>
            </w:r>
            <w:r w:rsidRPr="0063530A">
              <w:rPr>
                <w:rFonts w:ascii="Times New Roman" w:hAnsi="Times New Roman" w:cs="Times New Roman"/>
                <w:sz w:val="20"/>
                <w:szCs w:val="20"/>
              </w:rPr>
              <w:t xml:space="preserve"> (5.6)</w:t>
            </w:r>
          </w:p>
        </w:tc>
        <w:tc>
          <w:tcPr>
            <w:tcW w:w="587" w:type="pct"/>
            <w:vAlign w:val="center"/>
          </w:tcPr>
          <w:p w14:paraId="24D05880"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5526 (94.4)</w:t>
            </w:r>
          </w:p>
        </w:tc>
        <w:tc>
          <w:tcPr>
            <w:tcW w:w="689" w:type="pct"/>
            <w:vMerge/>
            <w:vAlign w:val="center"/>
          </w:tcPr>
          <w:p w14:paraId="67DFEE82" w14:textId="77777777" w:rsidR="00C2040A" w:rsidRPr="0063530A" w:rsidRDefault="00C2040A" w:rsidP="0063530A">
            <w:pPr>
              <w:rPr>
                <w:rFonts w:ascii="Times New Roman" w:hAnsi="Times New Roman" w:cs="Times New Roman"/>
                <w:sz w:val="20"/>
                <w:szCs w:val="20"/>
              </w:rPr>
            </w:pPr>
          </w:p>
        </w:tc>
        <w:tc>
          <w:tcPr>
            <w:tcW w:w="389" w:type="pct"/>
            <w:vAlign w:val="center"/>
          </w:tcPr>
          <w:p w14:paraId="14CDD110"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139 (3.7)</w:t>
            </w:r>
          </w:p>
        </w:tc>
        <w:tc>
          <w:tcPr>
            <w:tcW w:w="398" w:type="pct"/>
            <w:vAlign w:val="center"/>
          </w:tcPr>
          <w:p w14:paraId="36DA1281"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3609 (96.3)</w:t>
            </w:r>
          </w:p>
        </w:tc>
        <w:tc>
          <w:tcPr>
            <w:tcW w:w="435" w:type="pct"/>
            <w:vMerge/>
            <w:vAlign w:val="center"/>
          </w:tcPr>
          <w:p w14:paraId="6704A179" w14:textId="77777777" w:rsidR="00C2040A" w:rsidRPr="0063530A" w:rsidRDefault="00C2040A" w:rsidP="0063530A">
            <w:pPr>
              <w:rPr>
                <w:rFonts w:ascii="Times New Roman" w:hAnsi="Times New Roman" w:cs="Times New Roman"/>
                <w:sz w:val="20"/>
                <w:szCs w:val="20"/>
              </w:rPr>
            </w:pPr>
          </w:p>
        </w:tc>
        <w:tc>
          <w:tcPr>
            <w:tcW w:w="389" w:type="pct"/>
            <w:vAlign w:val="center"/>
          </w:tcPr>
          <w:p w14:paraId="37B38B28"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281 (6.2)</w:t>
            </w:r>
          </w:p>
        </w:tc>
        <w:tc>
          <w:tcPr>
            <w:tcW w:w="445" w:type="pct"/>
            <w:vAlign w:val="center"/>
          </w:tcPr>
          <w:p w14:paraId="7DEE3C18"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4226 (93.8)</w:t>
            </w:r>
          </w:p>
        </w:tc>
        <w:tc>
          <w:tcPr>
            <w:tcW w:w="435" w:type="pct"/>
            <w:vMerge/>
            <w:vAlign w:val="center"/>
          </w:tcPr>
          <w:p w14:paraId="37845842" w14:textId="77777777" w:rsidR="00C2040A" w:rsidRPr="0063530A" w:rsidRDefault="00C2040A" w:rsidP="0063530A">
            <w:pPr>
              <w:rPr>
                <w:rFonts w:ascii="Times New Roman" w:hAnsi="Times New Roman" w:cs="Times New Roman"/>
                <w:sz w:val="20"/>
                <w:szCs w:val="20"/>
              </w:rPr>
            </w:pPr>
          </w:p>
        </w:tc>
      </w:tr>
      <w:tr w:rsidR="004266B3" w:rsidRPr="004266B3" w14:paraId="1BA04D0E" w14:textId="77777777" w:rsidTr="006875DA">
        <w:trPr>
          <w:trHeight w:val="138"/>
          <w:jc w:val="center"/>
        </w:trPr>
        <w:tc>
          <w:tcPr>
            <w:tcW w:w="788" w:type="pct"/>
            <w:vAlign w:val="center"/>
          </w:tcPr>
          <w:p w14:paraId="46E7DE64"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Richest</w:t>
            </w:r>
          </w:p>
        </w:tc>
        <w:tc>
          <w:tcPr>
            <w:tcW w:w="445" w:type="pct"/>
            <w:vAlign w:val="center"/>
          </w:tcPr>
          <w:p w14:paraId="484B75DF"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321 (6.2)</w:t>
            </w:r>
          </w:p>
        </w:tc>
        <w:tc>
          <w:tcPr>
            <w:tcW w:w="587" w:type="pct"/>
            <w:vAlign w:val="center"/>
          </w:tcPr>
          <w:p w14:paraId="11F5DA29"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4867 (93.8)</w:t>
            </w:r>
          </w:p>
        </w:tc>
        <w:tc>
          <w:tcPr>
            <w:tcW w:w="689" w:type="pct"/>
            <w:vMerge/>
            <w:vAlign w:val="center"/>
          </w:tcPr>
          <w:p w14:paraId="1FBF0AD2" w14:textId="77777777" w:rsidR="00C2040A" w:rsidRPr="0063530A" w:rsidRDefault="00C2040A" w:rsidP="0063530A">
            <w:pPr>
              <w:rPr>
                <w:rFonts w:ascii="Times New Roman" w:hAnsi="Times New Roman" w:cs="Times New Roman"/>
                <w:sz w:val="20"/>
                <w:szCs w:val="20"/>
              </w:rPr>
            </w:pPr>
          </w:p>
        </w:tc>
        <w:tc>
          <w:tcPr>
            <w:tcW w:w="389" w:type="pct"/>
            <w:vAlign w:val="center"/>
          </w:tcPr>
          <w:p w14:paraId="7F0EEF67"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155 (4.0)</w:t>
            </w:r>
          </w:p>
        </w:tc>
        <w:tc>
          <w:tcPr>
            <w:tcW w:w="398" w:type="pct"/>
            <w:vAlign w:val="center"/>
          </w:tcPr>
          <w:p w14:paraId="7B034FCE"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3722 (96.0)</w:t>
            </w:r>
          </w:p>
        </w:tc>
        <w:tc>
          <w:tcPr>
            <w:tcW w:w="435" w:type="pct"/>
            <w:vMerge/>
            <w:vAlign w:val="center"/>
          </w:tcPr>
          <w:p w14:paraId="491988BF" w14:textId="77777777" w:rsidR="00C2040A" w:rsidRPr="0063530A" w:rsidRDefault="00C2040A" w:rsidP="0063530A">
            <w:pPr>
              <w:rPr>
                <w:rFonts w:ascii="Times New Roman" w:hAnsi="Times New Roman" w:cs="Times New Roman"/>
                <w:sz w:val="20"/>
                <w:szCs w:val="20"/>
              </w:rPr>
            </w:pPr>
          </w:p>
        </w:tc>
        <w:tc>
          <w:tcPr>
            <w:tcW w:w="389" w:type="pct"/>
            <w:vAlign w:val="center"/>
          </w:tcPr>
          <w:p w14:paraId="739FEB6A"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262 (5.5)</w:t>
            </w:r>
          </w:p>
        </w:tc>
        <w:tc>
          <w:tcPr>
            <w:tcW w:w="445" w:type="pct"/>
            <w:vAlign w:val="center"/>
          </w:tcPr>
          <w:p w14:paraId="59172E27"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4456 (94.5)</w:t>
            </w:r>
          </w:p>
        </w:tc>
        <w:tc>
          <w:tcPr>
            <w:tcW w:w="435" w:type="pct"/>
            <w:vMerge/>
            <w:vAlign w:val="center"/>
          </w:tcPr>
          <w:p w14:paraId="695276B1" w14:textId="77777777" w:rsidR="00C2040A" w:rsidRPr="0063530A" w:rsidRDefault="00C2040A" w:rsidP="0063530A">
            <w:pPr>
              <w:rPr>
                <w:rFonts w:ascii="Times New Roman" w:hAnsi="Times New Roman" w:cs="Times New Roman"/>
                <w:sz w:val="20"/>
                <w:szCs w:val="20"/>
              </w:rPr>
            </w:pPr>
          </w:p>
        </w:tc>
      </w:tr>
      <w:tr w:rsidR="00C2040A" w:rsidRPr="00200D44" w14:paraId="1E1E3B62" w14:textId="77777777" w:rsidTr="00057F81">
        <w:trPr>
          <w:trHeight w:val="138"/>
          <w:jc w:val="center"/>
        </w:trPr>
        <w:tc>
          <w:tcPr>
            <w:tcW w:w="5000" w:type="pct"/>
            <w:gridSpan w:val="10"/>
            <w:vAlign w:val="center"/>
          </w:tcPr>
          <w:p w14:paraId="6FB8C303"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lastRenderedPageBreak/>
              <w:t>Religion</w:t>
            </w:r>
          </w:p>
        </w:tc>
      </w:tr>
      <w:tr w:rsidR="004266B3" w:rsidRPr="004266B3" w14:paraId="0EA47B0F" w14:textId="77777777" w:rsidTr="006875DA">
        <w:trPr>
          <w:trHeight w:val="268"/>
          <w:jc w:val="center"/>
        </w:trPr>
        <w:tc>
          <w:tcPr>
            <w:tcW w:w="788" w:type="pct"/>
            <w:vAlign w:val="center"/>
          </w:tcPr>
          <w:p w14:paraId="08D8EAA8"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Islam</w:t>
            </w:r>
          </w:p>
        </w:tc>
        <w:tc>
          <w:tcPr>
            <w:tcW w:w="445" w:type="pct"/>
            <w:vAlign w:val="center"/>
          </w:tcPr>
          <w:p w14:paraId="04AEF086"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2082 (7.3)</w:t>
            </w:r>
          </w:p>
        </w:tc>
        <w:tc>
          <w:tcPr>
            <w:tcW w:w="587" w:type="pct"/>
            <w:vAlign w:val="center"/>
          </w:tcPr>
          <w:p w14:paraId="464DEEB7"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26611 (92.7)</w:t>
            </w:r>
          </w:p>
        </w:tc>
        <w:tc>
          <w:tcPr>
            <w:tcW w:w="689" w:type="pct"/>
            <w:vMerge w:val="restart"/>
            <w:vAlign w:val="center"/>
          </w:tcPr>
          <w:p w14:paraId="36CBB880"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0.061</w:t>
            </w:r>
          </w:p>
        </w:tc>
        <w:tc>
          <w:tcPr>
            <w:tcW w:w="389" w:type="pct"/>
            <w:vAlign w:val="center"/>
          </w:tcPr>
          <w:p w14:paraId="4071CE0F"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710 (4.0)</w:t>
            </w:r>
          </w:p>
        </w:tc>
        <w:tc>
          <w:tcPr>
            <w:tcW w:w="398" w:type="pct"/>
            <w:vAlign w:val="center"/>
          </w:tcPr>
          <w:p w14:paraId="68FADAD5"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17115 (96.0)</w:t>
            </w:r>
          </w:p>
        </w:tc>
        <w:tc>
          <w:tcPr>
            <w:tcW w:w="435" w:type="pct"/>
            <w:vMerge w:val="restart"/>
            <w:vAlign w:val="center"/>
          </w:tcPr>
          <w:p w14:paraId="7AA9FEDB"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0.904</w:t>
            </w:r>
          </w:p>
        </w:tc>
        <w:tc>
          <w:tcPr>
            <w:tcW w:w="389" w:type="pct"/>
            <w:vAlign w:val="center"/>
          </w:tcPr>
          <w:p w14:paraId="66A323D3"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1489 (7.0)</w:t>
            </w:r>
          </w:p>
        </w:tc>
        <w:tc>
          <w:tcPr>
            <w:tcW w:w="445" w:type="pct"/>
            <w:vAlign w:val="center"/>
          </w:tcPr>
          <w:p w14:paraId="1BA230B1"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19658 (93.0)</w:t>
            </w:r>
          </w:p>
        </w:tc>
        <w:tc>
          <w:tcPr>
            <w:tcW w:w="435" w:type="pct"/>
            <w:vMerge w:val="restart"/>
            <w:vAlign w:val="center"/>
          </w:tcPr>
          <w:p w14:paraId="3832C460" w14:textId="77777777" w:rsidR="00C2040A" w:rsidRPr="0063530A" w:rsidRDefault="00C2040A" w:rsidP="0063530A">
            <w:pPr>
              <w:rPr>
                <w:rFonts w:ascii="Times New Roman" w:hAnsi="Times New Roman" w:cs="Times New Roman"/>
                <w:b/>
                <w:bCs/>
                <w:sz w:val="20"/>
                <w:szCs w:val="20"/>
              </w:rPr>
            </w:pPr>
            <w:r w:rsidRPr="0063530A">
              <w:rPr>
                <w:rFonts w:ascii="Times New Roman" w:hAnsi="Times New Roman" w:cs="Times New Roman"/>
                <w:b/>
                <w:bCs/>
                <w:sz w:val="20"/>
                <w:szCs w:val="20"/>
              </w:rPr>
              <w:t>0.026</w:t>
            </w:r>
          </w:p>
        </w:tc>
      </w:tr>
      <w:tr w:rsidR="004266B3" w:rsidRPr="004266B3" w14:paraId="581EA307" w14:textId="77777777" w:rsidTr="006875DA">
        <w:trPr>
          <w:trHeight w:val="138"/>
          <w:jc w:val="center"/>
        </w:trPr>
        <w:tc>
          <w:tcPr>
            <w:tcW w:w="788" w:type="pct"/>
            <w:vAlign w:val="center"/>
          </w:tcPr>
          <w:p w14:paraId="57119C4E"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Others</w:t>
            </w:r>
          </w:p>
        </w:tc>
        <w:tc>
          <w:tcPr>
            <w:tcW w:w="445" w:type="pct"/>
            <w:vAlign w:val="center"/>
          </w:tcPr>
          <w:p w14:paraId="59A63C78"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172 (6.0)</w:t>
            </w:r>
          </w:p>
        </w:tc>
        <w:tc>
          <w:tcPr>
            <w:tcW w:w="587" w:type="pct"/>
            <w:vAlign w:val="center"/>
          </w:tcPr>
          <w:p w14:paraId="596AA328"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2684 (94.0)</w:t>
            </w:r>
          </w:p>
        </w:tc>
        <w:tc>
          <w:tcPr>
            <w:tcW w:w="689" w:type="pct"/>
            <w:vMerge/>
            <w:vAlign w:val="center"/>
          </w:tcPr>
          <w:p w14:paraId="6B020E05" w14:textId="77777777" w:rsidR="00C2040A" w:rsidRPr="0063530A" w:rsidRDefault="00C2040A" w:rsidP="0063530A">
            <w:pPr>
              <w:rPr>
                <w:rFonts w:ascii="Times New Roman" w:hAnsi="Times New Roman" w:cs="Times New Roman"/>
                <w:sz w:val="20"/>
                <w:szCs w:val="20"/>
              </w:rPr>
            </w:pPr>
          </w:p>
        </w:tc>
        <w:tc>
          <w:tcPr>
            <w:tcW w:w="389" w:type="pct"/>
            <w:vAlign w:val="center"/>
          </w:tcPr>
          <w:p w14:paraId="48E0C383"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80 (3.9)</w:t>
            </w:r>
          </w:p>
        </w:tc>
        <w:tc>
          <w:tcPr>
            <w:tcW w:w="398" w:type="pct"/>
            <w:vAlign w:val="center"/>
          </w:tcPr>
          <w:p w14:paraId="71B94F6E"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1956 (96.1)</w:t>
            </w:r>
          </w:p>
        </w:tc>
        <w:tc>
          <w:tcPr>
            <w:tcW w:w="435" w:type="pct"/>
            <w:vMerge/>
            <w:vAlign w:val="center"/>
          </w:tcPr>
          <w:p w14:paraId="6D291CCE" w14:textId="77777777" w:rsidR="00C2040A" w:rsidRPr="0063530A" w:rsidRDefault="00C2040A" w:rsidP="0063530A">
            <w:pPr>
              <w:rPr>
                <w:rFonts w:ascii="Times New Roman" w:hAnsi="Times New Roman" w:cs="Times New Roman"/>
                <w:sz w:val="20"/>
                <w:szCs w:val="20"/>
              </w:rPr>
            </w:pPr>
          </w:p>
        </w:tc>
        <w:tc>
          <w:tcPr>
            <w:tcW w:w="389" w:type="pct"/>
            <w:vAlign w:val="center"/>
          </w:tcPr>
          <w:p w14:paraId="5D42EFC3"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107 (5.5)</w:t>
            </w:r>
          </w:p>
        </w:tc>
        <w:tc>
          <w:tcPr>
            <w:tcW w:w="445" w:type="pct"/>
            <w:vAlign w:val="center"/>
          </w:tcPr>
          <w:p w14:paraId="6BF4FF74"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1834 (94.5)</w:t>
            </w:r>
          </w:p>
        </w:tc>
        <w:tc>
          <w:tcPr>
            <w:tcW w:w="435" w:type="pct"/>
            <w:vMerge/>
            <w:vAlign w:val="center"/>
          </w:tcPr>
          <w:p w14:paraId="30F8E965" w14:textId="77777777" w:rsidR="00C2040A" w:rsidRPr="0063530A" w:rsidRDefault="00C2040A" w:rsidP="0063530A">
            <w:pPr>
              <w:rPr>
                <w:rFonts w:ascii="Times New Roman" w:hAnsi="Times New Roman" w:cs="Times New Roman"/>
                <w:sz w:val="20"/>
                <w:szCs w:val="20"/>
              </w:rPr>
            </w:pPr>
          </w:p>
        </w:tc>
      </w:tr>
      <w:tr w:rsidR="00C2040A" w:rsidRPr="00200D44" w14:paraId="6D1B0E77" w14:textId="77777777" w:rsidTr="00057F81">
        <w:trPr>
          <w:trHeight w:val="188"/>
          <w:jc w:val="center"/>
        </w:trPr>
        <w:tc>
          <w:tcPr>
            <w:tcW w:w="5000" w:type="pct"/>
            <w:gridSpan w:val="10"/>
            <w:vAlign w:val="center"/>
          </w:tcPr>
          <w:p w14:paraId="2A612D7E"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Household Head Sex</w:t>
            </w:r>
          </w:p>
        </w:tc>
      </w:tr>
      <w:tr w:rsidR="004266B3" w:rsidRPr="004266B3" w14:paraId="6A793C45" w14:textId="77777777" w:rsidTr="006875DA">
        <w:trPr>
          <w:trHeight w:val="250"/>
          <w:jc w:val="center"/>
        </w:trPr>
        <w:tc>
          <w:tcPr>
            <w:tcW w:w="788" w:type="pct"/>
            <w:vAlign w:val="center"/>
          </w:tcPr>
          <w:p w14:paraId="4206E750"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Male</w:t>
            </w:r>
          </w:p>
        </w:tc>
        <w:tc>
          <w:tcPr>
            <w:tcW w:w="445" w:type="pct"/>
            <w:vAlign w:val="center"/>
          </w:tcPr>
          <w:p w14:paraId="1DE4BA1D"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2155 (7.2)</w:t>
            </w:r>
          </w:p>
        </w:tc>
        <w:tc>
          <w:tcPr>
            <w:tcW w:w="587" w:type="pct"/>
            <w:vAlign w:val="center"/>
          </w:tcPr>
          <w:p w14:paraId="6AC49A0A"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27838 (92.8)</w:t>
            </w:r>
          </w:p>
        </w:tc>
        <w:tc>
          <w:tcPr>
            <w:tcW w:w="689" w:type="pct"/>
            <w:vMerge w:val="restart"/>
            <w:vAlign w:val="center"/>
          </w:tcPr>
          <w:p w14:paraId="1356519E" w14:textId="6DE33E1B" w:rsidR="00C2040A" w:rsidRPr="0063530A" w:rsidRDefault="006875DA" w:rsidP="0063530A">
            <w:pPr>
              <w:rPr>
                <w:rFonts w:ascii="Times New Roman" w:hAnsi="Times New Roman" w:cs="Times New Roman"/>
                <w:sz w:val="20"/>
                <w:szCs w:val="20"/>
              </w:rPr>
            </w:pPr>
            <w:r w:rsidRPr="0063530A">
              <w:rPr>
                <w:rFonts w:ascii="Times New Roman" w:hAnsi="Times New Roman" w:cs="Times New Roman"/>
                <w:sz w:val="20"/>
                <w:szCs w:val="20"/>
              </w:rPr>
              <w:t>0.285</w:t>
            </w:r>
          </w:p>
        </w:tc>
        <w:tc>
          <w:tcPr>
            <w:tcW w:w="389" w:type="pct"/>
            <w:vAlign w:val="center"/>
          </w:tcPr>
          <w:p w14:paraId="7185E819"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689 (4.0)</w:t>
            </w:r>
          </w:p>
        </w:tc>
        <w:tc>
          <w:tcPr>
            <w:tcW w:w="398" w:type="pct"/>
            <w:vAlign w:val="center"/>
          </w:tcPr>
          <w:p w14:paraId="3925EEC9"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16519 (96.0)</w:t>
            </w:r>
          </w:p>
        </w:tc>
        <w:tc>
          <w:tcPr>
            <w:tcW w:w="435" w:type="pct"/>
            <w:vMerge w:val="restart"/>
            <w:vAlign w:val="center"/>
          </w:tcPr>
          <w:p w14:paraId="7F46577A"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0.704</w:t>
            </w:r>
          </w:p>
          <w:p w14:paraId="4896E7F1" w14:textId="77777777" w:rsidR="00C2040A" w:rsidRPr="0063530A" w:rsidRDefault="00C2040A" w:rsidP="0063530A">
            <w:pPr>
              <w:rPr>
                <w:rFonts w:ascii="Times New Roman" w:hAnsi="Times New Roman" w:cs="Times New Roman"/>
                <w:sz w:val="20"/>
                <w:szCs w:val="20"/>
              </w:rPr>
            </w:pPr>
          </w:p>
        </w:tc>
        <w:tc>
          <w:tcPr>
            <w:tcW w:w="389" w:type="pct"/>
            <w:vAlign w:val="center"/>
          </w:tcPr>
          <w:p w14:paraId="604CF5DF"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1483 (7.0)</w:t>
            </w:r>
          </w:p>
        </w:tc>
        <w:tc>
          <w:tcPr>
            <w:tcW w:w="445" w:type="pct"/>
            <w:vAlign w:val="center"/>
          </w:tcPr>
          <w:p w14:paraId="03814661"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19626 (93.0)</w:t>
            </w:r>
          </w:p>
        </w:tc>
        <w:tc>
          <w:tcPr>
            <w:tcW w:w="435" w:type="pct"/>
            <w:vMerge w:val="restart"/>
            <w:vAlign w:val="center"/>
          </w:tcPr>
          <w:p w14:paraId="1175ACF7"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0.067</w:t>
            </w:r>
          </w:p>
        </w:tc>
      </w:tr>
      <w:tr w:rsidR="004266B3" w:rsidRPr="004266B3" w14:paraId="3B33A2AD" w14:textId="77777777" w:rsidTr="006875DA">
        <w:trPr>
          <w:trHeight w:val="138"/>
          <w:jc w:val="center"/>
        </w:trPr>
        <w:tc>
          <w:tcPr>
            <w:tcW w:w="788" w:type="pct"/>
            <w:vAlign w:val="center"/>
          </w:tcPr>
          <w:p w14:paraId="480A1A47"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Female</w:t>
            </w:r>
          </w:p>
        </w:tc>
        <w:tc>
          <w:tcPr>
            <w:tcW w:w="445" w:type="pct"/>
            <w:vAlign w:val="center"/>
          </w:tcPr>
          <w:p w14:paraId="469EEF42"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99 (6.3)</w:t>
            </w:r>
          </w:p>
        </w:tc>
        <w:tc>
          <w:tcPr>
            <w:tcW w:w="587" w:type="pct"/>
            <w:vAlign w:val="center"/>
          </w:tcPr>
          <w:p w14:paraId="5A4D8C2B"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1456 (93.7)</w:t>
            </w:r>
          </w:p>
        </w:tc>
        <w:tc>
          <w:tcPr>
            <w:tcW w:w="689" w:type="pct"/>
            <w:vMerge/>
            <w:vAlign w:val="center"/>
          </w:tcPr>
          <w:p w14:paraId="6C073B9D" w14:textId="77777777" w:rsidR="00C2040A" w:rsidRPr="0063530A" w:rsidRDefault="00C2040A" w:rsidP="0063530A">
            <w:pPr>
              <w:rPr>
                <w:rFonts w:ascii="Times New Roman" w:hAnsi="Times New Roman" w:cs="Times New Roman"/>
                <w:sz w:val="20"/>
                <w:szCs w:val="20"/>
              </w:rPr>
            </w:pPr>
          </w:p>
        </w:tc>
        <w:tc>
          <w:tcPr>
            <w:tcW w:w="389" w:type="pct"/>
            <w:vAlign w:val="center"/>
          </w:tcPr>
          <w:p w14:paraId="6C86E8BF"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101 (3.8)</w:t>
            </w:r>
          </w:p>
        </w:tc>
        <w:tc>
          <w:tcPr>
            <w:tcW w:w="398" w:type="pct"/>
            <w:vAlign w:val="center"/>
          </w:tcPr>
          <w:p w14:paraId="0E9BEB30"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2552 (96.2)</w:t>
            </w:r>
          </w:p>
        </w:tc>
        <w:tc>
          <w:tcPr>
            <w:tcW w:w="435" w:type="pct"/>
            <w:vMerge/>
            <w:vAlign w:val="center"/>
          </w:tcPr>
          <w:p w14:paraId="0E9A5766" w14:textId="77777777" w:rsidR="00C2040A" w:rsidRPr="0063530A" w:rsidRDefault="00C2040A" w:rsidP="0063530A">
            <w:pPr>
              <w:rPr>
                <w:rFonts w:ascii="Times New Roman" w:hAnsi="Times New Roman" w:cs="Times New Roman"/>
                <w:sz w:val="20"/>
                <w:szCs w:val="20"/>
              </w:rPr>
            </w:pPr>
          </w:p>
        </w:tc>
        <w:tc>
          <w:tcPr>
            <w:tcW w:w="389" w:type="pct"/>
            <w:vAlign w:val="center"/>
          </w:tcPr>
          <w:p w14:paraId="5217980E"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114 (5.7)</w:t>
            </w:r>
          </w:p>
        </w:tc>
        <w:tc>
          <w:tcPr>
            <w:tcW w:w="445" w:type="pct"/>
            <w:vAlign w:val="center"/>
          </w:tcPr>
          <w:p w14:paraId="6E312D2C"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1865 (94.0)</w:t>
            </w:r>
          </w:p>
        </w:tc>
        <w:tc>
          <w:tcPr>
            <w:tcW w:w="435" w:type="pct"/>
            <w:vMerge/>
            <w:vAlign w:val="center"/>
          </w:tcPr>
          <w:p w14:paraId="6F9ED3E3" w14:textId="77777777" w:rsidR="00C2040A" w:rsidRPr="0063530A" w:rsidRDefault="00C2040A" w:rsidP="0063530A">
            <w:pPr>
              <w:rPr>
                <w:rFonts w:ascii="Times New Roman" w:hAnsi="Times New Roman" w:cs="Times New Roman"/>
                <w:sz w:val="20"/>
                <w:szCs w:val="20"/>
              </w:rPr>
            </w:pPr>
          </w:p>
        </w:tc>
      </w:tr>
      <w:tr w:rsidR="00C2040A" w:rsidRPr="00200D44" w14:paraId="31B9D221" w14:textId="77777777" w:rsidTr="00057F81">
        <w:trPr>
          <w:trHeight w:val="138"/>
          <w:jc w:val="center"/>
        </w:trPr>
        <w:tc>
          <w:tcPr>
            <w:tcW w:w="5000" w:type="pct"/>
            <w:gridSpan w:val="10"/>
            <w:vAlign w:val="center"/>
          </w:tcPr>
          <w:p w14:paraId="46F4A063"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Ethnicity</w:t>
            </w:r>
          </w:p>
        </w:tc>
      </w:tr>
      <w:tr w:rsidR="004266B3" w:rsidRPr="004266B3" w14:paraId="0F4AC91B" w14:textId="77777777" w:rsidTr="006875DA">
        <w:trPr>
          <w:trHeight w:val="138"/>
          <w:jc w:val="center"/>
        </w:trPr>
        <w:tc>
          <w:tcPr>
            <w:tcW w:w="788" w:type="pct"/>
            <w:vAlign w:val="center"/>
          </w:tcPr>
          <w:p w14:paraId="40BEFF80"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Bengali</w:t>
            </w:r>
          </w:p>
        </w:tc>
        <w:tc>
          <w:tcPr>
            <w:tcW w:w="445" w:type="pct"/>
            <w:vAlign w:val="center"/>
          </w:tcPr>
          <w:p w14:paraId="7A5C9E39"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2225 (7.2)</w:t>
            </w:r>
          </w:p>
        </w:tc>
        <w:tc>
          <w:tcPr>
            <w:tcW w:w="587" w:type="pct"/>
            <w:vAlign w:val="center"/>
          </w:tcPr>
          <w:p w14:paraId="4E2EF0E9"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28813 (92.8)</w:t>
            </w:r>
          </w:p>
        </w:tc>
        <w:tc>
          <w:tcPr>
            <w:tcW w:w="689" w:type="pct"/>
            <w:vMerge w:val="restart"/>
            <w:vAlign w:val="center"/>
          </w:tcPr>
          <w:p w14:paraId="79DCEC63" w14:textId="41D29622"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0.14</w:t>
            </w:r>
            <w:r w:rsidR="00AA2C5E" w:rsidRPr="0063530A">
              <w:rPr>
                <w:rFonts w:ascii="Times New Roman" w:hAnsi="Times New Roman" w:cs="Times New Roman"/>
                <w:sz w:val="20"/>
                <w:szCs w:val="20"/>
              </w:rPr>
              <w:t>4</w:t>
            </w:r>
          </w:p>
        </w:tc>
        <w:tc>
          <w:tcPr>
            <w:tcW w:w="389" w:type="pct"/>
            <w:vAlign w:val="center"/>
          </w:tcPr>
          <w:p w14:paraId="2B6598B0"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768 (4.0)</w:t>
            </w:r>
          </w:p>
        </w:tc>
        <w:tc>
          <w:tcPr>
            <w:tcW w:w="398" w:type="pct"/>
            <w:vAlign w:val="center"/>
          </w:tcPr>
          <w:p w14:paraId="739F6230"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18505 (96.0)</w:t>
            </w:r>
          </w:p>
        </w:tc>
        <w:tc>
          <w:tcPr>
            <w:tcW w:w="435" w:type="pct"/>
            <w:vMerge w:val="restart"/>
            <w:vAlign w:val="center"/>
          </w:tcPr>
          <w:p w14:paraId="4486CBDD"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0.814</w:t>
            </w:r>
          </w:p>
        </w:tc>
        <w:tc>
          <w:tcPr>
            <w:tcW w:w="389" w:type="pct"/>
            <w:vAlign w:val="center"/>
          </w:tcPr>
          <w:p w14:paraId="0247C404"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1571 (6.9)</w:t>
            </w:r>
          </w:p>
        </w:tc>
        <w:tc>
          <w:tcPr>
            <w:tcW w:w="445" w:type="pct"/>
            <w:vAlign w:val="center"/>
          </w:tcPr>
          <w:p w14:paraId="1637820E"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21263 (93.1)</w:t>
            </w:r>
          </w:p>
        </w:tc>
        <w:tc>
          <w:tcPr>
            <w:tcW w:w="435" w:type="pct"/>
            <w:vMerge w:val="restart"/>
            <w:vAlign w:val="center"/>
          </w:tcPr>
          <w:p w14:paraId="6A851A31" w14:textId="77777777" w:rsidR="00C2040A" w:rsidRPr="0063530A" w:rsidRDefault="00C2040A" w:rsidP="0063530A">
            <w:pPr>
              <w:rPr>
                <w:rFonts w:ascii="Times New Roman" w:hAnsi="Times New Roman" w:cs="Times New Roman"/>
                <w:b/>
                <w:bCs/>
                <w:sz w:val="20"/>
                <w:szCs w:val="20"/>
              </w:rPr>
            </w:pPr>
            <w:r w:rsidRPr="0063530A">
              <w:rPr>
                <w:rFonts w:ascii="Times New Roman" w:hAnsi="Times New Roman" w:cs="Times New Roman"/>
                <w:b/>
                <w:bCs/>
                <w:sz w:val="20"/>
                <w:szCs w:val="20"/>
              </w:rPr>
              <w:t>0.019</w:t>
            </w:r>
          </w:p>
        </w:tc>
      </w:tr>
      <w:tr w:rsidR="004266B3" w:rsidRPr="004266B3" w14:paraId="110BF8D8" w14:textId="77777777" w:rsidTr="006875DA">
        <w:trPr>
          <w:trHeight w:val="138"/>
          <w:jc w:val="center"/>
        </w:trPr>
        <w:tc>
          <w:tcPr>
            <w:tcW w:w="788" w:type="pct"/>
            <w:vAlign w:val="center"/>
          </w:tcPr>
          <w:p w14:paraId="4311DB96"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Other</w:t>
            </w:r>
          </w:p>
        </w:tc>
        <w:tc>
          <w:tcPr>
            <w:tcW w:w="445" w:type="pct"/>
            <w:vAlign w:val="center"/>
          </w:tcPr>
          <w:p w14:paraId="1F21EDF9"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29 (5.7)</w:t>
            </w:r>
          </w:p>
        </w:tc>
        <w:tc>
          <w:tcPr>
            <w:tcW w:w="587" w:type="pct"/>
            <w:vAlign w:val="center"/>
          </w:tcPr>
          <w:p w14:paraId="73B3332F"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476 (94.3)</w:t>
            </w:r>
          </w:p>
        </w:tc>
        <w:tc>
          <w:tcPr>
            <w:tcW w:w="689" w:type="pct"/>
            <w:vMerge/>
            <w:vAlign w:val="center"/>
          </w:tcPr>
          <w:p w14:paraId="3CBF8816" w14:textId="77777777" w:rsidR="00C2040A" w:rsidRPr="0063530A" w:rsidRDefault="00C2040A" w:rsidP="0063530A">
            <w:pPr>
              <w:rPr>
                <w:rFonts w:ascii="Times New Roman" w:hAnsi="Times New Roman" w:cs="Times New Roman"/>
                <w:sz w:val="20"/>
                <w:szCs w:val="20"/>
              </w:rPr>
            </w:pPr>
          </w:p>
        </w:tc>
        <w:tc>
          <w:tcPr>
            <w:tcW w:w="389" w:type="pct"/>
            <w:vAlign w:val="center"/>
          </w:tcPr>
          <w:p w14:paraId="1AD49121"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22 (3.7)</w:t>
            </w:r>
          </w:p>
        </w:tc>
        <w:tc>
          <w:tcPr>
            <w:tcW w:w="398" w:type="pct"/>
            <w:vAlign w:val="center"/>
          </w:tcPr>
          <w:p w14:paraId="67D0705C"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567 (96.3)</w:t>
            </w:r>
          </w:p>
        </w:tc>
        <w:tc>
          <w:tcPr>
            <w:tcW w:w="435" w:type="pct"/>
            <w:vMerge/>
            <w:vAlign w:val="center"/>
          </w:tcPr>
          <w:p w14:paraId="42735D4D" w14:textId="77777777" w:rsidR="00C2040A" w:rsidRPr="0063530A" w:rsidRDefault="00C2040A" w:rsidP="0063530A">
            <w:pPr>
              <w:rPr>
                <w:rFonts w:ascii="Times New Roman" w:hAnsi="Times New Roman" w:cs="Times New Roman"/>
                <w:sz w:val="20"/>
                <w:szCs w:val="20"/>
              </w:rPr>
            </w:pPr>
          </w:p>
        </w:tc>
        <w:tc>
          <w:tcPr>
            <w:tcW w:w="389" w:type="pct"/>
            <w:vAlign w:val="center"/>
          </w:tcPr>
          <w:p w14:paraId="5ECF31AE"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25 (10.0)</w:t>
            </w:r>
          </w:p>
        </w:tc>
        <w:tc>
          <w:tcPr>
            <w:tcW w:w="445" w:type="pct"/>
            <w:vAlign w:val="center"/>
          </w:tcPr>
          <w:p w14:paraId="4DB1D0D4"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229 (90.0)</w:t>
            </w:r>
          </w:p>
        </w:tc>
        <w:tc>
          <w:tcPr>
            <w:tcW w:w="435" w:type="pct"/>
            <w:vMerge/>
            <w:vAlign w:val="center"/>
          </w:tcPr>
          <w:p w14:paraId="39A52F15" w14:textId="77777777" w:rsidR="00C2040A" w:rsidRPr="0063530A" w:rsidRDefault="00C2040A" w:rsidP="0063530A">
            <w:pPr>
              <w:rPr>
                <w:rFonts w:ascii="Times New Roman" w:hAnsi="Times New Roman" w:cs="Times New Roman"/>
                <w:sz w:val="20"/>
                <w:szCs w:val="20"/>
              </w:rPr>
            </w:pPr>
          </w:p>
        </w:tc>
      </w:tr>
      <w:tr w:rsidR="00C2040A" w:rsidRPr="00200D44" w14:paraId="6F682E7C" w14:textId="77777777" w:rsidTr="00057F81">
        <w:trPr>
          <w:trHeight w:val="138"/>
          <w:jc w:val="center"/>
        </w:trPr>
        <w:tc>
          <w:tcPr>
            <w:tcW w:w="5000" w:type="pct"/>
            <w:gridSpan w:val="10"/>
            <w:vAlign w:val="center"/>
          </w:tcPr>
          <w:p w14:paraId="13564380"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Toilet facilities shared</w:t>
            </w:r>
          </w:p>
        </w:tc>
      </w:tr>
      <w:tr w:rsidR="004266B3" w:rsidRPr="004266B3" w14:paraId="0A961E05" w14:textId="77777777" w:rsidTr="006875DA">
        <w:trPr>
          <w:trHeight w:val="434"/>
          <w:jc w:val="center"/>
        </w:trPr>
        <w:tc>
          <w:tcPr>
            <w:tcW w:w="788" w:type="pct"/>
            <w:vAlign w:val="center"/>
          </w:tcPr>
          <w:p w14:paraId="0ACC329A"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Yes</w:t>
            </w:r>
          </w:p>
        </w:tc>
        <w:tc>
          <w:tcPr>
            <w:tcW w:w="445" w:type="pct"/>
            <w:vAlign w:val="center"/>
          </w:tcPr>
          <w:p w14:paraId="56BDF29E"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943 (7.5)</w:t>
            </w:r>
          </w:p>
        </w:tc>
        <w:tc>
          <w:tcPr>
            <w:tcW w:w="587" w:type="pct"/>
            <w:vAlign w:val="center"/>
          </w:tcPr>
          <w:p w14:paraId="50118BD6"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11636 (92.5)</w:t>
            </w:r>
          </w:p>
        </w:tc>
        <w:tc>
          <w:tcPr>
            <w:tcW w:w="689" w:type="pct"/>
            <w:vMerge w:val="restart"/>
            <w:vAlign w:val="center"/>
          </w:tcPr>
          <w:p w14:paraId="4C2E74EC" w14:textId="77777777" w:rsidR="00C2040A" w:rsidRPr="0063530A" w:rsidRDefault="00C2040A" w:rsidP="0063530A">
            <w:pPr>
              <w:rPr>
                <w:rFonts w:ascii="Times New Roman" w:hAnsi="Times New Roman" w:cs="Times New Roman"/>
                <w:b/>
                <w:bCs/>
                <w:sz w:val="20"/>
                <w:szCs w:val="20"/>
              </w:rPr>
            </w:pPr>
            <w:r w:rsidRPr="0063530A">
              <w:rPr>
                <w:rFonts w:ascii="Times New Roman" w:hAnsi="Times New Roman" w:cs="Times New Roman"/>
                <w:b/>
                <w:bCs/>
                <w:sz w:val="20"/>
                <w:szCs w:val="20"/>
              </w:rPr>
              <w:t>0.016</w:t>
            </w:r>
          </w:p>
        </w:tc>
        <w:tc>
          <w:tcPr>
            <w:tcW w:w="389" w:type="pct"/>
            <w:vAlign w:val="center"/>
          </w:tcPr>
          <w:p w14:paraId="2D4855F5"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175 (3.4)</w:t>
            </w:r>
          </w:p>
        </w:tc>
        <w:tc>
          <w:tcPr>
            <w:tcW w:w="398" w:type="pct"/>
            <w:vAlign w:val="center"/>
          </w:tcPr>
          <w:p w14:paraId="4B1651C6"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4942 (96.6)</w:t>
            </w:r>
          </w:p>
        </w:tc>
        <w:tc>
          <w:tcPr>
            <w:tcW w:w="435" w:type="pct"/>
            <w:vMerge w:val="restart"/>
            <w:vAlign w:val="center"/>
          </w:tcPr>
          <w:p w14:paraId="324BF47E" w14:textId="77777777" w:rsidR="00C2040A" w:rsidRPr="0063530A" w:rsidRDefault="00C2040A" w:rsidP="0063530A">
            <w:pPr>
              <w:rPr>
                <w:rFonts w:ascii="Times New Roman" w:hAnsi="Times New Roman" w:cs="Times New Roman"/>
                <w:b/>
                <w:bCs/>
                <w:sz w:val="20"/>
                <w:szCs w:val="20"/>
              </w:rPr>
            </w:pPr>
            <w:r w:rsidRPr="0063530A">
              <w:rPr>
                <w:rFonts w:ascii="Times New Roman" w:hAnsi="Times New Roman" w:cs="Times New Roman"/>
                <w:b/>
                <w:bCs/>
                <w:sz w:val="20"/>
                <w:szCs w:val="20"/>
              </w:rPr>
              <w:t>0.038</w:t>
            </w:r>
          </w:p>
        </w:tc>
        <w:tc>
          <w:tcPr>
            <w:tcW w:w="389" w:type="pct"/>
            <w:vAlign w:val="center"/>
          </w:tcPr>
          <w:p w14:paraId="26EF5E44"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541 (7.8)</w:t>
            </w:r>
          </w:p>
        </w:tc>
        <w:tc>
          <w:tcPr>
            <w:tcW w:w="445" w:type="pct"/>
            <w:vAlign w:val="center"/>
          </w:tcPr>
          <w:p w14:paraId="48001E09"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6365 (92.2)</w:t>
            </w:r>
          </w:p>
        </w:tc>
        <w:tc>
          <w:tcPr>
            <w:tcW w:w="435" w:type="pct"/>
            <w:vMerge w:val="restart"/>
            <w:vAlign w:val="center"/>
          </w:tcPr>
          <w:p w14:paraId="478D161C" w14:textId="77777777" w:rsidR="00C2040A" w:rsidRPr="0063530A" w:rsidRDefault="00C2040A" w:rsidP="0063530A">
            <w:pPr>
              <w:rPr>
                <w:rFonts w:ascii="Times New Roman" w:hAnsi="Times New Roman" w:cs="Times New Roman"/>
                <w:b/>
                <w:bCs/>
                <w:sz w:val="20"/>
                <w:szCs w:val="20"/>
              </w:rPr>
            </w:pPr>
            <w:r w:rsidRPr="0063530A">
              <w:rPr>
                <w:rFonts w:ascii="Times New Roman" w:hAnsi="Times New Roman" w:cs="Times New Roman"/>
                <w:b/>
                <w:bCs/>
                <w:sz w:val="20"/>
                <w:szCs w:val="20"/>
              </w:rPr>
              <w:t>0.001</w:t>
            </w:r>
          </w:p>
        </w:tc>
      </w:tr>
      <w:tr w:rsidR="004266B3" w:rsidRPr="004266B3" w14:paraId="063AAC10" w14:textId="77777777" w:rsidTr="006875DA">
        <w:trPr>
          <w:trHeight w:val="288"/>
          <w:jc w:val="center"/>
        </w:trPr>
        <w:tc>
          <w:tcPr>
            <w:tcW w:w="788" w:type="pct"/>
            <w:vAlign w:val="center"/>
          </w:tcPr>
          <w:p w14:paraId="3C0A643B"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No</w:t>
            </w:r>
          </w:p>
        </w:tc>
        <w:tc>
          <w:tcPr>
            <w:tcW w:w="445" w:type="pct"/>
            <w:vAlign w:val="center"/>
          </w:tcPr>
          <w:p w14:paraId="75B41109"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1076 (6.6)</w:t>
            </w:r>
          </w:p>
        </w:tc>
        <w:tc>
          <w:tcPr>
            <w:tcW w:w="587" w:type="pct"/>
            <w:vAlign w:val="center"/>
          </w:tcPr>
          <w:p w14:paraId="17FE6BCD"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15123 (93.4)</w:t>
            </w:r>
          </w:p>
        </w:tc>
        <w:tc>
          <w:tcPr>
            <w:tcW w:w="689" w:type="pct"/>
            <w:vMerge/>
            <w:vAlign w:val="center"/>
          </w:tcPr>
          <w:p w14:paraId="167A4FBF" w14:textId="77777777" w:rsidR="00C2040A" w:rsidRPr="0063530A" w:rsidRDefault="00C2040A" w:rsidP="0063530A">
            <w:pPr>
              <w:rPr>
                <w:rFonts w:ascii="Times New Roman" w:hAnsi="Times New Roman" w:cs="Times New Roman"/>
                <w:sz w:val="20"/>
                <w:szCs w:val="20"/>
              </w:rPr>
            </w:pPr>
          </w:p>
        </w:tc>
        <w:tc>
          <w:tcPr>
            <w:tcW w:w="389" w:type="pct"/>
            <w:vAlign w:val="center"/>
          </w:tcPr>
          <w:p w14:paraId="6D5215AB"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603 (4.2)</w:t>
            </w:r>
          </w:p>
        </w:tc>
        <w:tc>
          <w:tcPr>
            <w:tcW w:w="398" w:type="pct"/>
            <w:vAlign w:val="center"/>
          </w:tcPr>
          <w:p w14:paraId="011645AC"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13815 (95.8)</w:t>
            </w:r>
          </w:p>
        </w:tc>
        <w:tc>
          <w:tcPr>
            <w:tcW w:w="435" w:type="pct"/>
            <w:vMerge/>
            <w:vAlign w:val="center"/>
          </w:tcPr>
          <w:p w14:paraId="4E7B9766" w14:textId="77777777" w:rsidR="00C2040A" w:rsidRPr="0063530A" w:rsidRDefault="00C2040A" w:rsidP="0063530A">
            <w:pPr>
              <w:rPr>
                <w:rFonts w:ascii="Times New Roman" w:hAnsi="Times New Roman" w:cs="Times New Roman"/>
                <w:sz w:val="20"/>
                <w:szCs w:val="20"/>
              </w:rPr>
            </w:pPr>
          </w:p>
        </w:tc>
        <w:tc>
          <w:tcPr>
            <w:tcW w:w="389" w:type="pct"/>
            <w:vAlign w:val="center"/>
          </w:tcPr>
          <w:p w14:paraId="766BFB92"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1027 (6.5)</w:t>
            </w:r>
          </w:p>
        </w:tc>
        <w:tc>
          <w:tcPr>
            <w:tcW w:w="445" w:type="pct"/>
            <w:vAlign w:val="center"/>
          </w:tcPr>
          <w:p w14:paraId="279EFB57"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14781 (93.5)</w:t>
            </w:r>
          </w:p>
        </w:tc>
        <w:tc>
          <w:tcPr>
            <w:tcW w:w="435" w:type="pct"/>
            <w:vMerge/>
            <w:vAlign w:val="center"/>
          </w:tcPr>
          <w:p w14:paraId="191CF048" w14:textId="77777777" w:rsidR="00C2040A" w:rsidRPr="0063530A" w:rsidRDefault="00C2040A" w:rsidP="0063530A">
            <w:pPr>
              <w:rPr>
                <w:rFonts w:ascii="Times New Roman" w:hAnsi="Times New Roman" w:cs="Times New Roman"/>
                <w:sz w:val="20"/>
                <w:szCs w:val="20"/>
              </w:rPr>
            </w:pPr>
          </w:p>
        </w:tc>
      </w:tr>
      <w:tr w:rsidR="00C2040A" w:rsidRPr="00200D44" w14:paraId="362ECB5E" w14:textId="77777777" w:rsidTr="00057F81">
        <w:trPr>
          <w:trHeight w:val="288"/>
          <w:jc w:val="center"/>
        </w:trPr>
        <w:tc>
          <w:tcPr>
            <w:tcW w:w="5000" w:type="pct"/>
            <w:gridSpan w:val="10"/>
            <w:vAlign w:val="center"/>
          </w:tcPr>
          <w:p w14:paraId="13E7943E"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Toilet facility type</w:t>
            </w:r>
          </w:p>
        </w:tc>
      </w:tr>
      <w:tr w:rsidR="004266B3" w:rsidRPr="004266B3" w14:paraId="62D73F16" w14:textId="77777777" w:rsidTr="006875DA">
        <w:trPr>
          <w:trHeight w:val="288"/>
          <w:jc w:val="center"/>
        </w:trPr>
        <w:tc>
          <w:tcPr>
            <w:tcW w:w="788" w:type="pct"/>
            <w:vAlign w:val="center"/>
          </w:tcPr>
          <w:p w14:paraId="3C3C9B82"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Improved</w:t>
            </w:r>
          </w:p>
        </w:tc>
        <w:tc>
          <w:tcPr>
            <w:tcW w:w="445" w:type="pct"/>
            <w:vAlign w:val="center"/>
          </w:tcPr>
          <w:p w14:paraId="7C269334"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1436 (6.5)</w:t>
            </w:r>
          </w:p>
        </w:tc>
        <w:tc>
          <w:tcPr>
            <w:tcW w:w="587" w:type="pct"/>
            <w:vAlign w:val="center"/>
          </w:tcPr>
          <w:p w14:paraId="6EEA2EF2"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20646 (93.5)</w:t>
            </w:r>
          </w:p>
        </w:tc>
        <w:tc>
          <w:tcPr>
            <w:tcW w:w="689" w:type="pct"/>
            <w:vMerge w:val="restart"/>
            <w:vAlign w:val="center"/>
          </w:tcPr>
          <w:p w14:paraId="2917D9E6" w14:textId="77777777" w:rsidR="00C2040A" w:rsidRPr="0063530A" w:rsidRDefault="00C2040A" w:rsidP="0063530A">
            <w:pPr>
              <w:rPr>
                <w:rFonts w:ascii="Times New Roman" w:hAnsi="Times New Roman" w:cs="Times New Roman"/>
                <w:b/>
                <w:bCs/>
                <w:sz w:val="20"/>
                <w:szCs w:val="20"/>
              </w:rPr>
            </w:pPr>
            <w:r w:rsidRPr="0063530A">
              <w:rPr>
                <w:rFonts w:ascii="Times New Roman" w:hAnsi="Times New Roman" w:cs="Times New Roman"/>
                <w:b/>
                <w:bCs/>
                <w:sz w:val="20"/>
                <w:szCs w:val="20"/>
              </w:rPr>
              <w:t>&lt;0.001</w:t>
            </w:r>
          </w:p>
        </w:tc>
        <w:tc>
          <w:tcPr>
            <w:tcW w:w="389" w:type="pct"/>
            <w:vAlign w:val="center"/>
          </w:tcPr>
          <w:p w14:paraId="130F1A42"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758 (4.0)</w:t>
            </w:r>
          </w:p>
        </w:tc>
        <w:tc>
          <w:tcPr>
            <w:tcW w:w="398" w:type="pct"/>
            <w:vAlign w:val="center"/>
          </w:tcPr>
          <w:p w14:paraId="456F1750"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18343 (96.0)</w:t>
            </w:r>
          </w:p>
        </w:tc>
        <w:tc>
          <w:tcPr>
            <w:tcW w:w="435" w:type="pct"/>
            <w:vMerge w:val="restart"/>
            <w:vAlign w:val="center"/>
          </w:tcPr>
          <w:p w14:paraId="51DE40E3" w14:textId="46D667CC"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0.</w:t>
            </w:r>
            <w:r w:rsidR="004266B3">
              <w:rPr>
                <w:rFonts w:ascii="Times New Roman" w:hAnsi="Times New Roman" w:cs="Times New Roman"/>
                <w:sz w:val="20"/>
                <w:szCs w:val="20"/>
              </w:rPr>
              <w:t>868</w:t>
            </w:r>
          </w:p>
        </w:tc>
        <w:tc>
          <w:tcPr>
            <w:tcW w:w="389" w:type="pct"/>
            <w:vAlign w:val="center"/>
          </w:tcPr>
          <w:p w14:paraId="566C22B9"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1491 (6.8)</w:t>
            </w:r>
          </w:p>
        </w:tc>
        <w:tc>
          <w:tcPr>
            <w:tcW w:w="445" w:type="pct"/>
            <w:vAlign w:val="center"/>
          </w:tcPr>
          <w:p w14:paraId="0D7D0062"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20531 (93.2)</w:t>
            </w:r>
          </w:p>
        </w:tc>
        <w:tc>
          <w:tcPr>
            <w:tcW w:w="435" w:type="pct"/>
            <w:vMerge w:val="restart"/>
            <w:vAlign w:val="center"/>
          </w:tcPr>
          <w:p w14:paraId="0F8455AB" w14:textId="77777777" w:rsidR="00C2040A" w:rsidRPr="0063530A" w:rsidRDefault="00C2040A" w:rsidP="0063530A">
            <w:pPr>
              <w:rPr>
                <w:rFonts w:ascii="Times New Roman" w:hAnsi="Times New Roman" w:cs="Times New Roman"/>
                <w:b/>
                <w:bCs/>
                <w:sz w:val="20"/>
                <w:szCs w:val="20"/>
              </w:rPr>
            </w:pPr>
            <w:r w:rsidRPr="0063530A">
              <w:rPr>
                <w:rFonts w:ascii="Times New Roman" w:hAnsi="Times New Roman" w:cs="Times New Roman"/>
                <w:b/>
                <w:bCs/>
                <w:sz w:val="20"/>
                <w:szCs w:val="20"/>
              </w:rPr>
              <w:t>0.001</w:t>
            </w:r>
          </w:p>
        </w:tc>
      </w:tr>
      <w:tr w:rsidR="004266B3" w:rsidRPr="004266B3" w14:paraId="381D96AE" w14:textId="77777777" w:rsidTr="006875DA">
        <w:trPr>
          <w:trHeight w:val="288"/>
          <w:jc w:val="center"/>
        </w:trPr>
        <w:tc>
          <w:tcPr>
            <w:tcW w:w="788" w:type="pct"/>
            <w:vAlign w:val="center"/>
          </w:tcPr>
          <w:p w14:paraId="769C1125"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Non-improved</w:t>
            </w:r>
          </w:p>
        </w:tc>
        <w:tc>
          <w:tcPr>
            <w:tcW w:w="445" w:type="pct"/>
            <w:vAlign w:val="center"/>
          </w:tcPr>
          <w:p w14:paraId="5C4AB6B2" w14:textId="2A58E7F5"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81</w:t>
            </w:r>
            <w:r w:rsidR="00D305FD" w:rsidRPr="0063530A">
              <w:rPr>
                <w:rFonts w:ascii="Times New Roman" w:hAnsi="Times New Roman" w:cs="Times New Roman"/>
                <w:sz w:val="20"/>
                <w:szCs w:val="20"/>
              </w:rPr>
              <w:t>4</w:t>
            </w:r>
            <w:r w:rsidRPr="0063530A">
              <w:rPr>
                <w:rFonts w:ascii="Times New Roman" w:hAnsi="Times New Roman" w:cs="Times New Roman"/>
                <w:sz w:val="20"/>
                <w:szCs w:val="20"/>
              </w:rPr>
              <w:t xml:space="preserve"> (8.7)</w:t>
            </w:r>
          </w:p>
        </w:tc>
        <w:tc>
          <w:tcPr>
            <w:tcW w:w="587" w:type="pct"/>
            <w:vAlign w:val="center"/>
          </w:tcPr>
          <w:p w14:paraId="394FA70D" w14:textId="2FC77C98"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85</w:t>
            </w:r>
            <w:r w:rsidR="00D305FD" w:rsidRPr="0063530A">
              <w:rPr>
                <w:rFonts w:ascii="Times New Roman" w:hAnsi="Times New Roman" w:cs="Times New Roman"/>
                <w:sz w:val="20"/>
                <w:szCs w:val="20"/>
              </w:rPr>
              <w:t xml:space="preserve">97 </w:t>
            </w:r>
            <w:r w:rsidRPr="0063530A">
              <w:rPr>
                <w:rFonts w:ascii="Times New Roman" w:hAnsi="Times New Roman" w:cs="Times New Roman"/>
                <w:sz w:val="20"/>
                <w:szCs w:val="20"/>
              </w:rPr>
              <w:t>(91.4)</w:t>
            </w:r>
          </w:p>
        </w:tc>
        <w:tc>
          <w:tcPr>
            <w:tcW w:w="689" w:type="pct"/>
            <w:vMerge/>
            <w:vAlign w:val="center"/>
          </w:tcPr>
          <w:p w14:paraId="3FC87623" w14:textId="77777777" w:rsidR="00C2040A" w:rsidRPr="0063530A" w:rsidRDefault="00C2040A" w:rsidP="0063530A">
            <w:pPr>
              <w:rPr>
                <w:rFonts w:ascii="Times New Roman" w:hAnsi="Times New Roman" w:cs="Times New Roman"/>
                <w:sz w:val="20"/>
                <w:szCs w:val="20"/>
              </w:rPr>
            </w:pPr>
          </w:p>
        </w:tc>
        <w:tc>
          <w:tcPr>
            <w:tcW w:w="389" w:type="pct"/>
            <w:vAlign w:val="center"/>
          </w:tcPr>
          <w:p w14:paraId="08690372" w14:textId="0CCB6461"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3</w:t>
            </w:r>
            <w:r w:rsidR="004266B3">
              <w:rPr>
                <w:rFonts w:ascii="Times New Roman" w:hAnsi="Times New Roman" w:cs="Times New Roman"/>
                <w:sz w:val="20"/>
                <w:szCs w:val="20"/>
              </w:rPr>
              <w:t xml:space="preserve">1 </w:t>
            </w:r>
            <w:r w:rsidRPr="0063530A">
              <w:rPr>
                <w:rFonts w:ascii="Times New Roman" w:hAnsi="Times New Roman" w:cs="Times New Roman"/>
                <w:sz w:val="20"/>
                <w:szCs w:val="20"/>
              </w:rPr>
              <w:t>(4.</w:t>
            </w:r>
            <w:r w:rsidR="004266B3">
              <w:rPr>
                <w:rFonts w:ascii="Times New Roman" w:hAnsi="Times New Roman" w:cs="Times New Roman"/>
                <w:sz w:val="20"/>
                <w:szCs w:val="20"/>
              </w:rPr>
              <w:t>1</w:t>
            </w:r>
            <w:r w:rsidRPr="0063530A">
              <w:rPr>
                <w:rFonts w:ascii="Times New Roman" w:hAnsi="Times New Roman" w:cs="Times New Roman"/>
                <w:sz w:val="20"/>
                <w:szCs w:val="20"/>
              </w:rPr>
              <w:t>)</w:t>
            </w:r>
          </w:p>
        </w:tc>
        <w:tc>
          <w:tcPr>
            <w:tcW w:w="398" w:type="pct"/>
            <w:vAlign w:val="center"/>
          </w:tcPr>
          <w:p w14:paraId="3FB5E104" w14:textId="4E4CBBBB"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72</w:t>
            </w:r>
            <w:r w:rsidR="004266B3">
              <w:rPr>
                <w:rFonts w:ascii="Times New Roman" w:hAnsi="Times New Roman" w:cs="Times New Roman"/>
                <w:sz w:val="20"/>
                <w:szCs w:val="20"/>
              </w:rPr>
              <w:t>9</w:t>
            </w:r>
            <w:r w:rsidRPr="0063530A">
              <w:rPr>
                <w:rFonts w:ascii="Times New Roman" w:hAnsi="Times New Roman" w:cs="Times New Roman"/>
                <w:sz w:val="20"/>
                <w:szCs w:val="20"/>
              </w:rPr>
              <w:t xml:space="preserve"> (9</w:t>
            </w:r>
            <w:r w:rsidR="004266B3">
              <w:rPr>
                <w:rFonts w:ascii="Times New Roman" w:hAnsi="Times New Roman" w:cs="Times New Roman"/>
                <w:sz w:val="20"/>
                <w:szCs w:val="20"/>
              </w:rPr>
              <w:t>5.9</w:t>
            </w:r>
            <w:r w:rsidRPr="0063530A">
              <w:rPr>
                <w:rFonts w:ascii="Times New Roman" w:hAnsi="Times New Roman" w:cs="Times New Roman"/>
                <w:sz w:val="20"/>
                <w:szCs w:val="20"/>
              </w:rPr>
              <w:t>)</w:t>
            </w:r>
          </w:p>
        </w:tc>
        <w:tc>
          <w:tcPr>
            <w:tcW w:w="435" w:type="pct"/>
            <w:vMerge/>
            <w:vAlign w:val="center"/>
          </w:tcPr>
          <w:p w14:paraId="3F861D8F" w14:textId="77777777" w:rsidR="00C2040A" w:rsidRPr="0063530A" w:rsidRDefault="00C2040A" w:rsidP="0063530A">
            <w:pPr>
              <w:rPr>
                <w:rFonts w:ascii="Times New Roman" w:hAnsi="Times New Roman" w:cs="Times New Roman"/>
                <w:sz w:val="20"/>
                <w:szCs w:val="20"/>
              </w:rPr>
            </w:pPr>
          </w:p>
        </w:tc>
        <w:tc>
          <w:tcPr>
            <w:tcW w:w="389" w:type="pct"/>
            <w:vAlign w:val="center"/>
          </w:tcPr>
          <w:p w14:paraId="1728DF41"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104 (9.8)</w:t>
            </w:r>
          </w:p>
        </w:tc>
        <w:tc>
          <w:tcPr>
            <w:tcW w:w="445" w:type="pct"/>
            <w:vAlign w:val="center"/>
          </w:tcPr>
          <w:p w14:paraId="16096E19"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958 (90.2)</w:t>
            </w:r>
          </w:p>
        </w:tc>
        <w:tc>
          <w:tcPr>
            <w:tcW w:w="435" w:type="pct"/>
            <w:vMerge/>
            <w:vAlign w:val="center"/>
          </w:tcPr>
          <w:p w14:paraId="02D17261" w14:textId="77777777" w:rsidR="00C2040A" w:rsidRPr="0063530A" w:rsidRDefault="00C2040A" w:rsidP="0063530A">
            <w:pPr>
              <w:rPr>
                <w:rFonts w:ascii="Times New Roman" w:hAnsi="Times New Roman" w:cs="Times New Roman"/>
                <w:sz w:val="20"/>
                <w:szCs w:val="20"/>
              </w:rPr>
            </w:pPr>
          </w:p>
        </w:tc>
      </w:tr>
      <w:tr w:rsidR="00C2040A" w:rsidRPr="00200D44" w14:paraId="4F57F298" w14:textId="77777777" w:rsidTr="00057F81">
        <w:trPr>
          <w:trHeight w:val="288"/>
          <w:jc w:val="center"/>
        </w:trPr>
        <w:tc>
          <w:tcPr>
            <w:tcW w:w="5000" w:type="pct"/>
            <w:gridSpan w:val="10"/>
            <w:vAlign w:val="center"/>
          </w:tcPr>
          <w:p w14:paraId="305887A1"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Salt Iodization</w:t>
            </w:r>
          </w:p>
        </w:tc>
      </w:tr>
      <w:tr w:rsidR="004266B3" w:rsidRPr="004266B3" w14:paraId="16F4E12D" w14:textId="77777777" w:rsidTr="006875DA">
        <w:trPr>
          <w:trHeight w:val="288"/>
          <w:jc w:val="center"/>
        </w:trPr>
        <w:tc>
          <w:tcPr>
            <w:tcW w:w="788" w:type="pct"/>
            <w:vAlign w:val="center"/>
          </w:tcPr>
          <w:p w14:paraId="7C029984"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Yes</w:t>
            </w:r>
          </w:p>
        </w:tc>
        <w:tc>
          <w:tcPr>
            <w:tcW w:w="445" w:type="pct"/>
            <w:vAlign w:val="center"/>
          </w:tcPr>
          <w:p w14:paraId="0AC8572A"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1803 (6.9)</w:t>
            </w:r>
          </w:p>
        </w:tc>
        <w:tc>
          <w:tcPr>
            <w:tcW w:w="587" w:type="pct"/>
            <w:vAlign w:val="center"/>
          </w:tcPr>
          <w:p w14:paraId="42C4A3A0"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24430 (93.1)</w:t>
            </w:r>
          </w:p>
        </w:tc>
        <w:tc>
          <w:tcPr>
            <w:tcW w:w="689" w:type="pct"/>
            <w:vMerge w:val="restart"/>
            <w:vAlign w:val="center"/>
          </w:tcPr>
          <w:p w14:paraId="0CC601E7" w14:textId="77777777" w:rsidR="00C2040A" w:rsidRPr="0063530A" w:rsidRDefault="00C2040A" w:rsidP="0063530A">
            <w:pPr>
              <w:rPr>
                <w:rFonts w:ascii="Times New Roman" w:hAnsi="Times New Roman" w:cs="Times New Roman"/>
                <w:b/>
                <w:bCs/>
                <w:sz w:val="20"/>
                <w:szCs w:val="20"/>
              </w:rPr>
            </w:pPr>
            <w:r w:rsidRPr="0063530A">
              <w:rPr>
                <w:rFonts w:ascii="Times New Roman" w:hAnsi="Times New Roman" w:cs="Times New Roman"/>
                <w:b/>
                <w:bCs/>
                <w:sz w:val="20"/>
                <w:szCs w:val="20"/>
              </w:rPr>
              <w:t>&lt;0.001</w:t>
            </w:r>
          </w:p>
        </w:tc>
        <w:tc>
          <w:tcPr>
            <w:tcW w:w="389" w:type="pct"/>
            <w:vAlign w:val="center"/>
          </w:tcPr>
          <w:p w14:paraId="2343A70E"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591 (4.0)</w:t>
            </w:r>
          </w:p>
        </w:tc>
        <w:tc>
          <w:tcPr>
            <w:tcW w:w="398" w:type="pct"/>
            <w:vAlign w:val="center"/>
          </w:tcPr>
          <w:p w14:paraId="756C7709"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14067 (96.0)</w:t>
            </w:r>
          </w:p>
        </w:tc>
        <w:tc>
          <w:tcPr>
            <w:tcW w:w="435" w:type="pct"/>
            <w:vMerge w:val="restart"/>
            <w:vAlign w:val="center"/>
          </w:tcPr>
          <w:p w14:paraId="5D1F81E3"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0.601</w:t>
            </w:r>
          </w:p>
        </w:tc>
        <w:tc>
          <w:tcPr>
            <w:tcW w:w="389" w:type="pct"/>
            <w:vAlign w:val="center"/>
          </w:tcPr>
          <w:p w14:paraId="1CC6D7C7"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1141 (6.6)</w:t>
            </w:r>
          </w:p>
        </w:tc>
        <w:tc>
          <w:tcPr>
            <w:tcW w:w="445" w:type="pct"/>
            <w:vAlign w:val="center"/>
          </w:tcPr>
          <w:p w14:paraId="1350BFDE"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16239 (93.4)</w:t>
            </w:r>
          </w:p>
        </w:tc>
        <w:tc>
          <w:tcPr>
            <w:tcW w:w="435" w:type="pct"/>
            <w:vMerge w:val="restart"/>
            <w:vAlign w:val="center"/>
          </w:tcPr>
          <w:p w14:paraId="1BDD6192" w14:textId="77777777" w:rsidR="00C2040A" w:rsidRPr="0063530A" w:rsidRDefault="00C2040A" w:rsidP="0063530A">
            <w:pPr>
              <w:rPr>
                <w:rFonts w:ascii="Times New Roman" w:hAnsi="Times New Roman" w:cs="Times New Roman"/>
                <w:b/>
                <w:bCs/>
                <w:sz w:val="20"/>
                <w:szCs w:val="20"/>
              </w:rPr>
            </w:pPr>
            <w:r w:rsidRPr="0063530A">
              <w:rPr>
                <w:rFonts w:ascii="Times New Roman" w:hAnsi="Times New Roman" w:cs="Times New Roman"/>
                <w:b/>
                <w:bCs/>
                <w:sz w:val="20"/>
                <w:szCs w:val="20"/>
              </w:rPr>
              <w:t>0.002</w:t>
            </w:r>
          </w:p>
        </w:tc>
      </w:tr>
      <w:tr w:rsidR="004266B3" w:rsidRPr="004266B3" w14:paraId="2FCBCD42" w14:textId="77777777" w:rsidTr="006875DA">
        <w:trPr>
          <w:trHeight w:val="288"/>
          <w:jc w:val="center"/>
        </w:trPr>
        <w:tc>
          <w:tcPr>
            <w:tcW w:w="788" w:type="pct"/>
            <w:vAlign w:val="center"/>
          </w:tcPr>
          <w:p w14:paraId="4B6F4B98"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No</w:t>
            </w:r>
          </w:p>
        </w:tc>
        <w:tc>
          <w:tcPr>
            <w:tcW w:w="445" w:type="pct"/>
            <w:vAlign w:val="center"/>
          </w:tcPr>
          <w:p w14:paraId="07B3F4AB"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449 (8.6)</w:t>
            </w:r>
          </w:p>
        </w:tc>
        <w:tc>
          <w:tcPr>
            <w:tcW w:w="587" w:type="pct"/>
            <w:vAlign w:val="center"/>
          </w:tcPr>
          <w:p w14:paraId="1DBDED8F"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4793 (91.4)</w:t>
            </w:r>
          </w:p>
        </w:tc>
        <w:tc>
          <w:tcPr>
            <w:tcW w:w="689" w:type="pct"/>
            <w:vMerge/>
            <w:vAlign w:val="center"/>
          </w:tcPr>
          <w:p w14:paraId="1A4F4B96" w14:textId="77777777" w:rsidR="00C2040A" w:rsidRPr="0063530A" w:rsidRDefault="00C2040A" w:rsidP="0063530A">
            <w:pPr>
              <w:rPr>
                <w:rFonts w:ascii="Times New Roman" w:hAnsi="Times New Roman" w:cs="Times New Roman"/>
                <w:sz w:val="20"/>
                <w:szCs w:val="20"/>
              </w:rPr>
            </w:pPr>
          </w:p>
        </w:tc>
        <w:tc>
          <w:tcPr>
            <w:tcW w:w="389" w:type="pct"/>
            <w:vAlign w:val="center"/>
          </w:tcPr>
          <w:p w14:paraId="6F137BA7"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199 (3.8)</w:t>
            </w:r>
          </w:p>
        </w:tc>
        <w:tc>
          <w:tcPr>
            <w:tcW w:w="398" w:type="pct"/>
            <w:vAlign w:val="center"/>
          </w:tcPr>
          <w:p w14:paraId="597B9E6B"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5002 (96.2)</w:t>
            </w:r>
          </w:p>
        </w:tc>
        <w:tc>
          <w:tcPr>
            <w:tcW w:w="435" w:type="pct"/>
            <w:vMerge/>
            <w:vAlign w:val="center"/>
          </w:tcPr>
          <w:p w14:paraId="7679464F" w14:textId="77777777" w:rsidR="00C2040A" w:rsidRPr="0063530A" w:rsidRDefault="00C2040A" w:rsidP="0063530A">
            <w:pPr>
              <w:rPr>
                <w:rFonts w:ascii="Times New Roman" w:hAnsi="Times New Roman" w:cs="Times New Roman"/>
                <w:sz w:val="20"/>
                <w:szCs w:val="20"/>
              </w:rPr>
            </w:pPr>
          </w:p>
        </w:tc>
        <w:tc>
          <w:tcPr>
            <w:tcW w:w="389" w:type="pct"/>
            <w:vAlign w:val="center"/>
          </w:tcPr>
          <w:p w14:paraId="258B43EE"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455 (8.0)</w:t>
            </w:r>
          </w:p>
        </w:tc>
        <w:tc>
          <w:tcPr>
            <w:tcW w:w="445" w:type="pct"/>
            <w:vAlign w:val="center"/>
          </w:tcPr>
          <w:p w14:paraId="6AB9C56B"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5244 (92.0)</w:t>
            </w:r>
          </w:p>
        </w:tc>
        <w:tc>
          <w:tcPr>
            <w:tcW w:w="435" w:type="pct"/>
            <w:vMerge/>
            <w:vAlign w:val="center"/>
          </w:tcPr>
          <w:p w14:paraId="73D79068" w14:textId="77777777" w:rsidR="00C2040A" w:rsidRPr="0063530A" w:rsidRDefault="00C2040A" w:rsidP="0063530A">
            <w:pPr>
              <w:rPr>
                <w:rFonts w:ascii="Times New Roman" w:hAnsi="Times New Roman" w:cs="Times New Roman"/>
                <w:sz w:val="20"/>
                <w:szCs w:val="20"/>
              </w:rPr>
            </w:pPr>
          </w:p>
        </w:tc>
      </w:tr>
      <w:tr w:rsidR="00C2040A" w:rsidRPr="00200D44" w14:paraId="41F98BAF" w14:textId="77777777" w:rsidTr="00057F81">
        <w:trPr>
          <w:trHeight w:val="288"/>
          <w:jc w:val="center"/>
        </w:trPr>
        <w:tc>
          <w:tcPr>
            <w:tcW w:w="5000" w:type="pct"/>
            <w:gridSpan w:val="10"/>
            <w:vAlign w:val="center"/>
          </w:tcPr>
          <w:p w14:paraId="388E30F9"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Mass Media</w:t>
            </w:r>
          </w:p>
        </w:tc>
      </w:tr>
      <w:tr w:rsidR="004266B3" w:rsidRPr="004266B3" w14:paraId="001C0045" w14:textId="77777777" w:rsidTr="006875DA">
        <w:trPr>
          <w:trHeight w:val="288"/>
          <w:jc w:val="center"/>
        </w:trPr>
        <w:tc>
          <w:tcPr>
            <w:tcW w:w="788" w:type="pct"/>
            <w:vAlign w:val="center"/>
          </w:tcPr>
          <w:p w14:paraId="1D70A081"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Yes</w:t>
            </w:r>
          </w:p>
        </w:tc>
        <w:tc>
          <w:tcPr>
            <w:tcW w:w="445" w:type="pct"/>
            <w:vAlign w:val="center"/>
          </w:tcPr>
          <w:p w14:paraId="04CA25DF"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587" w:type="pct"/>
            <w:vAlign w:val="center"/>
          </w:tcPr>
          <w:p w14:paraId="5A1B878B"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689" w:type="pct"/>
            <w:vMerge w:val="restart"/>
            <w:vAlign w:val="center"/>
          </w:tcPr>
          <w:p w14:paraId="6D2BCDCA"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389" w:type="pct"/>
            <w:vAlign w:val="center"/>
          </w:tcPr>
          <w:p w14:paraId="4482A69C"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398 (4.3)</w:t>
            </w:r>
          </w:p>
        </w:tc>
        <w:tc>
          <w:tcPr>
            <w:tcW w:w="398" w:type="pct"/>
            <w:vAlign w:val="center"/>
          </w:tcPr>
          <w:p w14:paraId="633E7B9F" w14:textId="70CAD91C"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8845 (95.</w:t>
            </w:r>
            <w:r w:rsidR="004266B3">
              <w:rPr>
                <w:rFonts w:ascii="Times New Roman" w:hAnsi="Times New Roman" w:cs="Times New Roman"/>
                <w:sz w:val="20"/>
                <w:szCs w:val="20"/>
              </w:rPr>
              <w:t>7</w:t>
            </w:r>
            <w:r w:rsidRPr="0063530A">
              <w:rPr>
                <w:rFonts w:ascii="Times New Roman" w:hAnsi="Times New Roman" w:cs="Times New Roman"/>
                <w:sz w:val="20"/>
                <w:szCs w:val="20"/>
              </w:rPr>
              <w:t>)</w:t>
            </w:r>
          </w:p>
        </w:tc>
        <w:tc>
          <w:tcPr>
            <w:tcW w:w="435" w:type="pct"/>
            <w:vMerge w:val="restart"/>
            <w:vAlign w:val="center"/>
          </w:tcPr>
          <w:p w14:paraId="6F197181"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0.817</w:t>
            </w:r>
          </w:p>
        </w:tc>
        <w:tc>
          <w:tcPr>
            <w:tcW w:w="389" w:type="pct"/>
            <w:vAlign w:val="center"/>
          </w:tcPr>
          <w:p w14:paraId="3E244D89"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851 (6.6)</w:t>
            </w:r>
          </w:p>
        </w:tc>
        <w:tc>
          <w:tcPr>
            <w:tcW w:w="445" w:type="pct"/>
            <w:vAlign w:val="center"/>
          </w:tcPr>
          <w:p w14:paraId="11BF5B5C"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11968 (93.4)</w:t>
            </w:r>
          </w:p>
        </w:tc>
        <w:tc>
          <w:tcPr>
            <w:tcW w:w="435" w:type="pct"/>
            <w:vMerge w:val="restart"/>
            <w:vAlign w:val="center"/>
          </w:tcPr>
          <w:p w14:paraId="7520A30C"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0.059</w:t>
            </w:r>
          </w:p>
        </w:tc>
      </w:tr>
      <w:tr w:rsidR="004266B3" w:rsidRPr="004266B3" w14:paraId="287CBF8B" w14:textId="77777777" w:rsidTr="006875DA">
        <w:trPr>
          <w:trHeight w:val="288"/>
          <w:jc w:val="center"/>
        </w:trPr>
        <w:tc>
          <w:tcPr>
            <w:tcW w:w="788" w:type="pct"/>
            <w:vAlign w:val="center"/>
          </w:tcPr>
          <w:p w14:paraId="4D4302C0"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No</w:t>
            </w:r>
          </w:p>
        </w:tc>
        <w:tc>
          <w:tcPr>
            <w:tcW w:w="445" w:type="pct"/>
            <w:vAlign w:val="center"/>
          </w:tcPr>
          <w:p w14:paraId="1ECD559F"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587" w:type="pct"/>
            <w:vAlign w:val="center"/>
          </w:tcPr>
          <w:p w14:paraId="465A7CC5"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689" w:type="pct"/>
            <w:vMerge/>
            <w:vAlign w:val="center"/>
          </w:tcPr>
          <w:p w14:paraId="18715A66" w14:textId="77777777" w:rsidR="00C2040A" w:rsidRPr="0063530A" w:rsidRDefault="00C2040A" w:rsidP="0063530A">
            <w:pPr>
              <w:rPr>
                <w:rFonts w:ascii="Times New Roman" w:hAnsi="Times New Roman" w:cs="Times New Roman"/>
                <w:sz w:val="20"/>
                <w:szCs w:val="20"/>
              </w:rPr>
            </w:pPr>
          </w:p>
        </w:tc>
        <w:tc>
          <w:tcPr>
            <w:tcW w:w="389" w:type="pct"/>
            <w:vAlign w:val="center"/>
          </w:tcPr>
          <w:p w14:paraId="4FA5C3CF"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363 (4.2)</w:t>
            </w:r>
          </w:p>
        </w:tc>
        <w:tc>
          <w:tcPr>
            <w:tcW w:w="398" w:type="pct"/>
            <w:vAlign w:val="center"/>
          </w:tcPr>
          <w:p w14:paraId="2555C45A"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8250 (95.8)</w:t>
            </w:r>
          </w:p>
        </w:tc>
        <w:tc>
          <w:tcPr>
            <w:tcW w:w="435" w:type="pct"/>
            <w:vMerge/>
            <w:vAlign w:val="center"/>
          </w:tcPr>
          <w:p w14:paraId="665A769A" w14:textId="77777777" w:rsidR="00C2040A" w:rsidRPr="0063530A" w:rsidRDefault="00C2040A" w:rsidP="0063530A">
            <w:pPr>
              <w:rPr>
                <w:rFonts w:ascii="Times New Roman" w:hAnsi="Times New Roman" w:cs="Times New Roman"/>
                <w:sz w:val="20"/>
                <w:szCs w:val="20"/>
              </w:rPr>
            </w:pPr>
          </w:p>
        </w:tc>
        <w:tc>
          <w:tcPr>
            <w:tcW w:w="389" w:type="pct"/>
            <w:vAlign w:val="center"/>
          </w:tcPr>
          <w:p w14:paraId="3784DDD8"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634 (7.4)</w:t>
            </w:r>
          </w:p>
        </w:tc>
        <w:tc>
          <w:tcPr>
            <w:tcW w:w="445" w:type="pct"/>
            <w:vAlign w:val="center"/>
          </w:tcPr>
          <w:p w14:paraId="7F3F7085"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7930 (92.6)</w:t>
            </w:r>
          </w:p>
        </w:tc>
        <w:tc>
          <w:tcPr>
            <w:tcW w:w="435" w:type="pct"/>
            <w:vMerge/>
            <w:vAlign w:val="center"/>
          </w:tcPr>
          <w:p w14:paraId="3FCCA257" w14:textId="77777777" w:rsidR="00C2040A" w:rsidRPr="0063530A" w:rsidRDefault="00C2040A" w:rsidP="0063530A">
            <w:pPr>
              <w:rPr>
                <w:rFonts w:ascii="Times New Roman" w:hAnsi="Times New Roman" w:cs="Times New Roman"/>
                <w:sz w:val="20"/>
                <w:szCs w:val="20"/>
              </w:rPr>
            </w:pPr>
          </w:p>
        </w:tc>
      </w:tr>
      <w:tr w:rsidR="00C2040A" w:rsidRPr="00200D44" w14:paraId="59640A52" w14:textId="77777777" w:rsidTr="00057F81">
        <w:trPr>
          <w:trHeight w:val="257"/>
          <w:jc w:val="center"/>
        </w:trPr>
        <w:tc>
          <w:tcPr>
            <w:tcW w:w="5000" w:type="pct"/>
            <w:gridSpan w:val="10"/>
            <w:vAlign w:val="center"/>
          </w:tcPr>
          <w:p w14:paraId="54CD0C77"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Household size</w:t>
            </w:r>
          </w:p>
        </w:tc>
      </w:tr>
      <w:tr w:rsidR="004266B3" w:rsidRPr="004266B3" w14:paraId="709CEB85" w14:textId="77777777" w:rsidTr="006875DA">
        <w:trPr>
          <w:trHeight w:val="257"/>
          <w:jc w:val="center"/>
        </w:trPr>
        <w:tc>
          <w:tcPr>
            <w:tcW w:w="788" w:type="pct"/>
            <w:vAlign w:val="center"/>
          </w:tcPr>
          <w:p w14:paraId="6DECC480"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&lt;5</w:t>
            </w:r>
          </w:p>
        </w:tc>
        <w:tc>
          <w:tcPr>
            <w:tcW w:w="445" w:type="pct"/>
            <w:vAlign w:val="center"/>
          </w:tcPr>
          <w:p w14:paraId="2F3B651A"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718 (6.9)</w:t>
            </w:r>
          </w:p>
        </w:tc>
        <w:tc>
          <w:tcPr>
            <w:tcW w:w="587" w:type="pct"/>
            <w:vAlign w:val="center"/>
          </w:tcPr>
          <w:p w14:paraId="14A26100"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9708 (93.1)</w:t>
            </w:r>
          </w:p>
        </w:tc>
        <w:tc>
          <w:tcPr>
            <w:tcW w:w="689" w:type="pct"/>
            <w:vMerge w:val="restart"/>
            <w:vAlign w:val="center"/>
          </w:tcPr>
          <w:p w14:paraId="34700C93"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0.322</w:t>
            </w:r>
          </w:p>
        </w:tc>
        <w:tc>
          <w:tcPr>
            <w:tcW w:w="389" w:type="pct"/>
            <w:vAlign w:val="center"/>
          </w:tcPr>
          <w:p w14:paraId="499F397F"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426 (3.8)</w:t>
            </w:r>
          </w:p>
        </w:tc>
        <w:tc>
          <w:tcPr>
            <w:tcW w:w="398" w:type="pct"/>
            <w:vAlign w:val="center"/>
          </w:tcPr>
          <w:p w14:paraId="7C6D8BA9"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10960 (96.3)</w:t>
            </w:r>
          </w:p>
        </w:tc>
        <w:tc>
          <w:tcPr>
            <w:tcW w:w="435" w:type="pct"/>
            <w:vMerge w:val="restart"/>
            <w:vAlign w:val="center"/>
          </w:tcPr>
          <w:p w14:paraId="1193BA06"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0.154</w:t>
            </w:r>
          </w:p>
        </w:tc>
        <w:tc>
          <w:tcPr>
            <w:tcW w:w="389" w:type="pct"/>
            <w:vAlign w:val="center"/>
          </w:tcPr>
          <w:p w14:paraId="6B5433BF"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925 (6.7)</w:t>
            </w:r>
          </w:p>
        </w:tc>
        <w:tc>
          <w:tcPr>
            <w:tcW w:w="445" w:type="pct"/>
            <w:vAlign w:val="center"/>
          </w:tcPr>
          <w:p w14:paraId="18520FBD"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12865 (93.3)</w:t>
            </w:r>
          </w:p>
        </w:tc>
        <w:tc>
          <w:tcPr>
            <w:tcW w:w="435" w:type="pct"/>
            <w:vMerge w:val="restart"/>
            <w:vAlign w:val="center"/>
          </w:tcPr>
          <w:p w14:paraId="1F328820"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0.191</w:t>
            </w:r>
          </w:p>
        </w:tc>
      </w:tr>
      <w:tr w:rsidR="004266B3" w:rsidRPr="004266B3" w14:paraId="33DDD261" w14:textId="77777777" w:rsidTr="006875DA">
        <w:trPr>
          <w:trHeight w:val="257"/>
          <w:jc w:val="center"/>
        </w:trPr>
        <w:tc>
          <w:tcPr>
            <w:tcW w:w="788" w:type="pct"/>
            <w:vAlign w:val="center"/>
          </w:tcPr>
          <w:p w14:paraId="4F043A7D"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5/5+</w:t>
            </w:r>
          </w:p>
        </w:tc>
        <w:tc>
          <w:tcPr>
            <w:tcW w:w="445" w:type="pct"/>
            <w:vAlign w:val="center"/>
          </w:tcPr>
          <w:p w14:paraId="704499E9"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1536 (7.3)</w:t>
            </w:r>
          </w:p>
        </w:tc>
        <w:tc>
          <w:tcPr>
            <w:tcW w:w="587" w:type="pct"/>
            <w:vAlign w:val="center"/>
          </w:tcPr>
          <w:p w14:paraId="12D16AF2"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19587 (92.7)</w:t>
            </w:r>
          </w:p>
        </w:tc>
        <w:tc>
          <w:tcPr>
            <w:tcW w:w="689" w:type="pct"/>
            <w:vMerge/>
            <w:vAlign w:val="center"/>
          </w:tcPr>
          <w:p w14:paraId="07007D97" w14:textId="77777777" w:rsidR="00C2040A" w:rsidRPr="0063530A" w:rsidRDefault="00C2040A" w:rsidP="0063530A">
            <w:pPr>
              <w:rPr>
                <w:rFonts w:ascii="Times New Roman" w:hAnsi="Times New Roman" w:cs="Times New Roman"/>
                <w:sz w:val="20"/>
                <w:szCs w:val="20"/>
              </w:rPr>
            </w:pPr>
          </w:p>
        </w:tc>
        <w:tc>
          <w:tcPr>
            <w:tcW w:w="389" w:type="pct"/>
            <w:vAlign w:val="center"/>
          </w:tcPr>
          <w:p w14:paraId="38DEBBC2"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363 (4.3)</w:t>
            </w:r>
          </w:p>
        </w:tc>
        <w:tc>
          <w:tcPr>
            <w:tcW w:w="398" w:type="pct"/>
            <w:vAlign w:val="center"/>
          </w:tcPr>
          <w:p w14:paraId="53D5DA44"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8111 (95.7)</w:t>
            </w:r>
          </w:p>
        </w:tc>
        <w:tc>
          <w:tcPr>
            <w:tcW w:w="435" w:type="pct"/>
            <w:vMerge/>
            <w:vAlign w:val="center"/>
          </w:tcPr>
          <w:p w14:paraId="4E2345E8" w14:textId="77777777" w:rsidR="00C2040A" w:rsidRPr="0063530A" w:rsidRDefault="00C2040A" w:rsidP="0063530A">
            <w:pPr>
              <w:rPr>
                <w:rFonts w:ascii="Times New Roman" w:hAnsi="Times New Roman" w:cs="Times New Roman"/>
                <w:sz w:val="20"/>
                <w:szCs w:val="20"/>
              </w:rPr>
            </w:pPr>
          </w:p>
        </w:tc>
        <w:tc>
          <w:tcPr>
            <w:tcW w:w="389" w:type="pct"/>
            <w:vAlign w:val="center"/>
          </w:tcPr>
          <w:p w14:paraId="3A3DC201"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671 (7.2)</w:t>
            </w:r>
          </w:p>
        </w:tc>
        <w:tc>
          <w:tcPr>
            <w:tcW w:w="445" w:type="pct"/>
            <w:vAlign w:val="center"/>
          </w:tcPr>
          <w:p w14:paraId="6E486957"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8626 (92.8)</w:t>
            </w:r>
          </w:p>
        </w:tc>
        <w:tc>
          <w:tcPr>
            <w:tcW w:w="435" w:type="pct"/>
            <w:vMerge/>
            <w:vAlign w:val="center"/>
          </w:tcPr>
          <w:p w14:paraId="6AFE2BA9" w14:textId="77777777" w:rsidR="00C2040A" w:rsidRPr="0063530A" w:rsidRDefault="00C2040A" w:rsidP="0063530A">
            <w:pPr>
              <w:rPr>
                <w:rFonts w:ascii="Times New Roman" w:hAnsi="Times New Roman" w:cs="Times New Roman"/>
                <w:sz w:val="20"/>
                <w:szCs w:val="20"/>
              </w:rPr>
            </w:pPr>
          </w:p>
        </w:tc>
      </w:tr>
      <w:tr w:rsidR="00C2040A" w:rsidRPr="00200D44" w14:paraId="2E16FEE4" w14:textId="77777777" w:rsidTr="00057F81">
        <w:trPr>
          <w:trHeight w:val="257"/>
          <w:jc w:val="center"/>
        </w:trPr>
        <w:tc>
          <w:tcPr>
            <w:tcW w:w="5000" w:type="pct"/>
            <w:gridSpan w:val="10"/>
            <w:vAlign w:val="center"/>
          </w:tcPr>
          <w:p w14:paraId="5FDCA0F0"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Livestock ownership</w:t>
            </w:r>
          </w:p>
        </w:tc>
      </w:tr>
      <w:tr w:rsidR="004266B3" w:rsidRPr="004266B3" w14:paraId="6A9AC20E" w14:textId="77777777" w:rsidTr="006875DA">
        <w:trPr>
          <w:trHeight w:val="257"/>
          <w:jc w:val="center"/>
        </w:trPr>
        <w:tc>
          <w:tcPr>
            <w:tcW w:w="788" w:type="pct"/>
            <w:vAlign w:val="center"/>
          </w:tcPr>
          <w:p w14:paraId="433D334A"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Yes</w:t>
            </w:r>
          </w:p>
        </w:tc>
        <w:tc>
          <w:tcPr>
            <w:tcW w:w="445" w:type="pct"/>
            <w:vAlign w:val="center"/>
          </w:tcPr>
          <w:p w14:paraId="1DE57C25"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587" w:type="pct"/>
            <w:vAlign w:val="center"/>
          </w:tcPr>
          <w:p w14:paraId="07D85E41"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689" w:type="pct"/>
            <w:vMerge w:val="restart"/>
            <w:vAlign w:val="center"/>
          </w:tcPr>
          <w:p w14:paraId="12A489AE"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389" w:type="pct"/>
            <w:vAlign w:val="center"/>
          </w:tcPr>
          <w:p w14:paraId="4D42962D"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452 (4.0)</w:t>
            </w:r>
          </w:p>
        </w:tc>
        <w:tc>
          <w:tcPr>
            <w:tcW w:w="398" w:type="pct"/>
            <w:vAlign w:val="center"/>
          </w:tcPr>
          <w:p w14:paraId="0E881E82"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10773 (96.0)</w:t>
            </w:r>
          </w:p>
        </w:tc>
        <w:tc>
          <w:tcPr>
            <w:tcW w:w="435" w:type="pct"/>
            <w:vMerge w:val="restart"/>
            <w:vAlign w:val="center"/>
          </w:tcPr>
          <w:p w14:paraId="170712C2"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0.786</w:t>
            </w:r>
          </w:p>
        </w:tc>
        <w:tc>
          <w:tcPr>
            <w:tcW w:w="389" w:type="pct"/>
            <w:vAlign w:val="center"/>
          </w:tcPr>
          <w:p w14:paraId="0567526E"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913 (6.9)</w:t>
            </w:r>
          </w:p>
        </w:tc>
        <w:tc>
          <w:tcPr>
            <w:tcW w:w="445" w:type="pct"/>
            <w:vAlign w:val="center"/>
          </w:tcPr>
          <w:p w14:paraId="67D1F10B"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12329 (93.1)</w:t>
            </w:r>
          </w:p>
        </w:tc>
        <w:tc>
          <w:tcPr>
            <w:tcW w:w="435" w:type="pct"/>
            <w:vMerge w:val="restart"/>
            <w:vAlign w:val="center"/>
          </w:tcPr>
          <w:p w14:paraId="7C191DD7"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0.858</w:t>
            </w:r>
          </w:p>
        </w:tc>
      </w:tr>
      <w:tr w:rsidR="004266B3" w:rsidRPr="004266B3" w14:paraId="1FD307FA" w14:textId="77777777" w:rsidTr="006875DA">
        <w:trPr>
          <w:trHeight w:val="257"/>
          <w:jc w:val="center"/>
        </w:trPr>
        <w:tc>
          <w:tcPr>
            <w:tcW w:w="788" w:type="pct"/>
            <w:vAlign w:val="center"/>
          </w:tcPr>
          <w:p w14:paraId="4E138427"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No</w:t>
            </w:r>
          </w:p>
        </w:tc>
        <w:tc>
          <w:tcPr>
            <w:tcW w:w="445" w:type="pct"/>
            <w:vAlign w:val="center"/>
          </w:tcPr>
          <w:p w14:paraId="5DC1A9AD"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587" w:type="pct"/>
            <w:vAlign w:val="center"/>
          </w:tcPr>
          <w:p w14:paraId="6997460F"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689" w:type="pct"/>
            <w:vMerge/>
            <w:vAlign w:val="center"/>
          </w:tcPr>
          <w:p w14:paraId="6B67A316" w14:textId="77777777" w:rsidR="00C2040A" w:rsidRPr="0063530A" w:rsidRDefault="00C2040A" w:rsidP="0063530A">
            <w:pPr>
              <w:rPr>
                <w:rFonts w:ascii="Times New Roman" w:hAnsi="Times New Roman" w:cs="Times New Roman"/>
                <w:sz w:val="20"/>
                <w:szCs w:val="20"/>
              </w:rPr>
            </w:pPr>
          </w:p>
        </w:tc>
        <w:tc>
          <w:tcPr>
            <w:tcW w:w="389" w:type="pct"/>
            <w:vAlign w:val="center"/>
          </w:tcPr>
          <w:p w14:paraId="01E86394"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336 (3.9)</w:t>
            </w:r>
          </w:p>
        </w:tc>
        <w:tc>
          <w:tcPr>
            <w:tcW w:w="398" w:type="pct"/>
            <w:vAlign w:val="center"/>
          </w:tcPr>
          <w:p w14:paraId="4B40DD7C"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8234 (96.1)</w:t>
            </w:r>
          </w:p>
        </w:tc>
        <w:tc>
          <w:tcPr>
            <w:tcW w:w="435" w:type="pct"/>
            <w:vMerge/>
            <w:vAlign w:val="center"/>
          </w:tcPr>
          <w:p w14:paraId="127DCB26" w14:textId="77777777" w:rsidR="00C2040A" w:rsidRPr="0063530A" w:rsidRDefault="00C2040A" w:rsidP="0063530A">
            <w:pPr>
              <w:rPr>
                <w:rFonts w:ascii="Times New Roman" w:hAnsi="Times New Roman" w:cs="Times New Roman"/>
                <w:sz w:val="20"/>
                <w:szCs w:val="20"/>
              </w:rPr>
            </w:pPr>
          </w:p>
        </w:tc>
        <w:tc>
          <w:tcPr>
            <w:tcW w:w="389" w:type="pct"/>
            <w:vAlign w:val="center"/>
          </w:tcPr>
          <w:p w14:paraId="7EE726E6"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682 (6.9)</w:t>
            </w:r>
          </w:p>
        </w:tc>
        <w:tc>
          <w:tcPr>
            <w:tcW w:w="445" w:type="pct"/>
            <w:vAlign w:val="center"/>
          </w:tcPr>
          <w:p w14:paraId="04CC4B4E"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9116 (93.1)</w:t>
            </w:r>
          </w:p>
        </w:tc>
        <w:tc>
          <w:tcPr>
            <w:tcW w:w="435" w:type="pct"/>
            <w:vMerge/>
            <w:vAlign w:val="center"/>
          </w:tcPr>
          <w:p w14:paraId="2C71ABA8" w14:textId="77777777" w:rsidR="00C2040A" w:rsidRPr="0063530A" w:rsidRDefault="00C2040A" w:rsidP="0063530A">
            <w:pPr>
              <w:rPr>
                <w:rFonts w:ascii="Times New Roman" w:hAnsi="Times New Roman" w:cs="Times New Roman"/>
                <w:sz w:val="20"/>
                <w:szCs w:val="20"/>
              </w:rPr>
            </w:pPr>
          </w:p>
        </w:tc>
      </w:tr>
      <w:tr w:rsidR="00C2040A" w:rsidRPr="00200D44" w14:paraId="7234E196" w14:textId="77777777" w:rsidTr="00057F81">
        <w:trPr>
          <w:trHeight w:val="257"/>
          <w:jc w:val="center"/>
        </w:trPr>
        <w:tc>
          <w:tcPr>
            <w:tcW w:w="5000" w:type="pct"/>
            <w:gridSpan w:val="10"/>
            <w:vAlign w:val="center"/>
          </w:tcPr>
          <w:p w14:paraId="7DE5C148"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Source water type</w:t>
            </w:r>
          </w:p>
        </w:tc>
      </w:tr>
      <w:tr w:rsidR="004266B3" w:rsidRPr="004266B3" w14:paraId="41CBE673" w14:textId="77777777" w:rsidTr="006875DA">
        <w:trPr>
          <w:trHeight w:val="257"/>
          <w:jc w:val="center"/>
        </w:trPr>
        <w:tc>
          <w:tcPr>
            <w:tcW w:w="788" w:type="pct"/>
            <w:vAlign w:val="center"/>
          </w:tcPr>
          <w:p w14:paraId="71BF3033"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Improved</w:t>
            </w:r>
          </w:p>
        </w:tc>
        <w:tc>
          <w:tcPr>
            <w:tcW w:w="445" w:type="pct"/>
            <w:vAlign w:val="center"/>
          </w:tcPr>
          <w:p w14:paraId="4EA90658"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2216 (7.1)</w:t>
            </w:r>
          </w:p>
        </w:tc>
        <w:tc>
          <w:tcPr>
            <w:tcW w:w="587" w:type="pct"/>
            <w:vAlign w:val="center"/>
          </w:tcPr>
          <w:p w14:paraId="45653483"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28783 (92.9)</w:t>
            </w:r>
          </w:p>
        </w:tc>
        <w:tc>
          <w:tcPr>
            <w:tcW w:w="689" w:type="pct"/>
            <w:vMerge w:val="restart"/>
            <w:vAlign w:val="center"/>
          </w:tcPr>
          <w:p w14:paraId="569C578F"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0.854</w:t>
            </w:r>
          </w:p>
        </w:tc>
        <w:tc>
          <w:tcPr>
            <w:tcW w:w="389" w:type="pct"/>
            <w:vAlign w:val="center"/>
          </w:tcPr>
          <w:p w14:paraId="46D7FE36"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772 (4.0)</w:t>
            </w:r>
          </w:p>
        </w:tc>
        <w:tc>
          <w:tcPr>
            <w:tcW w:w="398" w:type="pct"/>
            <w:vAlign w:val="center"/>
          </w:tcPr>
          <w:p w14:paraId="674041B8"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18590 (96.0)</w:t>
            </w:r>
          </w:p>
        </w:tc>
        <w:tc>
          <w:tcPr>
            <w:tcW w:w="435" w:type="pct"/>
            <w:vMerge w:val="restart"/>
            <w:vAlign w:val="center"/>
          </w:tcPr>
          <w:p w14:paraId="27262376"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0.687</w:t>
            </w:r>
          </w:p>
        </w:tc>
        <w:tc>
          <w:tcPr>
            <w:tcW w:w="389" w:type="pct"/>
            <w:vAlign w:val="center"/>
          </w:tcPr>
          <w:p w14:paraId="7D2B23C1"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1566 (6.90)</w:t>
            </w:r>
          </w:p>
        </w:tc>
        <w:tc>
          <w:tcPr>
            <w:tcW w:w="445" w:type="pct"/>
            <w:vAlign w:val="center"/>
          </w:tcPr>
          <w:p w14:paraId="7B07A4A9"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21122 (93.10)</w:t>
            </w:r>
          </w:p>
        </w:tc>
        <w:tc>
          <w:tcPr>
            <w:tcW w:w="435" w:type="pct"/>
            <w:vMerge w:val="restart"/>
            <w:vAlign w:val="center"/>
          </w:tcPr>
          <w:p w14:paraId="6F44E9D8"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0.537</w:t>
            </w:r>
          </w:p>
        </w:tc>
      </w:tr>
      <w:tr w:rsidR="004266B3" w:rsidRPr="004266B3" w14:paraId="75012A88" w14:textId="77777777" w:rsidTr="006875DA">
        <w:trPr>
          <w:trHeight w:val="257"/>
          <w:jc w:val="center"/>
        </w:trPr>
        <w:tc>
          <w:tcPr>
            <w:tcW w:w="788" w:type="pct"/>
            <w:vAlign w:val="center"/>
          </w:tcPr>
          <w:p w14:paraId="4654A1AB"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Unimproved</w:t>
            </w:r>
          </w:p>
        </w:tc>
        <w:tc>
          <w:tcPr>
            <w:tcW w:w="445" w:type="pct"/>
            <w:vAlign w:val="center"/>
          </w:tcPr>
          <w:p w14:paraId="37CAF96F"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38 (6.9)</w:t>
            </w:r>
          </w:p>
        </w:tc>
        <w:tc>
          <w:tcPr>
            <w:tcW w:w="587" w:type="pct"/>
            <w:vAlign w:val="center"/>
          </w:tcPr>
          <w:p w14:paraId="00CFE8C7"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508 (93.1)</w:t>
            </w:r>
          </w:p>
        </w:tc>
        <w:tc>
          <w:tcPr>
            <w:tcW w:w="689" w:type="pct"/>
            <w:vMerge/>
            <w:vAlign w:val="center"/>
          </w:tcPr>
          <w:p w14:paraId="4321B86A" w14:textId="77777777" w:rsidR="00C2040A" w:rsidRPr="0063530A" w:rsidRDefault="00C2040A" w:rsidP="0063530A">
            <w:pPr>
              <w:rPr>
                <w:rFonts w:ascii="Times New Roman" w:hAnsi="Times New Roman" w:cs="Times New Roman"/>
                <w:sz w:val="20"/>
                <w:szCs w:val="20"/>
              </w:rPr>
            </w:pPr>
          </w:p>
        </w:tc>
        <w:tc>
          <w:tcPr>
            <w:tcW w:w="389" w:type="pct"/>
            <w:vAlign w:val="center"/>
          </w:tcPr>
          <w:p w14:paraId="7FAC9518"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17 (3.5)</w:t>
            </w:r>
          </w:p>
        </w:tc>
        <w:tc>
          <w:tcPr>
            <w:tcW w:w="398" w:type="pct"/>
            <w:vAlign w:val="center"/>
          </w:tcPr>
          <w:p w14:paraId="1AE0B62D"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481 (96.5)</w:t>
            </w:r>
          </w:p>
        </w:tc>
        <w:tc>
          <w:tcPr>
            <w:tcW w:w="435" w:type="pct"/>
            <w:vMerge/>
            <w:vAlign w:val="center"/>
          </w:tcPr>
          <w:p w14:paraId="39B9AAF3" w14:textId="77777777" w:rsidR="00C2040A" w:rsidRPr="0063530A" w:rsidRDefault="00C2040A" w:rsidP="0063530A">
            <w:pPr>
              <w:rPr>
                <w:rFonts w:ascii="Times New Roman" w:hAnsi="Times New Roman" w:cs="Times New Roman"/>
                <w:sz w:val="20"/>
                <w:szCs w:val="20"/>
              </w:rPr>
            </w:pPr>
          </w:p>
        </w:tc>
        <w:tc>
          <w:tcPr>
            <w:tcW w:w="389" w:type="pct"/>
            <w:vAlign w:val="center"/>
          </w:tcPr>
          <w:p w14:paraId="22DFF483"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30 (7.54)</w:t>
            </w:r>
          </w:p>
        </w:tc>
        <w:tc>
          <w:tcPr>
            <w:tcW w:w="445" w:type="pct"/>
            <w:vAlign w:val="center"/>
          </w:tcPr>
          <w:p w14:paraId="04B3FCF7"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370 (92.50)</w:t>
            </w:r>
          </w:p>
        </w:tc>
        <w:tc>
          <w:tcPr>
            <w:tcW w:w="435" w:type="pct"/>
            <w:vMerge/>
            <w:vAlign w:val="center"/>
          </w:tcPr>
          <w:p w14:paraId="07FC4C20" w14:textId="77777777" w:rsidR="00C2040A" w:rsidRPr="0063530A" w:rsidRDefault="00C2040A" w:rsidP="0063530A">
            <w:pPr>
              <w:rPr>
                <w:rFonts w:ascii="Times New Roman" w:hAnsi="Times New Roman" w:cs="Times New Roman"/>
                <w:sz w:val="20"/>
                <w:szCs w:val="20"/>
              </w:rPr>
            </w:pPr>
          </w:p>
        </w:tc>
      </w:tr>
      <w:tr w:rsidR="00C2040A" w:rsidRPr="00200D44" w14:paraId="7BC43BC3" w14:textId="77777777" w:rsidTr="00057F81">
        <w:trPr>
          <w:trHeight w:val="257"/>
          <w:jc w:val="center"/>
        </w:trPr>
        <w:tc>
          <w:tcPr>
            <w:tcW w:w="5000" w:type="pct"/>
            <w:gridSpan w:val="10"/>
            <w:vAlign w:val="center"/>
          </w:tcPr>
          <w:p w14:paraId="48C9AB7A" w14:textId="2FC9EDA1"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Source of water</w:t>
            </w:r>
          </w:p>
        </w:tc>
      </w:tr>
      <w:tr w:rsidR="004266B3" w:rsidRPr="004266B3" w14:paraId="04254AC2" w14:textId="77777777" w:rsidTr="006875DA">
        <w:trPr>
          <w:trHeight w:val="257"/>
          <w:jc w:val="center"/>
        </w:trPr>
        <w:tc>
          <w:tcPr>
            <w:tcW w:w="788" w:type="pct"/>
            <w:vAlign w:val="center"/>
          </w:tcPr>
          <w:p w14:paraId="32359CE1"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Direct from source</w:t>
            </w:r>
          </w:p>
        </w:tc>
        <w:tc>
          <w:tcPr>
            <w:tcW w:w="445" w:type="pct"/>
            <w:vAlign w:val="center"/>
          </w:tcPr>
          <w:p w14:paraId="4DD03316"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587" w:type="pct"/>
            <w:vAlign w:val="center"/>
          </w:tcPr>
          <w:p w14:paraId="4744BA8B"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689" w:type="pct"/>
            <w:vMerge w:val="restart"/>
            <w:vAlign w:val="center"/>
          </w:tcPr>
          <w:p w14:paraId="32B54163"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389" w:type="pct"/>
            <w:vAlign w:val="center"/>
          </w:tcPr>
          <w:p w14:paraId="6E9A331A"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8 (3.7)</w:t>
            </w:r>
          </w:p>
        </w:tc>
        <w:tc>
          <w:tcPr>
            <w:tcW w:w="398" w:type="pct"/>
            <w:vAlign w:val="center"/>
          </w:tcPr>
          <w:p w14:paraId="2CA758DE"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218 (96.3)</w:t>
            </w:r>
          </w:p>
        </w:tc>
        <w:tc>
          <w:tcPr>
            <w:tcW w:w="435" w:type="pct"/>
            <w:vMerge w:val="restart"/>
            <w:vAlign w:val="center"/>
          </w:tcPr>
          <w:p w14:paraId="2B091032"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0.097</w:t>
            </w:r>
          </w:p>
        </w:tc>
        <w:tc>
          <w:tcPr>
            <w:tcW w:w="389" w:type="pct"/>
            <w:vAlign w:val="center"/>
          </w:tcPr>
          <w:p w14:paraId="15BF15F3"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27 (8.7)</w:t>
            </w:r>
          </w:p>
        </w:tc>
        <w:tc>
          <w:tcPr>
            <w:tcW w:w="445" w:type="pct"/>
            <w:vAlign w:val="center"/>
          </w:tcPr>
          <w:p w14:paraId="5EB9BF33"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290 (91.4)</w:t>
            </w:r>
          </w:p>
        </w:tc>
        <w:tc>
          <w:tcPr>
            <w:tcW w:w="435" w:type="pct"/>
            <w:vMerge w:val="restart"/>
            <w:vAlign w:val="center"/>
          </w:tcPr>
          <w:p w14:paraId="16E90303"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0.366</w:t>
            </w:r>
          </w:p>
        </w:tc>
      </w:tr>
      <w:tr w:rsidR="004266B3" w:rsidRPr="004266B3" w14:paraId="7FA87BB7" w14:textId="77777777" w:rsidTr="006875DA">
        <w:trPr>
          <w:trHeight w:val="257"/>
          <w:jc w:val="center"/>
        </w:trPr>
        <w:tc>
          <w:tcPr>
            <w:tcW w:w="788" w:type="pct"/>
            <w:vAlign w:val="center"/>
          </w:tcPr>
          <w:p w14:paraId="25B19E97"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lastRenderedPageBreak/>
              <w:t>Covered container</w:t>
            </w:r>
          </w:p>
        </w:tc>
        <w:tc>
          <w:tcPr>
            <w:tcW w:w="445" w:type="pct"/>
            <w:vAlign w:val="center"/>
          </w:tcPr>
          <w:p w14:paraId="2A1DBD7B"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587" w:type="pct"/>
            <w:vAlign w:val="center"/>
          </w:tcPr>
          <w:p w14:paraId="51FADB1E"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689" w:type="pct"/>
            <w:vMerge/>
            <w:vAlign w:val="center"/>
          </w:tcPr>
          <w:p w14:paraId="1FB4FA06" w14:textId="77777777" w:rsidR="00C2040A" w:rsidRPr="0063530A" w:rsidRDefault="00C2040A" w:rsidP="0063530A">
            <w:pPr>
              <w:rPr>
                <w:rFonts w:ascii="Times New Roman" w:hAnsi="Times New Roman" w:cs="Times New Roman"/>
                <w:sz w:val="20"/>
                <w:szCs w:val="20"/>
              </w:rPr>
            </w:pPr>
          </w:p>
        </w:tc>
        <w:tc>
          <w:tcPr>
            <w:tcW w:w="389" w:type="pct"/>
            <w:vAlign w:val="center"/>
          </w:tcPr>
          <w:p w14:paraId="7CE86FC6"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113 (4.2)</w:t>
            </w:r>
          </w:p>
        </w:tc>
        <w:tc>
          <w:tcPr>
            <w:tcW w:w="398" w:type="pct"/>
            <w:vAlign w:val="center"/>
          </w:tcPr>
          <w:p w14:paraId="7C14F696"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2570 (95.8)</w:t>
            </w:r>
          </w:p>
        </w:tc>
        <w:tc>
          <w:tcPr>
            <w:tcW w:w="435" w:type="pct"/>
            <w:vMerge/>
            <w:vAlign w:val="center"/>
          </w:tcPr>
          <w:p w14:paraId="4B44DBD7" w14:textId="77777777" w:rsidR="00C2040A" w:rsidRPr="0063530A" w:rsidRDefault="00C2040A" w:rsidP="0063530A">
            <w:pPr>
              <w:rPr>
                <w:rFonts w:ascii="Times New Roman" w:hAnsi="Times New Roman" w:cs="Times New Roman"/>
                <w:sz w:val="20"/>
                <w:szCs w:val="20"/>
              </w:rPr>
            </w:pPr>
          </w:p>
        </w:tc>
        <w:tc>
          <w:tcPr>
            <w:tcW w:w="389" w:type="pct"/>
            <w:vAlign w:val="center"/>
          </w:tcPr>
          <w:p w14:paraId="2BB2B0FB"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216 (7.4)</w:t>
            </w:r>
          </w:p>
        </w:tc>
        <w:tc>
          <w:tcPr>
            <w:tcW w:w="445" w:type="pct"/>
            <w:vAlign w:val="center"/>
          </w:tcPr>
          <w:p w14:paraId="013C59EA"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2706 (92.6)</w:t>
            </w:r>
          </w:p>
        </w:tc>
        <w:tc>
          <w:tcPr>
            <w:tcW w:w="435" w:type="pct"/>
            <w:vMerge/>
            <w:vAlign w:val="center"/>
          </w:tcPr>
          <w:p w14:paraId="0352197D" w14:textId="77777777" w:rsidR="00C2040A" w:rsidRPr="0063530A" w:rsidRDefault="00C2040A" w:rsidP="0063530A">
            <w:pPr>
              <w:rPr>
                <w:rFonts w:ascii="Times New Roman" w:hAnsi="Times New Roman" w:cs="Times New Roman"/>
                <w:sz w:val="20"/>
                <w:szCs w:val="20"/>
              </w:rPr>
            </w:pPr>
          </w:p>
        </w:tc>
      </w:tr>
      <w:tr w:rsidR="004266B3" w:rsidRPr="004266B3" w14:paraId="0020CFD9" w14:textId="77777777" w:rsidTr="006875DA">
        <w:trPr>
          <w:trHeight w:val="257"/>
          <w:jc w:val="center"/>
        </w:trPr>
        <w:tc>
          <w:tcPr>
            <w:tcW w:w="788" w:type="pct"/>
            <w:vAlign w:val="center"/>
          </w:tcPr>
          <w:p w14:paraId="7D9F26BB"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Uncovered container</w:t>
            </w:r>
          </w:p>
        </w:tc>
        <w:tc>
          <w:tcPr>
            <w:tcW w:w="445" w:type="pct"/>
            <w:vAlign w:val="center"/>
          </w:tcPr>
          <w:p w14:paraId="5D9DC034"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587" w:type="pct"/>
            <w:vAlign w:val="center"/>
          </w:tcPr>
          <w:p w14:paraId="07E376DE"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689" w:type="pct"/>
            <w:vMerge/>
            <w:vAlign w:val="center"/>
          </w:tcPr>
          <w:p w14:paraId="3C53CC4F" w14:textId="77777777" w:rsidR="00C2040A" w:rsidRPr="0063530A" w:rsidRDefault="00C2040A" w:rsidP="0063530A">
            <w:pPr>
              <w:rPr>
                <w:rFonts w:ascii="Times New Roman" w:hAnsi="Times New Roman" w:cs="Times New Roman"/>
                <w:sz w:val="20"/>
                <w:szCs w:val="20"/>
              </w:rPr>
            </w:pPr>
          </w:p>
        </w:tc>
        <w:tc>
          <w:tcPr>
            <w:tcW w:w="389" w:type="pct"/>
            <w:vAlign w:val="center"/>
          </w:tcPr>
          <w:p w14:paraId="75D1CC3C"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32 (2.7)</w:t>
            </w:r>
          </w:p>
        </w:tc>
        <w:tc>
          <w:tcPr>
            <w:tcW w:w="398" w:type="pct"/>
            <w:vAlign w:val="center"/>
          </w:tcPr>
          <w:p w14:paraId="0C951C53"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1166 (97.3)</w:t>
            </w:r>
          </w:p>
        </w:tc>
        <w:tc>
          <w:tcPr>
            <w:tcW w:w="435" w:type="pct"/>
            <w:vMerge/>
            <w:vAlign w:val="center"/>
          </w:tcPr>
          <w:p w14:paraId="4F6C5FD0" w14:textId="77777777" w:rsidR="00C2040A" w:rsidRPr="0063530A" w:rsidRDefault="00C2040A" w:rsidP="0063530A">
            <w:pPr>
              <w:rPr>
                <w:rFonts w:ascii="Times New Roman" w:hAnsi="Times New Roman" w:cs="Times New Roman"/>
                <w:sz w:val="20"/>
                <w:szCs w:val="20"/>
              </w:rPr>
            </w:pPr>
          </w:p>
        </w:tc>
        <w:tc>
          <w:tcPr>
            <w:tcW w:w="389" w:type="pct"/>
            <w:vAlign w:val="center"/>
          </w:tcPr>
          <w:p w14:paraId="0BA4893B"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88 (6.3)</w:t>
            </w:r>
          </w:p>
        </w:tc>
        <w:tc>
          <w:tcPr>
            <w:tcW w:w="445" w:type="pct"/>
            <w:vAlign w:val="center"/>
          </w:tcPr>
          <w:p w14:paraId="423147AB"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1304 (93.7)</w:t>
            </w:r>
          </w:p>
        </w:tc>
        <w:tc>
          <w:tcPr>
            <w:tcW w:w="435" w:type="pct"/>
            <w:vMerge/>
            <w:vAlign w:val="center"/>
          </w:tcPr>
          <w:p w14:paraId="77973D8A" w14:textId="77777777" w:rsidR="00C2040A" w:rsidRPr="0063530A" w:rsidRDefault="00C2040A" w:rsidP="0063530A">
            <w:pPr>
              <w:rPr>
                <w:rFonts w:ascii="Times New Roman" w:hAnsi="Times New Roman" w:cs="Times New Roman"/>
                <w:sz w:val="20"/>
                <w:szCs w:val="20"/>
              </w:rPr>
            </w:pPr>
          </w:p>
        </w:tc>
      </w:tr>
      <w:tr w:rsidR="00C2040A" w:rsidRPr="00200D44" w14:paraId="7243A033" w14:textId="77777777" w:rsidTr="00057F81">
        <w:trPr>
          <w:trHeight w:val="257"/>
          <w:jc w:val="center"/>
        </w:trPr>
        <w:tc>
          <w:tcPr>
            <w:tcW w:w="5000" w:type="pct"/>
            <w:gridSpan w:val="10"/>
            <w:vAlign w:val="center"/>
          </w:tcPr>
          <w:p w14:paraId="05D25CED"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Water treatment</w:t>
            </w:r>
          </w:p>
        </w:tc>
      </w:tr>
      <w:tr w:rsidR="004266B3" w:rsidRPr="004266B3" w14:paraId="5048EF45" w14:textId="77777777" w:rsidTr="006875DA">
        <w:trPr>
          <w:trHeight w:val="257"/>
          <w:jc w:val="center"/>
        </w:trPr>
        <w:tc>
          <w:tcPr>
            <w:tcW w:w="788" w:type="pct"/>
            <w:vAlign w:val="center"/>
          </w:tcPr>
          <w:p w14:paraId="2765C445"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Yes</w:t>
            </w:r>
          </w:p>
        </w:tc>
        <w:tc>
          <w:tcPr>
            <w:tcW w:w="445" w:type="pct"/>
            <w:vAlign w:val="center"/>
          </w:tcPr>
          <w:p w14:paraId="06274271"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170 (8.1)</w:t>
            </w:r>
          </w:p>
        </w:tc>
        <w:tc>
          <w:tcPr>
            <w:tcW w:w="587" w:type="pct"/>
            <w:vAlign w:val="center"/>
          </w:tcPr>
          <w:p w14:paraId="2B2CA572"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1917 (91.9)</w:t>
            </w:r>
          </w:p>
        </w:tc>
        <w:tc>
          <w:tcPr>
            <w:tcW w:w="689" w:type="pct"/>
            <w:vMerge w:val="restart"/>
            <w:vAlign w:val="center"/>
          </w:tcPr>
          <w:p w14:paraId="6AD3C953"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0.214</w:t>
            </w:r>
          </w:p>
        </w:tc>
        <w:tc>
          <w:tcPr>
            <w:tcW w:w="389" w:type="pct"/>
            <w:vAlign w:val="center"/>
          </w:tcPr>
          <w:p w14:paraId="59DF56DC"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88 (4.6)</w:t>
            </w:r>
          </w:p>
        </w:tc>
        <w:tc>
          <w:tcPr>
            <w:tcW w:w="398" w:type="pct"/>
            <w:vAlign w:val="center"/>
          </w:tcPr>
          <w:p w14:paraId="68140A5D"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1828 (95.4)</w:t>
            </w:r>
          </w:p>
        </w:tc>
        <w:tc>
          <w:tcPr>
            <w:tcW w:w="435" w:type="pct"/>
            <w:vMerge w:val="restart"/>
            <w:vAlign w:val="center"/>
          </w:tcPr>
          <w:p w14:paraId="63DE86D2"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0.256</w:t>
            </w:r>
          </w:p>
        </w:tc>
        <w:tc>
          <w:tcPr>
            <w:tcW w:w="389" w:type="pct"/>
            <w:vAlign w:val="center"/>
          </w:tcPr>
          <w:p w14:paraId="6AE71BD9"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168 (6.9)</w:t>
            </w:r>
          </w:p>
        </w:tc>
        <w:tc>
          <w:tcPr>
            <w:tcW w:w="445" w:type="pct"/>
            <w:vAlign w:val="center"/>
          </w:tcPr>
          <w:p w14:paraId="3F2453CF"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2271 (93.1)</w:t>
            </w:r>
          </w:p>
        </w:tc>
        <w:tc>
          <w:tcPr>
            <w:tcW w:w="435" w:type="pct"/>
            <w:vMerge w:val="restart"/>
            <w:vAlign w:val="center"/>
          </w:tcPr>
          <w:p w14:paraId="6FB00F54"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0.945</w:t>
            </w:r>
          </w:p>
        </w:tc>
      </w:tr>
      <w:tr w:rsidR="004266B3" w:rsidRPr="004266B3" w14:paraId="47F7B3F6" w14:textId="77777777" w:rsidTr="006875DA">
        <w:trPr>
          <w:trHeight w:val="257"/>
          <w:jc w:val="center"/>
        </w:trPr>
        <w:tc>
          <w:tcPr>
            <w:tcW w:w="788" w:type="pct"/>
            <w:vAlign w:val="center"/>
          </w:tcPr>
          <w:p w14:paraId="190FF752"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No</w:t>
            </w:r>
          </w:p>
        </w:tc>
        <w:tc>
          <w:tcPr>
            <w:tcW w:w="445" w:type="pct"/>
            <w:vAlign w:val="center"/>
          </w:tcPr>
          <w:p w14:paraId="148FC2AF"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2078 (7.1)</w:t>
            </w:r>
          </w:p>
        </w:tc>
        <w:tc>
          <w:tcPr>
            <w:tcW w:w="587" w:type="pct"/>
            <w:vAlign w:val="center"/>
          </w:tcPr>
          <w:p w14:paraId="6A2C6865"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27344 (92.9)</w:t>
            </w:r>
          </w:p>
        </w:tc>
        <w:tc>
          <w:tcPr>
            <w:tcW w:w="689" w:type="pct"/>
            <w:vMerge/>
            <w:vAlign w:val="center"/>
          </w:tcPr>
          <w:p w14:paraId="44ADED11" w14:textId="77777777" w:rsidR="00C2040A" w:rsidRPr="0063530A" w:rsidRDefault="00C2040A" w:rsidP="0063530A">
            <w:pPr>
              <w:rPr>
                <w:rFonts w:ascii="Times New Roman" w:hAnsi="Times New Roman" w:cs="Times New Roman"/>
                <w:sz w:val="20"/>
                <w:szCs w:val="20"/>
              </w:rPr>
            </w:pPr>
          </w:p>
        </w:tc>
        <w:tc>
          <w:tcPr>
            <w:tcW w:w="389" w:type="pct"/>
            <w:vAlign w:val="center"/>
          </w:tcPr>
          <w:p w14:paraId="5F6C811C"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702 (3.9)</w:t>
            </w:r>
          </w:p>
        </w:tc>
        <w:tc>
          <w:tcPr>
            <w:tcW w:w="398" w:type="pct"/>
            <w:vAlign w:val="center"/>
          </w:tcPr>
          <w:p w14:paraId="60A20A81"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17238 (96.1)</w:t>
            </w:r>
          </w:p>
        </w:tc>
        <w:tc>
          <w:tcPr>
            <w:tcW w:w="435" w:type="pct"/>
            <w:vMerge/>
            <w:vAlign w:val="center"/>
          </w:tcPr>
          <w:p w14:paraId="4379CFF4" w14:textId="77777777" w:rsidR="00C2040A" w:rsidRPr="0063530A" w:rsidRDefault="00C2040A" w:rsidP="0063530A">
            <w:pPr>
              <w:rPr>
                <w:rFonts w:ascii="Times New Roman" w:hAnsi="Times New Roman" w:cs="Times New Roman"/>
                <w:sz w:val="20"/>
                <w:szCs w:val="20"/>
              </w:rPr>
            </w:pPr>
          </w:p>
        </w:tc>
        <w:tc>
          <w:tcPr>
            <w:tcW w:w="389" w:type="pct"/>
            <w:vAlign w:val="center"/>
          </w:tcPr>
          <w:p w14:paraId="332B9C5B"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1429 (6.9)</w:t>
            </w:r>
          </w:p>
        </w:tc>
        <w:tc>
          <w:tcPr>
            <w:tcW w:w="445" w:type="pct"/>
            <w:vAlign w:val="center"/>
          </w:tcPr>
          <w:p w14:paraId="2B1A2B4C" w14:textId="77777777" w:rsidR="00C2040A" w:rsidRPr="0063530A" w:rsidRDefault="00C2040A" w:rsidP="0063530A">
            <w:pPr>
              <w:rPr>
                <w:rFonts w:ascii="Times New Roman" w:hAnsi="Times New Roman" w:cs="Times New Roman"/>
                <w:sz w:val="20"/>
                <w:szCs w:val="20"/>
              </w:rPr>
            </w:pPr>
            <w:r w:rsidRPr="0063530A">
              <w:rPr>
                <w:rFonts w:ascii="Times New Roman" w:hAnsi="Times New Roman" w:cs="Times New Roman"/>
                <w:sz w:val="20"/>
                <w:szCs w:val="20"/>
              </w:rPr>
              <w:t>19214 (93.1)</w:t>
            </w:r>
          </w:p>
        </w:tc>
        <w:tc>
          <w:tcPr>
            <w:tcW w:w="435" w:type="pct"/>
            <w:vMerge/>
            <w:vAlign w:val="center"/>
          </w:tcPr>
          <w:p w14:paraId="25FBCD17" w14:textId="77777777" w:rsidR="00C2040A" w:rsidRPr="0063530A" w:rsidRDefault="00C2040A" w:rsidP="0063530A">
            <w:pPr>
              <w:rPr>
                <w:rFonts w:ascii="Times New Roman" w:hAnsi="Times New Roman" w:cs="Times New Roman"/>
                <w:sz w:val="20"/>
                <w:szCs w:val="20"/>
              </w:rPr>
            </w:pPr>
          </w:p>
        </w:tc>
      </w:tr>
      <w:tr w:rsidR="004266B3" w:rsidRPr="004266B3" w14:paraId="674D5A9A" w14:textId="77777777" w:rsidTr="006875DA">
        <w:trPr>
          <w:trHeight w:val="257"/>
          <w:jc w:val="center"/>
        </w:trPr>
        <w:tc>
          <w:tcPr>
            <w:tcW w:w="788" w:type="pct"/>
            <w:vAlign w:val="center"/>
          </w:tcPr>
          <w:p w14:paraId="04BFBE96" w14:textId="77777777" w:rsidR="00C2040A" w:rsidRPr="0063530A" w:rsidRDefault="00C2040A" w:rsidP="0063530A">
            <w:pPr>
              <w:rPr>
                <w:rFonts w:ascii="Times New Roman" w:hAnsi="Times New Roman" w:cs="Times New Roman"/>
                <w:b/>
                <w:bCs/>
                <w:sz w:val="20"/>
                <w:szCs w:val="20"/>
              </w:rPr>
            </w:pPr>
            <w:r w:rsidRPr="0063530A">
              <w:rPr>
                <w:rFonts w:ascii="Times New Roman" w:hAnsi="Times New Roman" w:cs="Times New Roman"/>
                <w:b/>
                <w:bCs/>
                <w:sz w:val="20"/>
                <w:szCs w:val="20"/>
              </w:rPr>
              <w:t>Total</w:t>
            </w:r>
          </w:p>
        </w:tc>
        <w:tc>
          <w:tcPr>
            <w:tcW w:w="445" w:type="pct"/>
            <w:vAlign w:val="center"/>
          </w:tcPr>
          <w:p w14:paraId="4AFF2847" w14:textId="77777777" w:rsidR="00C2040A" w:rsidRPr="0063530A" w:rsidRDefault="00C2040A" w:rsidP="0063530A">
            <w:pPr>
              <w:rPr>
                <w:rFonts w:ascii="Times New Roman" w:hAnsi="Times New Roman" w:cs="Times New Roman"/>
                <w:b/>
                <w:bCs/>
                <w:sz w:val="20"/>
                <w:szCs w:val="20"/>
              </w:rPr>
            </w:pPr>
            <w:r w:rsidRPr="0063530A">
              <w:rPr>
                <w:rFonts w:ascii="Times New Roman" w:hAnsi="Times New Roman" w:cs="Times New Roman"/>
                <w:b/>
                <w:bCs/>
                <w:sz w:val="20"/>
                <w:szCs w:val="20"/>
              </w:rPr>
              <w:t>2254 (7.1)</w:t>
            </w:r>
          </w:p>
        </w:tc>
        <w:tc>
          <w:tcPr>
            <w:tcW w:w="587" w:type="pct"/>
            <w:vAlign w:val="center"/>
          </w:tcPr>
          <w:p w14:paraId="39B916F1" w14:textId="77777777" w:rsidR="00C2040A" w:rsidRPr="0063530A" w:rsidRDefault="00C2040A" w:rsidP="0063530A">
            <w:pPr>
              <w:rPr>
                <w:rFonts w:ascii="Times New Roman" w:hAnsi="Times New Roman" w:cs="Times New Roman"/>
                <w:b/>
                <w:bCs/>
                <w:sz w:val="20"/>
                <w:szCs w:val="20"/>
              </w:rPr>
            </w:pPr>
            <w:r w:rsidRPr="0063530A">
              <w:rPr>
                <w:rFonts w:ascii="Times New Roman" w:hAnsi="Times New Roman" w:cs="Times New Roman"/>
                <w:b/>
                <w:bCs/>
                <w:sz w:val="20"/>
                <w:szCs w:val="20"/>
              </w:rPr>
              <w:t>29295 (92.9)</w:t>
            </w:r>
          </w:p>
        </w:tc>
        <w:tc>
          <w:tcPr>
            <w:tcW w:w="689" w:type="pct"/>
            <w:vAlign w:val="center"/>
          </w:tcPr>
          <w:p w14:paraId="0CB1EBA7" w14:textId="77777777" w:rsidR="00C2040A" w:rsidRPr="0063530A" w:rsidRDefault="00C2040A" w:rsidP="0063530A">
            <w:pPr>
              <w:rPr>
                <w:rFonts w:ascii="Times New Roman" w:hAnsi="Times New Roman" w:cs="Times New Roman"/>
                <w:b/>
                <w:bCs/>
                <w:sz w:val="20"/>
                <w:szCs w:val="20"/>
              </w:rPr>
            </w:pPr>
          </w:p>
        </w:tc>
        <w:tc>
          <w:tcPr>
            <w:tcW w:w="389" w:type="pct"/>
            <w:vAlign w:val="center"/>
          </w:tcPr>
          <w:p w14:paraId="20AA1FD1" w14:textId="77777777" w:rsidR="00C2040A" w:rsidRPr="0063530A" w:rsidRDefault="00C2040A" w:rsidP="0063530A">
            <w:pPr>
              <w:rPr>
                <w:rFonts w:ascii="Times New Roman" w:hAnsi="Times New Roman" w:cs="Times New Roman"/>
                <w:b/>
                <w:bCs/>
                <w:sz w:val="20"/>
                <w:szCs w:val="20"/>
              </w:rPr>
            </w:pPr>
            <w:r w:rsidRPr="0063530A">
              <w:rPr>
                <w:rFonts w:ascii="Times New Roman" w:hAnsi="Times New Roman" w:cs="Times New Roman"/>
                <w:b/>
                <w:bCs/>
                <w:sz w:val="20"/>
                <w:szCs w:val="20"/>
              </w:rPr>
              <w:t>825 (3.9)</w:t>
            </w:r>
          </w:p>
        </w:tc>
        <w:tc>
          <w:tcPr>
            <w:tcW w:w="398" w:type="pct"/>
            <w:vAlign w:val="center"/>
          </w:tcPr>
          <w:p w14:paraId="3993469B" w14:textId="77777777" w:rsidR="00C2040A" w:rsidRPr="0063530A" w:rsidRDefault="00C2040A" w:rsidP="0063530A">
            <w:pPr>
              <w:rPr>
                <w:rFonts w:ascii="Times New Roman" w:hAnsi="Times New Roman" w:cs="Times New Roman"/>
                <w:b/>
                <w:bCs/>
                <w:sz w:val="20"/>
                <w:szCs w:val="20"/>
              </w:rPr>
            </w:pPr>
            <w:r w:rsidRPr="0063530A">
              <w:rPr>
                <w:rFonts w:ascii="Times New Roman" w:hAnsi="Times New Roman" w:cs="Times New Roman"/>
                <w:b/>
                <w:bCs/>
                <w:sz w:val="20"/>
                <w:szCs w:val="20"/>
              </w:rPr>
              <w:t>20067 (96.1)</w:t>
            </w:r>
          </w:p>
        </w:tc>
        <w:tc>
          <w:tcPr>
            <w:tcW w:w="435" w:type="pct"/>
            <w:vAlign w:val="center"/>
          </w:tcPr>
          <w:p w14:paraId="62086C31" w14:textId="77777777" w:rsidR="00C2040A" w:rsidRPr="0063530A" w:rsidRDefault="00C2040A" w:rsidP="0063530A">
            <w:pPr>
              <w:rPr>
                <w:rFonts w:ascii="Times New Roman" w:hAnsi="Times New Roman" w:cs="Times New Roman"/>
                <w:b/>
                <w:bCs/>
                <w:sz w:val="20"/>
                <w:szCs w:val="20"/>
              </w:rPr>
            </w:pPr>
          </w:p>
        </w:tc>
        <w:tc>
          <w:tcPr>
            <w:tcW w:w="389" w:type="pct"/>
            <w:vAlign w:val="center"/>
          </w:tcPr>
          <w:p w14:paraId="782B835E" w14:textId="30F801C1" w:rsidR="00C2040A" w:rsidRPr="0063530A" w:rsidRDefault="00C2040A" w:rsidP="0063530A">
            <w:pPr>
              <w:rPr>
                <w:rFonts w:ascii="Times New Roman" w:hAnsi="Times New Roman" w:cs="Times New Roman"/>
                <w:b/>
                <w:bCs/>
                <w:sz w:val="20"/>
                <w:szCs w:val="20"/>
              </w:rPr>
            </w:pPr>
            <w:r w:rsidRPr="0063530A">
              <w:rPr>
                <w:rFonts w:ascii="Times New Roman" w:hAnsi="Times New Roman" w:cs="Times New Roman"/>
                <w:b/>
                <w:bCs/>
                <w:sz w:val="20"/>
                <w:szCs w:val="20"/>
              </w:rPr>
              <w:t>1596 (6.9)</w:t>
            </w:r>
          </w:p>
        </w:tc>
        <w:tc>
          <w:tcPr>
            <w:tcW w:w="445" w:type="pct"/>
            <w:vAlign w:val="center"/>
          </w:tcPr>
          <w:p w14:paraId="385B98BF" w14:textId="78033172" w:rsidR="00C2040A" w:rsidRPr="0063530A" w:rsidRDefault="00C2040A" w:rsidP="0063530A">
            <w:pPr>
              <w:rPr>
                <w:rFonts w:ascii="Times New Roman" w:hAnsi="Times New Roman" w:cs="Times New Roman"/>
                <w:b/>
                <w:bCs/>
                <w:sz w:val="20"/>
                <w:szCs w:val="20"/>
              </w:rPr>
            </w:pPr>
            <w:r w:rsidRPr="0063530A">
              <w:rPr>
                <w:rFonts w:ascii="Times New Roman" w:hAnsi="Times New Roman" w:cs="Times New Roman"/>
                <w:b/>
                <w:bCs/>
                <w:sz w:val="20"/>
                <w:szCs w:val="20"/>
              </w:rPr>
              <w:t>21492 (93.</w:t>
            </w:r>
            <w:r w:rsidR="004F4188">
              <w:rPr>
                <w:rFonts w:ascii="Times New Roman" w:hAnsi="Times New Roman" w:cs="Times New Roman"/>
                <w:b/>
                <w:bCs/>
                <w:sz w:val="20"/>
                <w:szCs w:val="20"/>
              </w:rPr>
              <w:t>1</w:t>
            </w:r>
            <w:r w:rsidRPr="0063530A">
              <w:rPr>
                <w:rFonts w:ascii="Times New Roman" w:hAnsi="Times New Roman" w:cs="Times New Roman"/>
                <w:b/>
                <w:bCs/>
                <w:sz w:val="20"/>
                <w:szCs w:val="20"/>
              </w:rPr>
              <w:t>)</w:t>
            </w:r>
          </w:p>
        </w:tc>
        <w:tc>
          <w:tcPr>
            <w:tcW w:w="435" w:type="pct"/>
            <w:vAlign w:val="center"/>
          </w:tcPr>
          <w:p w14:paraId="2CFFAAEF" w14:textId="77777777" w:rsidR="00C2040A" w:rsidRPr="0063530A" w:rsidRDefault="00C2040A" w:rsidP="0063530A">
            <w:pPr>
              <w:rPr>
                <w:rFonts w:ascii="Times New Roman" w:hAnsi="Times New Roman" w:cs="Times New Roman"/>
                <w:b/>
                <w:bCs/>
                <w:sz w:val="20"/>
                <w:szCs w:val="20"/>
              </w:rPr>
            </w:pPr>
          </w:p>
        </w:tc>
      </w:tr>
    </w:tbl>
    <w:p w14:paraId="1D99C69A" w14:textId="2C1A275A" w:rsidR="00C2040A" w:rsidRDefault="00C2040A" w:rsidP="0063530A">
      <w:pPr>
        <w:spacing w:line="240" w:lineRule="auto"/>
        <w:rPr>
          <w:rFonts w:ascii="Times New Roman" w:hAnsi="Times New Roman" w:cs="Times New Roman"/>
          <w:b/>
          <w:bCs/>
          <w:sz w:val="24"/>
          <w:szCs w:val="24"/>
        </w:rPr>
      </w:pPr>
    </w:p>
    <w:p w14:paraId="02647C4B" w14:textId="77777777" w:rsidR="00C2040A" w:rsidRDefault="00C2040A" w:rsidP="0063530A">
      <w:pPr>
        <w:spacing w:line="24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0608FDD1" w14:textId="77777777" w:rsidR="00C2040A" w:rsidRPr="00D97196" w:rsidRDefault="00C2040A" w:rsidP="0063530A">
      <w:pPr>
        <w:spacing w:line="240" w:lineRule="auto"/>
        <w:ind w:firstLine="720"/>
        <w:rPr>
          <w:rFonts w:ascii="Times New Roman" w:hAnsi="Times New Roman" w:cs="Times New Roman"/>
          <w:sz w:val="24"/>
          <w:szCs w:val="24"/>
        </w:rPr>
      </w:pPr>
    </w:p>
    <w:p w14:paraId="21FDE9FC" w14:textId="2278A77D" w:rsidR="00C2040A" w:rsidRPr="00D97196" w:rsidRDefault="00C2040A" w:rsidP="0063530A">
      <w:pPr>
        <w:spacing w:line="240" w:lineRule="auto"/>
        <w:rPr>
          <w:rFonts w:ascii="Times New Roman" w:hAnsi="Times New Roman" w:cs="Times New Roman"/>
          <w:b/>
          <w:sz w:val="24"/>
          <w:szCs w:val="24"/>
        </w:rPr>
      </w:pPr>
      <w:commentRangeStart w:id="130"/>
      <w:commentRangeStart w:id="131"/>
      <w:r w:rsidRPr="00D97196">
        <w:rPr>
          <w:rFonts w:ascii="Times New Roman" w:hAnsi="Times New Roman" w:cs="Times New Roman"/>
          <w:b/>
          <w:sz w:val="24"/>
          <w:szCs w:val="24"/>
        </w:rPr>
        <w:t>Table.2 Factors associated with the diarrhea status of children using univariate logistic regression model (MICS 2006, 2012 and 2019)</w:t>
      </w:r>
      <w:commentRangeEnd w:id="130"/>
      <w:r>
        <w:rPr>
          <w:rStyle w:val="CommentReference"/>
        </w:rPr>
        <w:commentReference w:id="130"/>
      </w:r>
      <w:commentRangeEnd w:id="131"/>
      <w:r>
        <w:rPr>
          <w:rStyle w:val="CommentReference"/>
        </w:rPr>
        <w:commentReference w:id="131"/>
      </w:r>
    </w:p>
    <w:tbl>
      <w:tblPr>
        <w:tblStyle w:val="TableGrid"/>
        <w:tblW w:w="5000" w:type="pct"/>
        <w:jc w:val="center"/>
        <w:tblLook w:val="04A0" w:firstRow="1" w:lastRow="0" w:firstColumn="1" w:lastColumn="0" w:noHBand="0" w:noVBand="1"/>
      </w:tblPr>
      <w:tblGrid>
        <w:gridCol w:w="1645"/>
        <w:gridCol w:w="1593"/>
        <w:gridCol w:w="898"/>
        <w:gridCol w:w="1661"/>
        <w:gridCol w:w="780"/>
        <w:gridCol w:w="1892"/>
        <w:gridCol w:w="881"/>
        <w:tblGridChange w:id="132">
          <w:tblGrid>
            <w:gridCol w:w="1645"/>
            <w:gridCol w:w="3"/>
            <w:gridCol w:w="1590"/>
            <w:gridCol w:w="7"/>
            <w:gridCol w:w="891"/>
            <w:gridCol w:w="8"/>
            <w:gridCol w:w="1530"/>
            <w:gridCol w:w="123"/>
            <w:gridCol w:w="776"/>
            <w:gridCol w:w="4"/>
            <w:gridCol w:w="1888"/>
            <w:gridCol w:w="4"/>
            <w:gridCol w:w="881"/>
          </w:tblGrid>
        </w:tblGridChange>
      </w:tblGrid>
      <w:tr w:rsidR="00C60F95" w:rsidRPr="00C60F95" w14:paraId="5E6C4D68" w14:textId="25C32433" w:rsidTr="007179D5">
        <w:trPr>
          <w:trHeight w:val="161"/>
          <w:jc w:val="center"/>
        </w:trPr>
        <w:tc>
          <w:tcPr>
            <w:tcW w:w="880" w:type="pct"/>
            <w:vMerge w:val="restart"/>
            <w:vAlign w:val="center"/>
          </w:tcPr>
          <w:p w14:paraId="25061EB9"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Characteristics</w:t>
            </w:r>
          </w:p>
        </w:tc>
        <w:tc>
          <w:tcPr>
            <w:tcW w:w="852" w:type="pct"/>
            <w:vAlign w:val="center"/>
          </w:tcPr>
          <w:p w14:paraId="76D55F31"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2006</w:t>
            </w:r>
          </w:p>
        </w:tc>
        <w:tc>
          <w:tcPr>
            <w:tcW w:w="480" w:type="pct"/>
            <w:vAlign w:val="center"/>
          </w:tcPr>
          <w:p w14:paraId="0CF4E80B" w14:textId="77777777" w:rsidR="00904C0E" w:rsidRPr="0063530A" w:rsidRDefault="00904C0E" w:rsidP="0063530A">
            <w:pPr>
              <w:rPr>
                <w:rFonts w:ascii="Times New Roman" w:hAnsi="Times New Roman" w:cs="Times New Roman"/>
                <w:sz w:val="20"/>
                <w:szCs w:val="20"/>
              </w:rPr>
            </w:pPr>
          </w:p>
        </w:tc>
        <w:tc>
          <w:tcPr>
            <w:tcW w:w="888" w:type="pct"/>
            <w:vAlign w:val="center"/>
          </w:tcPr>
          <w:p w14:paraId="72B1DFA5" w14:textId="6619F5BB"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2012</w:t>
            </w:r>
          </w:p>
        </w:tc>
        <w:tc>
          <w:tcPr>
            <w:tcW w:w="417" w:type="pct"/>
            <w:vAlign w:val="center"/>
          </w:tcPr>
          <w:p w14:paraId="64589FDC" w14:textId="77777777" w:rsidR="00904C0E" w:rsidRPr="0063530A" w:rsidRDefault="00904C0E" w:rsidP="0063530A">
            <w:pPr>
              <w:rPr>
                <w:rFonts w:ascii="Times New Roman" w:hAnsi="Times New Roman" w:cs="Times New Roman"/>
                <w:sz w:val="20"/>
                <w:szCs w:val="20"/>
              </w:rPr>
            </w:pPr>
          </w:p>
        </w:tc>
        <w:tc>
          <w:tcPr>
            <w:tcW w:w="1012" w:type="pct"/>
            <w:vAlign w:val="center"/>
          </w:tcPr>
          <w:p w14:paraId="2CDDBF18" w14:textId="502CDE4A"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2019</w:t>
            </w:r>
          </w:p>
        </w:tc>
        <w:tc>
          <w:tcPr>
            <w:tcW w:w="471" w:type="pct"/>
            <w:vAlign w:val="center"/>
          </w:tcPr>
          <w:p w14:paraId="4A508268" w14:textId="77777777" w:rsidR="00904C0E" w:rsidRPr="0063530A" w:rsidRDefault="00904C0E" w:rsidP="0063530A">
            <w:pPr>
              <w:rPr>
                <w:rFonts w:ascii="Times New Roman" w:hAnsi="Times New Roman" w:cs="Times New Roman"/>
                <w:sz w:val="20"/>
                <w:szCs w:val="20"/>
              </w:rPr>
            </w:pPr>
          </w:p>
        </w:tc>
      </w:tr>
      <w:tr w:rsidR="00C60F95" w:rsidRPr="00C60F95" w14:paraId="3DAC6CBC" w14:textId="77777777" w:rsidTr="007179D5">
        <w:trPr>
          <w:trHeight w:val="684"/>
          <w:jc w:val="center"/>
        </w:trPr>
        <w:tc>
          <w:tcPr>
            <w:tcW w:w="880" w:type="pct"/>
            <w:vMerge/>
            <w:vAlign w:val="center"/>
          </w:tcPr>
          <w:p w14:paraId="4F5700F4" w14:textId="77777777" w:rsidR="00904C0E" w:rsidRPr="0063530A" w:rsidRDefault="00904C0E" w:rsidP="0063530A">
            <w:pPr>
              <w:rPr>
                <w:rFonts w:ascii="Times New Roman" w:hAnsi="Times New Roman" w:cs="Times New Roman"/>
                <w:sz w:val="20"/>
                <w:szCs w:val="20"/>
              </w:rPr>
            </w:pPr>
          </w:p>
        </w:tc>
        <w:tc>
          <w:tcPr>
            <w:tcW w:w="852" w:type="pct"/>
            <w:vAlign w:val="center"/>
          </w:tcPr>
          <w:p w14:paraId="57CC647C" w14:textId="6A74428D"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COR (95% CI)</w:t>
            </w:r>
          </w:p>
        </w:tc>
        <w:tc>
          <w:tcPr>
            <w:tcW w:w="480" w:type="pct"/>
            <w:vAlign w:val="center"/>
          </w:tcPr>
          <w:p w14:paraId="12B4DF33"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P-value</w:t>
            </w:r>
          </w:p>
        </w:tc>
        <w:tc>
          <w:tcPr>
            <w:tcW w:w="888" w:type="pct"/>
            <w:vAlign w:val="center"/>
          </w:tcPr>
          <w:p w14:paraId="3FE357C8" w14:textId="387674E8"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COR (95% CI)</w:t>
            </w:r>
          </w:p>
        </w:tc>
        <w:tc>
          <w:tcPr>
            <w:tcW w:w="417" w:type="pct"/>
            <w:vAlign w:val="center"/>
          </w:tcPr>
          <w:p w14:paraId="3E71F45C"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P-value</w:t>
            </w:r>
          </w:p>
        </w:tc>
        <w:tc>
          <w:tcPr>
            <w:tcW w:w="1012" w:type="pct"/>
            <w:vAlign w:val="center"/>
          </w:tcPr>
          <w:p w14:paraId="34B851E7"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COR</w:t>
            </w:r>
          </w:p>
        </w:tc>
        <w:tc>
          <w:tcPr>
            <w:tcW w:w="471" w:type="pct"/>
            <w:vAlign w:val="center"/>
          </w:tcPr>
          <w:p w14:paraId="6C2CB3F3"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P-value</w:t>
            </w:r>
          </w:p>
        </w:tc>
      </w:tr>
      <w:tr w:rsidR="007179D5" w:rsidRPr="00C60F95" w14:paraId="1B93FE7E" w14:textId="5D763C91" w:rsidTr="007179D5">
        <w:trPr>
          <w:trHeight w:val="161"/>
          <w:jc w:val="center"/>
        </w:trPr>
        <w:tc>
          <w:tcPr>
            <w:tcW w:w="5000" w:type="pct"/>
            <w:gridSpan w:val="7"/>
            <w:vAlign w:val="center"/>
          </w:tcPr>
          <w:p w14:paraId="1BFE6084" w14:textId="4264141B" w:rsidR="007179D5" w:rsidRPr="0063530A" w:rsidRDefault="007179D5" w:rsidP="0063530A">
            <w:pPr>
              <w:rPr>
                <w:rFonts w:ascii="Times New Roman" w:hAnsi="Times New Roman" w:cs="Times New Roman"/>
                <w:sz w:val="20"/>
                <w:szCs w:val="20"/>
              </w:rPr>
            </w:pPr>
            <w:r w:rsidRPr="0063530A">
              <w:rPr>
                <w:rFonts w:ascii="Times New Roman" w:hAnsi="Times New Roman" w:cs="Times New Roman"/>
                <w:sz w:val="20"/>
                <w:szCs w:val="20"/>
              </w:rPr>
              <w:t>CHILD CHARACTERISTICS</w:t>
            </w:r>
          </w:p>
        </w:tc>
      </w:tr>
      <w:tr w:rsidR="00C60F95" w:rsidRPr="00C60F95" w14:paraId="10D63E64" w14:textId="34743F35" w:rsidTr="007179D5">
        <w:trPr>
          <w:trHeight w:val="161"/>
          <w:jc w:val="center"/>
        </w:trPr>
        <w:tc>
          <w:tcPr>
            <w:tcW w:w="1732" w:type="pct"/>
            <w:gridSpan w:val="2"/>
            <w:vAlign w:val="center"/>
          </w:tcPr>
          <w:p w14:paraId="1796D781"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Age of child (in months)</w:t>
            </w:r>
          </w:p>
        </w:tc>
        <w:tc>
          <w:tcPr>
            <w:tcW w:w="1368" w:type="pct"/>
            <w:gridSpan w:val="2"/>
            <w:vAlign w:val="center"/>
          </w:tcPr>
          <w:p w14:paraId="588BE6CD" w14:textId="77777777" w:rsidR="00904C0E" w:rsidRPr="0063530A" w:rsidRDefault="00904C0E" w:rsidP="0063530A">
            <w:pPr>
              <w:rPr>
                <w:rFonts w:ascii="Times New Roman" w:hAnsi="Times New Roman" w:cs="Times New Roman"/>
                <w:sz w:val="20"/>
                <w:szCs w:val="20"/>
              </w:rPr>
            </w:pPr>
          </w:p>
        </w:tc>
        <w:tc>
          <w:tcPr>
            <w:tcW w:w="1429" w:type="pct"/>
            <w:gridSpan w:val="2"/>
            <w:vAlign w:val="center"/>
          </w:tcPr>
          <w:p w14:paraId="63A1D3A9" w14:textId="77777777" w:rsidR="00904C0E" w:rsidRPr="0063530A" w:rsidRDefault="00904C0E" w:rsidP="0063530A">
            <w:pPr>
              <w:rPr>
                <w:rFonts w:ascii="Times New Roman" w:hAnsi="Times New Roman" w:cs="Times New Roman"/>
                <w:sz w:val="20"/>
                <w:szCs w:val="20"/>
              </w:rPr>
            </w:pPr>
          </w:p>
        </w:tc>
        <w:tc>
          <w:tcPr>
            <w:tcW w:w="471" w:type="pct"/>
            <w:vAlign w:val="center"/>
          </w:tcPr>
          <w:p w14:paraId="6AA9B522" w14:textId="77777777" w:rsidR="00904C0E" w:rsidRPr="0063530A" w:rsidRDefault="00904C0E" w:rsidP="0063530A">
            <w:pPr>
              <w:rPr>
                <w:rFonts w:ascii="Times New Roman" w:hAnsi="Times New Roman" w:cs="Times New Roman"/>
                <w:sz w:val="20"/>
                <w:szCs w:val="20"/>
              </w:rPr>
            </w:pPr>
          </w:p>
        </w:tc>
      </w:tr>
      <w:tr w:rsidR="00C60F95" w:rsidRPr="00C60F95" w14:paraId="02EB5E1E" w14:textId="77777777" w:rsidTr="007179D5">
        <w:trPr>
          <w:trHeight w:val="250"/>
          <w:jc w:val="center"/>
        </w:trPr>
        <w:tc>
          <w:tcPr>
            <w:tcW w:w="880" w:type="pct"/>
            <w:vAlign w:val="center"/>
          </w:tcPr>
          <w:p w14:paraId="06244398"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0-11</w:t>
            </w:r>
          </w:p>
        </w:tc>
        <w:tc>
          <w:tcPr>
            <w:tcW w:w="852" w:type="pct"/>
            <w:vAlign w:val="center"/>
          </w:tcPr>
          <w:p w14:paraId="3841D9B6" w14:textId="756C7EB2"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1.80 (1.51, 2.15)</w:t>
            </w:r>
          </w:p>
        </w:tc>
        <w:tc>
          <w:tcPr>
            <w:tcW w:w="480" w:type="pct"/>
            <w:vAlign w:val="center"/>
          </w:tcPr>
          <w:p w14:paraId="1E8EDDEF" w14:textId="77777777" w:rsidR="00904C0E" w:rsidRPr="0063530A" w:rsidRDefault="00904C0E" w:rsidP="0063530A">
            <w:pPr>
              <w:rPr>
                <w:rFonts w:ascii="Times New Roman" w:hAnsi="Times New Roman" w:cs="Times New Roman"/>
                <w:b/>
                <w:bCs/>
                <w:sz w:val="20"/>
                <w:szCs w:val="20"/>
              </w:rPr>
            </w:pPr>
            <w:r w:rsidRPr="0063530A">
              <w:rPr>
                <w:rFonts w:ascii="Times New Roman" w:hAnsi="Times New Roman" w:cs="Times New Roman"/>
                <w:b/>
                <w:bCs/>
                <w:sz w:val="20"/>
                <w:szCs w:val="20"/>
              </w:rPr>
              <w:t>&lt;0.001</w:t>
            </w:r>
          </w:p>
        </w:tc>
        <w:tc>
          <w:tcPr>
            <w:tcW w:w="888" w:type="pct"/>
            <w:vAlign w:val="center"/>
          </w:tcPr>
          <w:p w14:paraId="69E4E9C5" w14:textId="569147E2"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3.96 (2.71, 5.77)</w:t>
            </w:r>
          </w:p>
        </w:tc>
        <w:tc>
          <w:tcPr>
            <w:tcW w:w="417" w:type="pct"/>
            <w:vAlign w:val="center"/>
          </w:tcPr>
          <w:p w14:paraId="4403C5C8" w14:textId="77777777" w:rsidR="00904C0E" w:rsidRPr="0063530A" w:rsidRDefault="00904C0E" w:rsidP="0063530A">
            <w:pPr>
              <w:rPr>
                <w:rFonts w:ascii="Times New Roman" w:hAnsi="Times New Roman" w:cs="Times New Roman"/>
                <w:b/>
                <w:bCs/>
                <w:sz w:val="20"/>
                <w:szCs w:val="20"/>
              </w:rPr>
            </w:pPr>
            <w:r w:rsidRPr="0063530A">
              <w:rPr>
                <w:rFonts w:ascii="Times New Roman" w:hAnsi="Times New Roman" w:cs="Times New Roman"/>
                <w:b/>
                <w:bCs/>
                <w:sz w:val="20"/>
                <w:szCs w:val="20"/>
              </w:rPr>
              <w:t>&lt;0.001</w:t>
            </w:r>
          </w:p>
        </w:tc>
        <w:tc>
          <w:tcPr>
            <w:tcW w:w="1012" w:type="pct"/>
            <w:vAlign w:val="center"/>
          </w:tcPr>
          <w:p w14:paraId="5FC77327" w14:textId="4D2D935D"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2.92 (2.36, 3.60)</w:t>
            </w:r>
          </w:p>
        </w:tc>
        <w:tc>
          <w:tcPr>
            <w:tcW w:w="471" w:type="pct"/>
            <w:vAlign w:val="center"/>
          </w:tcPr>
          <w:p w14:paraId="7C13E1BC" w14:textId="77777777" w:rsidR="00904C0E" w:rsidRPr="0063530A" w:rsidRDefault="00904C0E" w:rsidP="0063530A">
            <w:pPr>
              <w:rPr>
                <w:rFonts w:ascii="Times New Roman" w:hAnsi="Times New Roman" w:cs="Times New Roman"/>
                <w:b/>
                <w:bCs/>
                <w:sz w:val="20"/>
                <w:szCs w:val="20"/>
              </w:rPr>
            </w:pPr>
            <w:r w:rsidRPr="0063530A">
              <w:rPr>
                <w:rFonts w:ascii="Times New Roman" w:hAnsi="Times New Roman" w:cs="Times New Roman"/>
                <w:b/>
                <w:bCs/>
                <w:sz w:val="20"/>
                <w:szCs w:val="20"/>
              </w:rPr>
              <w:t>&lt;0.001</w:t>
            </w:r>
          </w:p>
        </w:tc>
      </w:tr>
      <w:tr w:rsidR="00C60F95" w:rsidRPr="00C60F95" w14:paraId="7E684AE1" w14:textId="77777777" w:rsidTr="007179D5">
        <w:trPr>
          <w:trHeight w:val="138"/>
          <w:jc w:val="center"/>
        </w:trPr>
        <w:tc>
          <w:tcPr>
            <w:tcW w:w="880" w:type="pct"/>
            <w:vAlign w:val="center"/>
          </w:tcPr>
          <w:p w14:paraId="0BD4821E"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12-23</w:t>
            </w:r>
          </w:p>
        </w:tc>
        <w:tc>
          <w:tcPr>
            <w:tcW w:w="852" w:type="pct"/>
            <w:vAlign w:val="center"/>
          </w:tcPr>
          <w:p w14:paraId="729080FA" w14:textId="1B067356"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2.16 (1.82, 2.56)</w:t>
            </w:r>
          </w:p>
        </w:tc>
        <w:tc>
          <w:tcPr>
            <w:tcW w:w="480" w:type="pct"/>
            <w:vAlign w:val="center"/>
          </w:tcPr>
          <w:p w14:paraId="1A804442" w14:textId="77777777" w:rsidR="00904C0E" w:rsidRPr="0063530A" w:rsidRDefault="00904C0E" w:rsidP="0063530A">
            <w:pPr>
              <w:rPr>
                <w:rFonts w:ascii="Times New Roman" w:hAnsi="Times New Roman" w:cs="Times New Roman"/>
                <w:b/>
                <w:bCs/>
                <w:sz w:val="20"/>
                <w:szCs w:val="20"/>
              </w:rPr>
            </w:pPr>
            <w:r w:rsidRPr="0063530A">
              <w:rPr>
                <w:rFonts w:ascii="Times New Roman" w:hAnsi="Times New Roman" w:cs="Times New Roman"/>
                <w:b/>
                <w:bCs/>
                <w:sz w:val="20"/>
                <w:szCs w:val="20"/>
              </w:rPr>
              <w:t>&lt;0.001</w:t>
            </w:r>
          </w:p>
        </w:tc>
        <w:tc>
          <w:tcPr>
            <w:tcW w:w="888" w:type="pct"/>
            <w:vAlign w:val="center"/>
          </w:tcPr>
          <w:p w14:paraId="45C7611B" w14:textId="346FCB29"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5.84 (4.1</w:t>
            </w:r>
            <w:r w:rsidR="00604CD6">
              <w:rPr>
                <w:rFonts w:ascii="Times New Roman" w:hAnsi="Times New Roman" w:cs="Times New Roman"/>
                <w:sz w:val="20"/>
                <w:szCs w:val="20"/>
              </w:rPr>
              <w:t>4</w:t>
            </w:r>
            <w:r w:rsidRPr="0063530A">
              <w:rPr>
                <w:rFonts w:ascii="Times New Roman" w:hAnsi="Times New Roman" w:cs="Times New Roman"/>
                <w:sz w:val="20"/>
                <w:szCs w:val="20"/>
              </w:rPr>
              <w:t>, 8.25)</w:t>
            </w:r>
          </w:p>
        </w:tc>
        <w:tc>
          <w:tcPr>
            <w:tcW w:w="417" w:type="pct"/>
            <w:vAlign w:val="center"/>
          </w:tcPr>
          <w:p w14:paraId="4F0CF95A" w14:textId="77777777" w:rsidR="00904C0E" w:rsidRPr="0063530A" w:rsidRDefault="00904C0E" w:rsidP="0063530A">
            <w:pPr>
              <w:rPr>
                <w:rFonts w:ascii="Times New Roman" w:hAnsi="Times New Roman" w:cs="Times New Roman"/>
                <w:b/>
                <w:bCs/>
                <w:sz w:val="20"/>
                <w:szCs w:val="20"/>
              </w:rPr>
            </w:pPr>
            <w:r w:rsidRPr="0063530A">
              <w:rPr>
                <w:rFonts w:ascii="Times New Roman" w:hAnsi="Times New Roman" w:cs="Times New Roman"/>
                <w:b/>
                <w:bCs/>
                <w:sz w:val="20"/>
                <w:szCs w:val="20"/>
              </w:rPr>
              <w:t>&lt;0.001</w:t>
            </w:r>
          </w:p>
        </w:tc>
        <w:tc>
          <w:tcPr>
            <w:tcW w:w="1012" w:type="pct"/>
            <w:vAlign w:val="center"/>
          </w:tcPr>
          <w:p w14:paraId="3FC6DF77" w14:textId="15AD0869"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3.27 (2.64, 4.03)</w:t>
            </w:r>
          </w:p>
        </w:tc>
        <w:tc>
          <w:tcPr>
            <w:tcW w:w="471" w:type="pct"/>
            <w:vAlign w:val="center"/>
          </w:tcPr>
          <w:p w14:paraId="4A8F875B" w14:textId="77777777" w:rsidR="00904C0E" w:rsidRPr="0063530A" w:rsidRDefault="00904C0E" w:rsidP="0063530A">
            <w:pPr>
              <w:rPr>
                <w:rFonts w:ascii="Times New Roman" w:hAnsi="Times New Roman" w:cs="Times New Roman"/>
                <w:b/>
                <w:bCs/>
                <w:sz w:val="20"/>
                <w:szCs w:val="20"/>
              </w:rPr>
            </w:pPr>
            <w:r w:rsidRPr="0063530A">
              <w:rPr>
                <w:rFonts w:ascii="Times New Roman" w:hAnsi="Times New Roman" w:cs="Times New Roman"/>
                <w:b/>
                <w:bCs/>
                <w:sz w:val="20"/>
                <w:szCs w:val="20"/>
              </w:rPr>
              <w:t>&lt;0.001</w:t>
            </w:r>
          </w:p>
        </w:tc>
      </w:tr>
      <w:tr w:rsidR="00C60F95" w:rsidRPr="00C60F95" w14:paraId="2648847D" w14:textId="77777777" w:rsidTr="007179D5">
        <w:trPr>
          <w:trHeight w:val="138"/>
          <w:jc w:val="center"/>
        </w:trPr>
        <w:tc>
          <w:tcPr>
            <w:tcW w:w="880" w:type="pct"/>
            <w:vAlign w:val="center"/>
          </w:tcPr>
          <w:p w14:paraId="1E4460B3"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24-35</w:t>
            </w:r>
          </w:p>
        </w:tc>
        <w:tc>
          <w:tcPr>
            <w:tcW w:w="852" w:type="pct"/>
            <w:vAlign w:val="center"/>
          </w:tcPr>
          <w:p w14:paraId="403E8406" w14:textId="739EE120"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1.46 (1.23, 1.72)</w:t>
            </w:r>
          </w:p>
        </w:tc>
        <w:tc>
          <w:tcPr>
            <w:tcW w:w="480" w:type="pct"/>
            <w:vAlign w:val="center"/>
          </w:tcPr>
          <w:p w14:paraId="101E3E15" w14:textId="77777777" w:rsidR="00904C0E" w:rsidRPr="0063530A" w:rsidRDefault="00904C0E" w:rsidP="0063530A">
            <w:pPr>
              <w:rPr>
                <w:rFonts w:ascii="Times New Roman" w:hAnsi="Times New Roman" w:cs="Times New Roman"/>
                <w:b/>
                <w:bCs/>
                <w:sz w:val="20"/>
                <w:szCs w:val="20"/>
              </w:rPr>
            </w:pPr>
            <w:r w:rsidRPr="0063530A">
              <w:rPr>
                <w:rFonts w:ascii="Times New Roman" w:hAnsi="Times New Roman" w:cs="Times New Roman"/>
                <w:b/>
                <w:bCs/>
                <w:sz w:val="20"/>
                <w:szCs w:val="20"/>
              </w:rPr>
              <w:t>&lt;0.001</w:t>
            </w:r>
          </w:p>
        </w:tc>
        <w:tc>
          <w:tcPr>
            <w:tcW w:w="888" w:type="pct"/>
            <w:vAlign w:val="center"/>
          </w:tcPr>
          <w:p w14:paraId="73407402" w14:textId="488DF859"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2.42 (1.68, 3.48)</w:t>
            </w:r>
          </w:p>
        </w:tc>
        <w:tc>
          <w:tcPr>
            <w:tcW w:w="417" w:type="pct"/>
            <w:vAlign w:val="center"/>
          </w:tcPr>
          <w:p w14:paraId="04788FA6" w14:textId="77777777" w:rsidR="00904C0E" w:rsidRPr="0063530A" w:rsidRDefault="00904C0E" w:rsidP="0063530A">
            <w:pPr>
              <w:rPr>
                <w:rFonts w:ascii="Times New Roman" w:hAnsi="Times New Roman" w:cs="Times New Roman"/>
                <w:b/>
                <w:bCs/>
                <w:sz w:val="20"/>
                <w:szCs w:val="20"/>
              </w:rPr>
            </w:pPr>
            <w:r w:rsidRPr="0063530A">
              <w:rPr>
                <w:rFonts w:ascii="Times New Roman" w:hAnsi="Times New Roman" w:cs="Times New Roman"/>
                <w:b/>
                <w:bCs/>
                <w:sz w:val="20"/>
                <w:szCs w:val="20"/>
              </w:rPr>
              <w:t>&lt;0.001</w:t>
            </w:r>
          </w:p>
        </w:tc>
        <w:tc>
          <w:tcPr>
            <w:tcW w:w="1012" w:type="pct"/>
            <w:vAlign w:val="center"/>
          </w:tcPr>
          <w:p w14:paraId="202B7792" w14:textId="59BDBA0B"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2.21 (1.76, 2.77)</w:t>
            </w:r>
          </w:p>
        </w:tc>
        <w:tc>
          <w:tcPr>
            <w:tcW w:w="471" w:type="pct"/>
            <w:vAlign w:val="center"/>
          </w:tcPr>
          <w:p w14:paraId="3FE5101A" w14:textId="77777777" w:rsidR="00904C0E" w:rsidRPr="0063530A" w:rsidRDefault="00904C0E" w:rsidP="0063530A">
            <w:pPr>
              <w:rPr>
                <w:rFonts w:ascii="Times New Roman" w:hAnsi="Times New Roman" w:cs="Times New Roman"/>
                <w:b/>
                <w:bCs/>
                <w:sz w:val="20"/>
                <w:szCs w:val="20"/>
              </w:rPr>
            </w:pPr>
            <w:r w:rsidRPr="0063530A">
              <w:rPr>
                <w:rFonts w:ascii="Times New Roman" w:hAnsi="Times New Roman" w:cs="Times New Roman"/>
                <w:b/>
                <w:bCs/>
                <w:sz w:val="20"/>
                <w:szCs w:val="20"/>
              </w:rPr>
              <w:t>&lt;0.001</w:t>
            </w:r>
          </w:p>
        </w:tc>
      </w:tr>
      <w:tr w:rsidR="00C60F95" w:rsidRPr="00C60F95" w14:paraId="0687BDD5" w14:textId="77777777" w:rsidTr="007179D5">
        <w:trPr>
          <w:trHeight w:val="138"/>
          <w:jc w:val="center"/>
        </w:trPr>
        <w:tc>
          <w:tcPr>
            <w:tcW w:w="880" w:type="pct"/>
            <w:vAlign w:val="center"/>
          </w:tcPr>
          <w:p w14:paraId="228D0813"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36-47</w:t>
            </w:r>
          </w:p>
        </w:tc>
        <w:tc>
          <w:tcPr>
            <w:tcW w:w="852" w:type="pct"/>
            <w:vAlign w:val="center"/>
          </w:tcPr>
          <w:p w14:paraId="177B8E28" w14:textId="0167EA43"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1.17 (0.97, 1.42)</w:t>
            </w:r>
          </w:p>
        </w:tc>
        <w:tc>
          <w:tcPr>
            <w:tcW w:w="480" w:type="pct"/>
            <w:vAlign w:val="center"/>
          </w:tcPr>
          <w:p w14:paraId="52ABD46C"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0.097</w:t>
            </w:r>
          </w:p>
        </w:tc>
        <w:tc>
          <w:tcPr>
            <w:tcW w:w="888" w:type="pct"/>
            <w:vAlign w:val="center"/>
          </w:tcPr>
          <w:p w14:paraId="25010F53" w14:textId="17F9AA7F"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1.60 (1.05, 2.42)</w:t>
            </w:r>
          </w:p>
        </w:tc>
        <w:tc>
          <w:tcPr>
            <w:tcW w:w="417" w:type="pct"/>
            <w:vAlign w:val="center"/>
          </w:tcPr>
          <w:p w14:paraId="36BC4083" w14:textId="77777777" w:rsidR="00904C0E" w:rsidRPr="0063530A" w:rsidRDefault="00904C0E" w:rsidP="0063530A">
            <w:pPr>
              <w:rPr>
                <w:rFonts w:ascii="Times New Roman" w:hAnsi="Times New Roman" w:cs="Times New Roman"/>
                <w:b/>
                <w:bCs/>
                <w:sz w:val="20"/>
                <w:szCs w:val="20"/>
              </w:rPr>
            </w:pPr>
            <w:r w:rsidRPr="0063530A">
              <w:rPr>
                <w:rFonts w:ascii="Times New Roman" w:hAnsi="Times New Roman" w:cs="Times New Roman"/>
                <w:b/>
                <w:bCs/>
                <w:sz w:val="20"/>
                <w:szCs w:val="20"/>
              </w:rPr>
              <w:t>0.027</w:t>
            </w:r>
          </w:p>
        </w:tc>
        <w:tc>
          <w:tcPr>
            <w:tcW w:w="1012" w:type="pct"/>
            <w:vAlign w:val="center"/>
          </w:tcPr>
          <w:p w14:paraId="6F03BB0D" w14:textId="090F4D4A"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1.57 (1.25, 1.97)</w:t>
            </w:r>
          </w:p>
        </w:tc>
        <w:tc>
          <w:tcPr>
            <w:tcW w:w="471" w:type="pct"/>
            <w:vAlign w:val="center"/>
          </w:tcPr>
          <w:p w14:paraId="16D4DADE" w14:textId="77777777" w:rsidR="00904C0E" w:rsidRPr="0063530A" w:rsidRDefault="00904C0E" w:rsidP="0063530A">
            <w:pPr>
              <w:rPr>
                <w:rFonts w:ascii="Times New Roman" w:hAnsi="Times New Roman" w:cs="Times New Roman"/>
                <w:b/>
                <w:bCs/>
                <w:sz w:val="20"/>
                <w:szCs w:val="20"/>
              </w:rPr>
            </w:pPr>
            <w:r w:rsidRPr="0063530A">
              <w:rPr>
                <w:rFonts w:ascii="Times New Roman" w:hAnsi="Times New Roman" w:cs="Times New Roman"/>
                <w:b/>
                <w:bCs/>
                <w:sz w:val="20"/>
                <w:szCs w:val="20"/>
              </w:rPr>
              <w:t>&lt;0.001</w:t>
            </w:r>
          </w:p>
        </w:tc>
      </w:tr>
      <w:tr w:rsidR="00C60F95" w:rsidRPr="00C60F95" w14:paraId="5037159F" w14:textId="77777777" w:rsidTr="007179D5">
        <w:trPr>
          <w:trHeight w:val="138"/>
          <w:jc w:val="center"/>
        </w:trPr>
        <w:tc>
          <w:tcPr>
            <w:tcW w:w="880" w:type="pct"/>
            <w:vAlign w:val="center"/>
          </w:tcPr>
          <w:p w14:paraId="04AEAA6C"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48-59</w:t>
            </w:r>
          </w:p>
        </w:tc>
        <w:tc>
          <w:tcPr>
            <w:tcW w:w="852" w:type="pct"/>
            <w:vAlign w:val="center"/>
          </w:tcPr>
          <w:p w14:paraId="3BCCAD67"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80" w:type="pct"/>
            <w:vAlign w:val="center"/>
          </w:tcPr>
          <w:p w14:paraId="48CE3917"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888" w:type="pct"/>
            <w:vAlign w:val="center"/>
          </w:tcPr>
          <w:p w14:paraId="2A70FAAD"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17" w:type="pct"/>
            <w:vAlign w:val="center"/>
          </w:tcPr>
          <w:p w14:paraId="7AD06AA4"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1012" w:type="pct"/>
            <w:vAlign w:val="center"/>
          </w:tcPr>
          <w:p w14:paraId="28980FF0"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71" w:type="pct"/>
            <w:vAlign w:val="center"/>
          </w:tcPr>
          <w:p w14:paraId="0C18EB4F"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w:t>
            </w:r>
          </w:p>
        </w:tc>
      </w:tr>
      <w:tr w:rsidR="00C60F95" w:rsidRPr="00C60F95" w14:paraId="2F8F73D4" w14:textId="3A28526E" w:rsidTr="007179D5">
        <w:trPr>
          <w:trHeight w:val="138"/>
          <w:jc w:val="center"/>
        </w:trPr>
        <w:tc>
          <w:tcPr>
            <w:tcW w:w="1732" w:type="pct"/>
            <w:gridSpan w:val="2"/>
            <w:vAlign w:val="center"/>
          </w:tcPr>
          <w:p w14:paraId="508C4066"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Child’s sex</w:t>
            </w:r>
          </w:p>
        </w:tc>
        <w:tc>
          <w:tcPr>
            <w:tcW w:w="1368" w:type="pct"/>
            <w:gridSpan w:val="2"/>
            <w:vAlign w:val="center"/>
          </w:tcPr>
          <w:p w14:paraId="3EAFFC4F" w14:textId="77777777" w:rsidR="00904C0E" w:rsidRPr="0063530A" w:rsidRDefault="00904C0E" w:rsidP="0063530A">
            <w:pPr>
              <w:rPr>
                <w:rFonts w:ascii="Times New Roman" w:hAnsi="Times New Roman" w:cs="Times New Roman"/>
                <w:sz w:val="20"/>
                <w:szCs w:val="20"/>
              </w:rPr>
            </w:pPr>
          </w:p>
        </w:tc>
        <w:tc>
          <w:tcPr>
            <w:tcW w:w="1429" w:type="pct"/>
            <w:gridSpan w:val="2"/>
            <w:vAlign w:val="center"/>
          </w:tcPr>
          <w:p w14:paraId="1F874269" w14:textId="77777777" w:rsidR="00904C0E" w:rsidRPr="0063530A" w:rsidRDefault="00904C0E" w:rsidP="0063530A">
            <w:pPr>
              <w:rPr>
                <w:rFonts w:ascii="Times New Roman" w:hAnsi="Times New Roman" w:cs="Times New Roman"/>
                <w:sz w:val="20"/>
                <w:szCs w:val="20"/>
              </w:rPr>
            </w:pPr>
          </w:p>
        </w:tc>
        <w:tc>
          <w:tcPr>
            <w:tcW w:w="471" w:type="pct"/>
            <w:vAlign w:val="center"/>
          </w:tcPr>
          <w:p w14:paraId="37EF171C" w14:textId="77777777" w:rsidR="00904C0E" w:rsidRPr="0063530A" w:rsidRDefault="00904C0E" w:rsidP="0063530A">
            <w:pPr>
              <w:rPr>
                <w:rFonts w:ascii="Times New Roman" w:hAnsi="Times New Roman" w:cs="Times New Roman"/>
                <w:sz w:val="20"/>
                <w:szCs w:val="20"/>
              </w:rPr>
            </w:pPr>
          </w:p>
        </w:tc>
      </w:tr>
      <w:tr w:rsidR="00C60F95" w:rsidRPr="00C60F95" w14:paraId="0ACB640B" w14:textId="77777777" w:rsidTr="007179D5">
        <w:trPr>
          <w:trHeight w:val="268"/>
          <w:jc w:val="center"/>
        </w:trPr>
        <w:tc>
          <w:tcPr>
            <w:tcW w:w="880" w:type="pct"/>
            <w:vAlign w:val="center"/>
          </w:tcPr>
          <w:p w14:paraId="2D5B5FA3"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Male</w:t>
            </w:r>
          </w:p>
        </w:tc>
        <w:tc>
          <w:tcPr>
            <w:tcW w:w="852" w:type="pct"/>
            <w:vAlign w:val="center"/>
          </w:tcPr>
          <w:p w14:paraId="2570BEF7" w14:textId="275DB2A6"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1.08 (0.98, 1.19)</w:t>
            </w:r>
          </w:p>
        </w:tc>
        <w:tc>
          <w:tcPr>
            <w:tcW w:w="480" w:type="pct"/>
            <w:vAlign w:val="center"/>
          </w:tcPr>
          <w:p w14:paraId="464C500C"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0.107</w:t>
            </w:r>
          </w:p>
        </w:tc>
        <w:tc>
          <w:tcPr>
            <w:tcW w:w="888" w:type="pct"/>
            <w:vAlign w:val="center"/>
          </w:tcPr>
          <w:p w14:paraId="78A7BFF0" w14:textId="2B7FE14F"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0.99 (0.84, 1.18)</w:t>
            </w:r>
          </w:p>
        </w:tc>
        <w:tc>
          <w:tcPr>
            <w:tcW w:w="417" w:type="pct"/>
            <w:vAlign w:val="center"/>
          </w:tcPr>
          <w:p w14:paraId="51D507B4"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0.931</w:t>
            </w:r>
          </w:p>
        </w:tc>
        <w:tc>
          <w:tcPr>
            <w:tcW w:w="1012" w:type="pct"/>
            <w:vAlign w:val="center"/>
          </w:tcPr>
          <w:p w14:paraId="74955CF4" w14:textId="308C2FF2"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1.08 (0.96, 1.22)</w:t>
            </w:r>
          </w:p>
        </w:tc>
        <w:tc>
          <w:tcPr>
            <w:tcW w:w="471" w:type="pct"/>
            <w:vAlign w:val="center"/>
          </w:tcPr>
          <w:p w14:paraId="48051022"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0.178</w:t>
            </w:r>
          </w:p>
        </w:tc>
      </w:tr>
      <w:tr w:rsidR="00C60F95" w:rsidRPr="00C60F95" w14:paraId="216E8E95" w14:textId="77777777" w:rsidTr="007179D5">
        <w:trPr>
          <w:trHeight w:val="138"/>
          <w:jc w:val="center"/>
        </w:trPr>
        <w:tc>
          <w:tcPr>
            <w:tcW w:w="880" w:type="pct"/>
            <w:vAlign w:val="center"/>
          </w:tcPr>
          <w:p w14:paraId="51A8167C"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Female</w:t>
            </w:r>
          </w:p>
        </w:tc>
        <w:tc>
          <w:tcPr>
            <w:tcW w:w="852" w:type="pct"/>
            <w:vAlign w:val="center"/>
          </w:tcPr>
          <w:p w14:paraId="3873646B"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80" w:type="pct"/>
            <w:vAlign w:val="center"/>
          </w:tcPr>
          <w:p w14:paraId="5F20E475"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888" w:type="pct"/>
            <w:vAlign w:val="center"/>
          </w:tcPr>
          <w:p w14:paraId="0BE94D20"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17" w:type="pct"/>
            <w:vAlign w:val="center"/>
          </w:tcPr>
          <w:p w14:paraId="1454EEBB"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1012" w:type="pct"/>
            <w:vAlign w:val="center"/>
          </w:tcPr>
          <w:p w14:paraId="195748F6"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71" w:type="pct"/>
            <w:vAlign w:val="center"/>
          </w:tcPr>
          <w:p w14:paraId="696B5807"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w:t>
            </w:r>
          </w:p>
        </w:tc>
      </w:tr>
      <w:tr w:rsidR="00C60F95" w:rsidRPr="00C60F95" w14:paraId="2C79144F" w14:textId="1D16A0A5" w:rsidTr="007179D5">
        <w:trPr>
          <w:trHeight w:val="138"/>
          <w:jc w:val="center"/>
        </w:trPr>
        <w:tc>
          <w:tcPr>
            <w:tcW w:w="1732" w:type="pct"/>
            <w:gridSpan w:val="2"/>
            <w:vAlign w:val="center"/>
          </w:tcPr>
          <w:p w14:paraId="32742340"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Inadequate Supervision</w:t>
            </w:r>
          </w:p>
        </w:tc>
        <w:tc>
          <w:tcPr>
            <w:tcW w:w="1368" w:type="pct"/>
            <w:gridSpan w:val="2"/>
            <w:vAlign w:val="center"/>
          </w:tcPr>
          <w:p w14:paraId="4C07EE91" w14:textId="77777777" w:rsidR="00904C0E" w:rsidRPr="0063530A" w:rsidRDefault="00904C0E" w:rsidP="0063530A">
            <w:pPr>
              <w:rPr>
                <w:rFonts w:ascii="Times New Roman" w:hAnsi="Times New Roman" w:cs="Times New Roman"/>
                <w:sz w:val="20"/>
                <w:szCs w:val="20"/>
              </w:rPr>
            </w:pPr>
          </w:p>
        </w:tc>
        <w:tc>
          <w:tcPr>
            <w:tcW w:w="1429" w:type="pct"/>
            <w:gridSpan w:val="2"/>
            <w:vAlign w:val="center"/>
          </w:tcPr>
          <w:p w14:paraId="25CD8EFB" w14:textId="77777777" w:rsidR="00904C0E" w:rsidRPr="0063530A" w:rsidRDefault="00904C0E" w:rsidP="0063530A">
            <w:pPr>
              <w:rPr>
                <w:rFonts w:ascii="Times New Roman" w:hAnsi="Times New Roman" w:cs="Times New Roman"/>
                <w:sz w:val="20"/>
                <w:szCs w:val="20"/>
              </w:rPr>
            </w:pPr>
          </w:p>
        </w:tc>
        <w:tc>
          <w:tcPr>
            <w:tcW w:w="471" w:type="pct"/>
            <w:vAlign w:val="center"/>
          </w:tcPr>
          <w:p w14:paraId="081DA15A" w14:textId="77777777" w:rsidR="00904C0E" w:rsidRPr="0063530A" w:rsidRDefault="00904C0E" w:rsidP="0063530A">
            <w:pPr>
              <w:rPr>
                <w:rFonts w:ascii="Times New Roman" w:hAnsi="Times New Roman" w:cs="Times New Roman"/>
                <w:sz w:val="20"/>
                <w:szCs w:val="20"/>
              </w:rPr>
            </w:pPr>
          </w:p>
        </w:tc>
      </w:tr>
      <w:tr w:rsidR="00C60F95" w:rsidRPr="00C60F95" w14:paraId="415B1EA7" w14:textId="77777777" w:rsidTr="007179D5">
        <w:trPr>
          <w:trHeight w:val="138"/>
          <w:jc w:val="center"/>
        </w:trPr>
        <w:tc>
          <w:tcPr>
            <w:tcW w:w="880" w:type="pct"/>
            <w:vAlign w:val="center"/>
          </w:tcPr>
          <w:p w14:paraId="3C0CEE2B"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Yes</w:t>
            </w:r>
          </w:p>
        </w:tc>
        <w:tc>
          <w:tcPr>
            <w:tcW w:w="852" w:type="pct"/>
            <w:vAlign w:val="center"/>
          </w:tcPr>
          <w:p w14:paraId="5719CECC"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80" w:type="pct"/>
            <w:vAlign w:val="center"/>
          </w:tcPr>
          <w:p w14:paraId="0EE13110" w14:textId="77777777" w:rsidR="00904C0E" w:rsidRPr="0063530A" w:rsidRDefault="00904C0E" w:rsidP="0063530A">
            <w:pPr>
              <w:rPr>
                <w:rFonts w:ascii="Times New Roman" w:hAnsi="Times New Roman" w:cs="Times New Roman"/>
                <w:sz w:val="20"/>
                <w:szCs w:val="20"/>
              </w:rPr>
            </w:pPr>
          </w:p>
        </w:tc>
        <w:tc>
          <w:tcPr>
            <w:tcW w:w="888" w:type="pct"/>
            <w:vAlign w:val="center"/>
          </w:tcPr>
          <w:p w14:paraId="7023F6FF" w14:textId="38A8D524"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1.36 (0.99, 1.86)</w:t>
            </w:r>
          </w:p>
        </w:tc>
        <w:tc>
          <w:tcPr>
            <w:tcW w:w="417" w:type="pct"/>
            <w:vAlign w:val="center"/>
          </w:tcPr>
          <w:p w14:paraId="35953CAB" w14:textId="70ADF66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0.058</w:t>
            </w:r>
          </w:p>
        </w:tc>
        <w:tc>
          <w:tcPr>
            <w:tcW w:w="1012" w:type="pct"/>
            <w:vAlign w:val="center"/>
          </w:tcPr>
          <w:p w14:paraId="39454822" w14:textId="489394C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1.20 (0.98, 1.46)</w:t>
            </w:r>
          </w:p>
        </w:tc>
        <w:tc>
          <w:tcPr>
            <w:tcW w:w="471" w:type="pct"/>
            <w:vAlign w:val="center"/>
          </w:tcPr>
          <w:p w14:paraId="706317D9"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0.079</w:t>
            </w:r>
          </w:p>
        </w:tc>
      </w:tr>
      <w:tr w:rsidR="00C60F95" w:rsidRPr="00C60F95" w14:paraId="3BA17D9B" w14:textId="77777777" w:rsidTr="007179D5">
        <w:trPr>
          <w:trHeight w:val="138"/>
          <w:jc w:val="center"/>
        </w:trPr>
        <w:tc>
          <w:tcPr>
            <w:tcW w:w="880" w:type="pct"/>
            <w:vAlign w:val="center"/>
          </w:tcPr>
          <w:p w14:paraId="4B00CC4F"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No</w:t>
            </w:r>
          </w:p>
        </w:tc>
        <w:tc>
          <w:tcPr>
            <w:tcW w:w="852" w:type="pct"/>
            <w:vAlign w:val="center"/>
          </w:tcPr>
          <w:p w14:paraId="78AAD5E7"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80" w:type="pct"/>
            <w:vAlign w:val="center"/>
          </w:tcPr>
          <w:p w14:paraId="5248BBA2" w14:textId="77777777" w:rsidR="00904C0E" w:rsidRPr="0063530A" w:rsidRDefault="00904C0E" w:rsidP="0063530A">
            <w:pPr>
              <w:rPr>
                <w:rFonts w:ascii="Times New Roman" w:hAnsi="Times New Roman" w:cs="Times New Roman"/>
                <w:sz w:val="20"/>
                <w:szCs w:val="20"/>
              </w:rPr>
            </w:pPr>
          </w:p>
        </w:tc>
        <w:tc>
          <w:tcPr>
            <w:tcW w:w="888" w:type="pct"/>
            <w:vAlign w:val="center"/>
          </w:tcPr>
          <w:p w14:paraId="4B531383"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17" w:type="pct"/>
            <w:vAlign w:val="center"/>
          </w:tcPr>
          <w:p w14:paraId="6EB7A445"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1012" w:type="pct"/>
            <w:vAlign w:val="center"/>
          </w:tcPr>
          <w:p w14:paraId="1625CC67"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71" w:type="pct"/>
            <w:vAlign w:val="center"/>
          </w:tcPr>
          <w:p w14:paraId="2077ABF8"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w:t>
            </w:r>
          </w:p>
        </w:tc>
      </w:tr>
      <w:tr w:rsidR="00C60F95" w:rsidRPr="00C60F95" w14:paraId="273099CD" w14:textId="06D46412" w:rsidTr="007179D5">
        <w:trPr>
          <w:trHeight w:val="138"/>
          <w:jc w:val="center"/>
        </w:trPr>
        <w:tc>
          <w:tcPr>
            <w:tcW w:w="1732" w:type="pct"/>
            <w:gridSpan w:val="2"/>
            <w:vAlign w:val="center"/>
          </w:tcPr>
          <w:p w14:paraId="5283D935"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Underweight</w:t>
            </w:r>
          </w:p>
        </w:tc>
        <w:tc>
          <w:tcPr>
            <w:tcW w:w="1368" w:type="pct"/>
            <w:gridSpan w:val="2"/>
            <w:vAlign w:val="center"/>
          </w:tcPr>
          <w:p w14:paraId="17FAF2B6" w14:textId="77777777" w:rsidR="00904C0E" w:rsidRPr="0063530A" w:rsidRDefault="00904C0E" w:rsidP="0063530A">
            <w:pPr>
              <w:rPr>
                <w:rFonts w:ascii="Times New Roman" w:hAnsi="Times New Roman" w:cs="Times New Roman"/>
                <w:sz w:val="20"/>
                <w:szCs w:val="20"/>
              </w:rPr>
            </w:pPr>
          </w:p>
        </w:tc>
        <w:tc>
          <w:tcPr>
            <w:tcW w:w="1429" w:type="pct"/>
            <w:gridSpan w:val="2"/>
            <w:vAlign w:val="center"/>
          </w:tcPr>
          <w:p w14:paraId="0CC823A9" w14:textId="77777777" w:rsidR="00904C0E" w:rsidRPr="0063530A" w:rsidRDefault="00904C0E" w:rsidP="0063530A">
            <w:pPr>
              <w:rPr>
                <w:rFonts w:ascii="Times New Roman" w:hAnsi="Times New Roman" w:cs="Times New Roman"/>
                <w:sz w:val="20"/>
                <w:szCs w:val="20"/>
              </w:rPr>
            </w:pPr>
          </w:p>
        </w:tc>
        <w:tc>
          <w:tcPr>
            <w:tcW w:w="471" w:type="pct"/>
            <w:vAlign w:val="center"/>
          </w:tcPr>
          <w:p w14:paraId="1D0FC10F" w14:textId="77777777" w:rsidR="00904C0E" w:rsidRPr="0063530A" w:rsidRDefault="00904C0E" w:rsidP="0063530A">
            <w:pPr>
              <w:rPr>
                <w:rFonts w:ascii="Times New Roman" w:hAnsi="Times New Roman" w:cs="Times New Roman"/>
                <w:sz w:val="20"/>
                <w:szCs w:val="20"/>
              </w:rPr>
            </w:pPr>
          </w:p>
        </w:tc>
      </w:tr>
      <w:tr w:rsidR="00C60F95" w:rsidRPr="00C60F95" w14:paraId="23979313" w14:textId="77777777" w:rsidTr="007179D5">
        <w:trPr>
          <w:trHeight w:val="138"/>
          <w:jc w:val="center"/>
        </w:trPr>
        <w:tc>
          <w:tcPr>
            <w:tcW w:w="880" w:type="pct"/>
            <w:vAlign w:val="center"/>
          </w:tcPr>
          <w:p w14:paraId="0E891542"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Yes</w:t>
            </w:r>
          </w:p>
        </w:tc>
        <w:tc>
          <w:tcPr>
            <w:tcW w:w="852" w:type="pct"/>
            <w:vAlign w:val="center"/>
          </w:tcPr>
          <w:p w14:paraId="3C0138E7"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80" w:type="pct"/>
            <w:vAlign w:val="center"/>
          </w:tcPr>
          <w:p w14:paraId="51A9FF4C" w14:textId="77777777" w:rsidR="00904C0E" w:rsidRPr="0063530A" w:rsidRDefault="00904C0E" w:rsidP="0063530A">
            <w:pPr>
              <w:rPr>
                <w:rFonts w:ascii="Times New Roman" w:hAnsi="Times New Roman" w:cs="Times New Roman"/>
                <w:sz w:val="20"/>
                <w:szCs w:val="20"/>
              </w:rPr>
            </w:pPr>
          </w:p>
        </w:tc>
        <w:tc>
          <w:tcPr>
            <w:tcW w:w="888" w:type="pct"/>
            <w:vAlign w:val="center"/>
          </w:tcPr>
          <w:p w14:paraId="01B3D716" w14:textId="76FEA9BB"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1.02 (0.84, 1.23)</w:t>
            </w:r>
          </w:p>
        </w:tc>
        <w:tc>
          <w:tcPr>
            <w:tcW w:w="417" w:type="pct"/>
            <w:vAlign w:val="center"/>
          </w:tcPr>
          <w:p w14:paraId="552FF9D6"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0.879</w:t>
            </w:r>
          </w:p>
        </w:tc>
        <w:tc>
          <w:tcPr>
            <w:tcW w:w="1012" w:type="pct"/>
            <w:vAlign w:val="center"/>
          </w:tcPr>
          <w:p w14:paraId="2C906394" w14:textId="1255DDEA"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1.35 (1.19, 1.54)</w:t>
            </w:r>
          </w:p>
        </w:tc>
        <w:tc>
          <w:tcPr>
            <w:tcW w:w="471" w:type="pct"/>
            <w:vAlign w:val="center"/>
          </w:tcPr>
          <w:p w14:paraId="1DA9EE7E" w14:textId="77777777" w:rsidR="00904C0E" w:rsidRPr="0063530A" w:rsidRDefault="00904C0E" w:rsidP="0063530A">
            <w:pPr>
              <w:rPr>
                <w:rFonts w:ascii="Times New Roman" w:hAnsi="Times New Roman" w:cs="Times New Roman"/>
                <w:b/>
                <w:bCs/>
                <w:sz w:val="20"/>
                <w:szCs w:val="20"/>
              </w:rPr>
            </w:pPr>
            <w:r w:rsidRPr="0063530A">
              <w:rPr>
                <w:rFonts w:ascii="Times New Roman" w:hAnsi="Times New Roman" w:cs="Times New Roman"/>
                <w:b/>
                <w:bCs/>
                <w:sz w:val="20"/>
                <w:szCs w:val="20"/>
              </w:rPr>
              <w:t>&lt;0.001</w:t>
            </w:r>
          </w:p>
        </w:tc>
      </w:tr>
      <w:tr w:rsidR="00C60F95" w:rsidRPr="00C60F95" w14:paraId="61AEBCF9" w14:textId="77777777" w:rsidTr="007179D5">
        <w:trPr>
          <w:trHeight w:val="138"/>
          <w:jc w:val="center"/>
        </w:trPr>
        <w:tc>
          <w:tcPr>
            <w:tcW w:w="880" w:type="pct"/>
            <w:vAlign w:val="center"/>
          </w:tcPr>
          <w:p w14:paraId="7750C219"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No</w:t>
            </w:r>
          </w:p>
        </w:tc>
        <w:tc>
          <w:tcPr>
            <w:tcW w:w="852" w:type="pct"/>
            <w:vAlign w:val="center"/>
          </w:tcPr>
          <w:p w14:paraId="70333F33"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80" w:type="pct"/>
            <w:vAlign w:val="center"/>
          </w:tcPr>
          <w:p w14:paraId="718ED95E" w14:textId="77777777" w:rsidR="00904C0E" w:rsidRPr="0063530A" w:rsidRDefault="00904C0E" w:rsidP="0063530A">
            <w:pPr>
              <w:rPr>
                <w:rFonts w:ascii="Times New Roman" w:hAnsi="Times New Roman" w:cs="Times New Roman"/>
                <w:sz w:val="20"/>
                <w:szCs w:val="20"/>
              </w:rPr>
            </w:pPr>
          </w:p>
        </w:tc>
        <w:tc>
          <w:tcPr>
            <w:tcW w:w="888" w:type="pct"/>
            <w:vAlign w:val="center"/>
          </w:tcPr>
          <w:p w14:paraId="1035D5C6"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17" w:type="pct"/>
            <w:vAlign w:val="center"/>
          </w:tcPr>
          <w:p w14:paraId="29DD87E6"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1012" w:type="pct"/>
            <w:vAlign w:val="center"/>
          </w:tcPr>
          <w:p w14:paraId="32B35401"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71" w:type="pct"/>
            <w:vAlign w:val="center"/>
          </w:tcPr>
          <w:p w14:paraId="396B556C"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w:t>
            </w:r>
          </w:p>
        </w:tc>
      </w:tr>
      <w:tr w:rsidR="00C60F95" w:rsidRPr="00C60F95" w14:paraId="4A2B64FD" w14:textId="5B83E819" w:rsidTr="007179D5">
        <w:trPr>
          <w:trHeight w:val="138"/>
          <w:jc w:val="center"/>
        </w:trPr>
        <w:tc>
          <w:tcPr>
            <w:tcW w:w="1732" w:type="pct"/>
            <w:gridSpan w:val="2"/>
            <w:vAlign w:val="center"/>
          </w:tcPr>
          <w:p w14:paraId="7FB126D3"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Stunned</w:t>
            </w:r>
          </w:p>
        </w:tc>
        <w:tc>
          <w:tcPr>
            <w:tcW w:w="1368" w:type="pct"/>
            <w:gridSpan w:val="2"/>
            <w:vAlign w:val="center"/>
          </w:tcPr>
          <w:p w14:paraId="38234348" w14:textId="77777777" w:rsidR="00904C0E" w:rsidRPr="0063530A" w:rsidRDefault="00904C0E" w:rsidP="0063530A">
            <w:pPr>
              <w:rPr>
                <w:rFonts w:ascii="Times New Roman" w:hAnsi="Times New Roman" w:cs="Times New Roman"/>
                <w:sz w:val="20"/>
                <w:szCs w:val="20"/>
              </w:rPr>
            </w:pPr>
          </w:p>
        </w:tc>
        <w:tc>
          <w:tcPr>
            <w:tcW w:w="1429" w:type="pct"/>
            <w:gridSpan w:val="2"/>
            <w:vAlign w:val="center"/>
          </w:tcPr>
          <w:p w14:paraId="23A05B9A" w14:textId="77777777" w:rsidR="00904C0E" w:rsidRPr="0063530A" w:rsidRDefault="00904C0E" w:rsidP="0063530A">
            <w:pPr>
              <w:rPr>
                <w:rFonts w:ascii="Times New Roman" w:hAnsi="Times New Roman" w:cs="Times New Roman"/>
                <w:sz w:val="20"/>
                <w:szCs w:val="20"/>
              </w:rPr>
            </w:pPr>
          </w:p>
        </w:tc>
        <w:tc>
          <w:tcPr>
            <w:tcW w:w="471" w:type="pct"/>
            <w:vAlign w:val="center"/>
          </w:tcPr>
          <w:p w14:paraId="6E6BEF4E" w14:textId="77777777" w:rsidR="00904C0E" w:rsidRPr="0063530A" w:rsidRDefault="00904C0E" w:rsidP="0063530A">
            <w:pPr>
              <w:rPr>
                <w:rFonts w:ascii="Times New Roman" w:hAnsi="Times New Roman" w:cs="Times New Roman"/>
                <w:sz w:val="20"/>
                <w:szCs w:val="20"/>
              </w:rPr>
            </w:pPr>
          </w:p>
        </w:tc>
      </w:tr>
      <w:tr w:rsidR="00C60F95" w:rsidRPr="00C60F95" w14:paraId="54811DD4" w14:textId="77777777" w:rsidTr="007179D5">
        <w:trPr>
          <w:trHeight w:val="138"/>
          <w:jc w:val="center"/>
        </w:trPr>
        <w:tc>
          <w:tcPr>
            <w:tcW w:w="880" w:type="pct"/>
            <w:vAlign w:val="center"/>
          </w:tcPr>
          <w:p w14:paraId="7DCE0CF5"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Yes</w:t>
            </w:r>
          </w:p>
        </w:tc>
        <w:tc>
          <w:tcPr>
            <w:tcW w:w="852" w:type="pct"/>
            <w:vAlign w:val="center"/>
          </w:tcPr>
          <w:p w14:paraId="64D4050B"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80" w:type="pct"/>
            <w:vAlign w:val="center"/>
          </w:tcPr>
          <w:p w14:paraId="061A54E6" w14:textId="77777777" w:rsidR="00904C0E" w:rsidRPr="0063530A" w:rsidRDefault="00904C0E" w:rsidP="0063530A">
            <w:pPr>
              <w:rPr>
                <w:rFonts w:ascii="Times New Roman" w:hAnsi="Times New Roman" w:cs="Times New Roman"/>
                <w:sz w:val="20"/>
                <w:szCs w:val="20"/>
              </w:rPr>
            </w:pPr>
          </w:p>
        </w:tc>
        <w:tc>
          <w:tcPr>
            <w:tcW w:w="888" w:type="pct"/>
            <w:vAlign w:val="center"/>
          </w:tcPr>
          <w:p w14:paraId="3B37A118" w14:textId="65EA77FD"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0.98 (0.81, 1.19)</w:t>
            </w:r>
          </w:p>
        </w:tc>
        <w:tc>
          <w:tcPr>
            <w:tcW w:w="417" w:type="pct"/>
            <w:vAlign w:val="center"/>
          </w:tcPr>
          <w:p w14:paraId="1094F27F"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0.867</w:t>
            </w:r>
          </w:p>
        </w:tc>
        <w:tc>
          <w:tcPr>
            <w:tcW w:w="1012" w:type="pct"/>
            <w:vAlign w:val="center"/>
          </w:tcPr>
          <w:p w14:paraId="3D27A10B" w14:textId="75138348"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1.10 (0.98, 1.25)</w:t>
            </w:r>
          </w:p>
        </w:tc>
        <w:tc>
          <w:tcPr>
            <w:tcW w:w="471" w:type="pct"/>
            <w:vAlign w:val="center"/>
          </w:tcPr>
          <w:p w14:paraId="799642CF"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0.132</w:t>
            </w:r>
          </w:p>
        </w:tc>
      </w:tr>
      <w:tr w:rsidR="00C60F95" w:rsidRPr="00C60F95" w14:paraId="5037BC3F" w14:textId="77777777" w:rsidTr="007179D5">
        <w:trPr>
          <w:trHeight w:val="138"/>
          <w:jc w:val="center"/>
        </w:trPr>
        <w:tc>
          <w:tcPr>
            <w:tcW w:w="880" w:type="pct"/>
            <w:vAlign w:val="center"/>
          </w:tcPr>
          <w:p w14:paraId="27215D71"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No</w:t>
            </w:r>
          </w:p>
        </w:tc>
        <w:tc>
          <w:tcPr>
            <w:tcW w:w="852" w:type="pct"/>
            <w:vAlign w:val="center"/>
          </w:tcPr>
          <w:p w14:paraId="460A81EE"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80" w:type="pct"/>
            <w:vAlign w:val="center"/>
          </w:tcPr>
          <w:p w14:paraId="2E5C522E" w14:textId="77777777" w:rsidR="00904C0E" w:rsidRPr="0063530A" w:rsidRDefault="00904C0E" w:rsidP="0063530A">
            <w:pPr>
              <w:rPr>
                <w:rFonts w:ascii="Times New Roman" w:hAnsi="Times New Roman" w:cs="Times New Roman"/>
                <w:sz w:val="20"/>
                <w:szCs w:val="20"/>
              </w:rPr>
            </w:pPr>
          </w:p>
        </w:tc>
        <w:tc>
          <w:tcPr>
            <w:tcW w:w="888" w:type="pct"/>
            <w:vAlign w:val="center"/>
          </w:tcPr>
          <w:p w14:paraId="26C979DE"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17" w:type="pct"/>
            <w:vAlign w:val="center"/>
          </w:tcPr>
          <w:p w14:paraId="482ACA03"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1012" w:type="pct"/>
            <w:vAlign w:val="center"/>
          </w:tcPr>
          <w:p w14:paraId="2C94A69D"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71" w:type="pct"/>
            <w:vAlign w:val="center"/>
          </w:tcPr>
          <w:p w14:paraId="74C1B1E0"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w:t>
            </w:r>
          </w:p>
        </w:tc>
      </w:tr>
      <w:tr w:rsidR="00C60F95" w:rsidRPr="00C60F95" w14:paraId="42E88C99" w14:textId="662F6252" w:rsidTr="007179D5">
        <w:trPr>
          <w:trHeight w:val="138"/>
          <w:jc w:val="center"/>
        </w:trPr>
        <w:tc>
          <w:tcPr>
            <w:tcW w:w="1732" w:type="pct"/>
            <w:gridSpan w:val="2"/>
            <w:vAlign w:val="center"/>
          </w:tcPr>
          <w:p w14:paraId="1D1B7F1F"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Wasted</w:t>
            </w:r>
          </w:p>
        </w:tc>
        <w:tc>
          <w:tcPr>
            <w:tcW w:w="1368" w:type="pct"/>
            <w:gridSpan w:val="2"/>
            <w:vAlign w:val="center"/>
          </w:tcPr>
          <w:p w14:paraId="2C9EB1F5" w14:textId="77777777" w:rsidR="00904C0E" w:rsidRPr="0063530A" w:rsidRDefault="00904C0E" w:rsidP="0063530A">
            <w:pPr>
              <w:rPr>
                <w:rFonts w:ascii="Times New Roman" w:hAnsi="Times New Roman" w:cs="Times New Roman"/>
                <w:sz w:val="20"/>
                <w:szCs w:val="20"/>
              </w:rPr>
            </w:pPr>
          </w:p>
        </w:tc>
        <w:tc>
          <w:tcPr>
            <w:tcW w:w="1429" w:type="pct"/>
            <w:gridSpan w:val="2"/>
            <w:vAlign w:val="center"/>
          </w:tcPr>
          <w:p w14:paraId="596AA43F" w14:textId="77777777" w:rsidR="00904C0E" w:rsidRPr="0063530A" w:rsidRDefault="00904C0E" w:rsidP="0063530A">
            <w:pPr>
              <w:rPr>
                <w:rFonts w:ascii="Times New Roman" w:hAnsi="Times New Roman" w:cs="Times New Roman"/>
                <w:sz w:val="20"/>
                <w:szCs w:val="20"/>
              </w:rPr>
            </w:pPr>
          </w:p>
        </w:tc>
        <w:tc>
          <w:tcPr>
            <w:tcW w:w="471" w:type="pct"/>
            <w:vAlign w:val="center"/>
          </w:tcPr>
          <w:p w14:paraId="42DBC2F3" w14:textId="77777777" w:rsidR="00904C0E" w:rsidRPr="0063530A" w:rsidRDefault="00904C0E" w:rsidP="0063530A">
            <w:pPr>
              <w:rPr>
                <w:rFonts w:ascii="Times New Roman" w:hAnsi="Times New Roman" w:cs="Times New Roman"/>
                <w:sz w:val="20"/>
                <w:szCs w:val="20"/>
              </w:rPr>
            </w:pPr>
          </w:p>
        </w:tc>
      </w:tr>
      <w:tr w:rsidR="00C60F95" w:rsidRPr="00C60F95" w14:paraId="1132F0E1" w14:textId="77777777" w:rsidTr="007179D5">
        <w:trPr>
          <w:trHeight w:val="138"/>
          <w:jc w:val="center"/>
        </w:trPr>
        <w:tc>
          <w:tcPr>
            <w:tcW w:w="880" w:type="pct"/>
            <w:vAlign w:val="center"/>
          </w:tcPr>
          <w:p w14:paraId="6E66963B"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Yes</w:t>
            </w:r>
          </w:p>
        </w:tc>
        <w:tc>
          <w:tcPr>
            <w:tcW w:w="852" w:type="pct"/>
            <w:vAlign w:val="center"/>
          </w:tcPr>
          <w:p w14:paraId="709E4EAA"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80" w:type="pct"/>
            <w:vAlign w:val="center"/>
          </w:tcPr>
          <w:p w14:paraId="2B6D68D7" w14:textId="77777777" w:rsidR="00904C0E" w:rsidRPr="0063530A" w:rsidRDefault="00904C0E" w:rsidP="0063530A">
            <w:pPr>
              <w:rPr>
                <w:rFonts w:ascii="Times New Roman" w:hAnsi="Times New Roman" w:cs="Times New Roman"/>
                <w:sz w:val="20"/>
                <w:szCs w:val="20"/>
              </w:rPr>
            </w:pPr>
          </w:p>
        </w:tc>
        <w:tc>
          <w:tcPr>
            <w:tcW w:w="888" w:type="pct"/>
            <w:vAlign w:val="center"/>
          </w:tcPr>
          <w:p w14:paraId="1F5BD095" w14:textId="095010F3"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1.20 (0.94, 1.55)</w:t>
            </w:r>
          </w:p>
        </w:tc>
        <w:tc>
          <w:tcPr>
            <w:tcW w:w="417" w:type="pct"/>
            <w:vAlign w:val="center"/>
          </w:tcPr>
          <w:p w14:paraId="4206A18D"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0.148</w:t>
            </w:r>
          </w:p>
        </w:tc>
        <w:tc>
          <w:tcPr>
            <w:tcW w:w="1012" w:type="pct"/>
            <w:vAlign w:val="center"/>
          </w:tcPr>
          <w:p w14:paraId="137063FC" w14:textId="190A4250"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1.20 (1.00, 1.43)</w:t>
            </w:r>
          </w:p>
        </w:tc>
        <w:tc>
          <w:tcPr>
            <w:tcW w:w="471" w:type="pct"/>
            <w:vAlign w:val="center"/>
          </w:tcPr>
          <w:p w14:paraId="13FFC6BE"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0.053</w:t>
            </w:r>
          </w:p>
        </w:tc>
      </w:tr>
      <w:tr w:rsidR="00C60F95" w:rsidRPr="00C60F95" w14:paraId="5EF46736" w14:textId="77777777" w:rsidTr="007179D5">
        <w:trPr>
          <w:trHeight w:val="138"/>
          <w:jc w:val="center"/>
        </w:trPr>
        <w:tc>
          <w:tcPr>
            <w:tcW w:w="880" w:type="pct"/>
            <w:vAlign w:val="center"/>
          </w:tcPr>
          <w:p w14:paraId="59134CDE"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No</w:t>
            </w:r>
          </w:p>
        </w:tc>
        <w:tc>
          <w:tcPr>
            <w:tcW w:w="852" w:type="pct"/>
            <w:vAlign w:val="center"/>
          </w:tcPr>
          <w:p w14:paraId="5478D0E4"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80" w:type="pct"/>
            <w:vAlign w:val="center"/>
          </w:tcPr>
          <w:p w14:paraId="2ACDEF54" w14:textId="77777777" w:rsidR="00904C0E" w:rsidRPr="0063530A" w:rsidRDefault="00904C0E" w:rsidP="0063530A">
            <w:pPr>
              <w:rPr>
                <w:rFonts w:ascii="Times New Roman" w:hAnsi="Times New Roman" w:cs="Times New Roman"/>
                <w:sz w:val="20"/>
                <w:szCs w:val="20"/>
              </w:rPr>
            </w:pPr>
          </w:p>
        </w:tc>
        <w:tc>
          <w:tcPr>
            <w:tcW w:w="888" w:type="pct"/>
            <w:vAlign w:val="center"/>
          </w:tcPr>
          <w:p w14:paraId="396334AB"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17" w:type="pct"/>
            <w:vAlign w:val="center"/>
          </w:tcPr>
          <w:p w14:paraId="477A8BC1"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1012" w:type="pct"/>
            <w:vAlign w:val="center"/>
          </w:tcPr>
          <w:p w14:paraId="43503CA3"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71" w:type="pct"/>
            <w:vAlign w:val="center"/>
          </w:tcPr>
          <w:p w14:paraId="5846EA96"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w:t>
            </w:r>
          </w:p>
        </w:tc>
      </w:tr>
      <w:tr w:rsidR="00C60F95" w:rsidRPr="00C60F95" w14:paraId="6B5CCC0F" w14:textId="30C1A7F0" w:rsidTr="007179D5">
        <w:trPr>
          <w:trHeight w:val="138"/>
          <w:jc w:val="center"/>
        </w:trPr>
        <w:tc>
          <w:tcPr>
            <w:tcW w:w="1732" w:type="pct"/>
            <w:gridSpan w:val="2"/>
            <w:vAlign w:val="center"/>
          </w:tcPr>
          <w:p w14:paraId="796323AE" w14:textId="77777777" w:rsidR="00904C0E" w:rsidRPr="0063530A" w:rsidRDefault="00904C0E" w:rsidP="0063530A">
            <w:pPr>
              <w:rPr>
                <w:rFonts w:ascii="Times New Roman" w:hAnsi="Times New Roman" w:cs="Times New Roman"/>
                <w:sz w:val="20"/>
                <w:szCs w:val="20"/>
              </w:rPr>
            </w:pPr>
            <w:r w:rsidRPr="0063530A">
              <w:rPr>
                <w:rFonts w:ascii="Times New Roman" w:hAnsi="Times New Roman" w:cs="Times New Roman"/>
                <w:sz w:val="20"/>
                <w:szCs w:val="20"/>
              </w:rPr>
              <w:t>Overweight</w:t>
            </w:r>
          </w:p>
        </w:tc>
        <w:tc>
          <w:tcPr>
            <w:tcW w:w="1368" w:type="pct"/>
            <w:gridSpan w:val="2"/>
            <w:vAlign w:val="center"/>
          </w:tcPr>
          <w:p w14:paraId="0E2FD40C" w14:textId="77777777" w:rsidR="00904C0E" w:rsidRPr="0063530A" w:rsidRDefault="00904C0E" w:rsidP="0063530A">
            <w:pPr>
              <w:rPr>
                <w:rFonts w:ascii="Times New Roman" w:hAnsi="Times New Roman" w:cs="Times New Roman"/>
                <w:sz w:val="20"/>
                <w:szCs w:val="20"/>
              </w:rPr>
            </w:pPr>
          </w:p>
        </w:tc>
        <w:tc>
          <w:tcPr>
            <w:tcW w:w="1429" w:type="pct"/>
            <w:gridSpan w:val="2"/>
            <w:vAlign w:val="center"/>
          </w:tcPr>
          <w:p w14:paraId="4509BF4F" w14:textId="77777777" w:rsidR="00904C0E" w:rsidRPr="0063530A" w:rsidRDefault="00904C0E" w:rsidP="0063530A">
            <w:pPr>
              <w:rPr>
                <w:rFonts w:ascii="Times New Roman" w:hAnsi="Times New Roman" w:cs="Times New Roman"/>
                <w:sz w:val="20"/>
                <w:szCs w:val="20"/>
              </w:rPr>
            </w:pPr>
          </w:p>
        </w:tc>
        <w:tc>
          <w:tcPr>
            <w:tcW w:w="471" w:type="pct"/>
            <w:vAlign w:val="center"/>
          </w:tcPr>
          <w:p w14:paraId="10546028" w14:textId="77777777" w:rsidR="00904C0E" w:rsidRPr="0063530A" w:rsidRDefault="00904C0E" w:rsidP="0063530A">
            <w:pPr>
              <w:rPr>
                <w:rFonts w:ascii="Times New Roman" w:hAnsi="Times New Roman" w:cs="Times New Roman"/>
                <w:sz w:val="20"/>
                <w:szCs w:val="20"/>
              </w:rPr>
            </w:pPr>
          </w:p>
        </w:tc>
      </w:tr>
      <w:tr w:rsidR="00DE658B" w:rsidRPr="00C60F95" w14:paraId="1D657512" w14:textId="77777777" w:rsidTr="007179D5">
        <w:trPr>
          <w:trHeight w:val="138"/>
          <w:jc w:val="center"/>
        </w:trPr>
        <w:tc>
          <w:tcPr>
            <w:tcW w:w="880" w:type="pct"/>
            <w:vAlign w:val="center"/>
          </w:tcPr>
          <w:p w14:paraId="7D03E009" w14:textId="04AE053D" w:rsidR="00DE658B" w:rsidRPr="00DE658B" w:rsidRDefault="00DE658B" w:rsidP="00DE658B">
            <w:pPr>
              <w:rPr>
                <w:rFonts w:ascii="Times New Roman" w:hAnsi="Times New Roman" w:cs="Times New Roman"/>
                <w:sz w:val="20"/>
                <w:szCs w:val="20"/>
              </w:rPr>
            </w:pPr>
            <w:r w:rsidRPr="007866B0">
              <w:rPr>
                <w:rFonts w:ascii="Times New Roman" w:hAnsi="Times New Roman" w:cs="Times New Roman"/>
                <w:sz w:val="20"/>
                <w:szCs w:val="20"/>
              </w:rPr>
              <w:t>No</w:t>
            </w:r>
          </w:p>
        </w:tc>
        <w:tc>
          <w:tcPr>
            <w:tcW w:w="852" w:type="pct"/>
            <w:vAlign w:val="center"/>
          </w:tcPr>
          <w:p w14:paraId="18B6A3BF" w14:textId="230B9575" w:rsidR="00DE658B" w:rsidRPr="00DE658B" w:rsidRDefault="00DE658B" w:rsidP="00DE658B">
            <w:pPr>
              <w:rPr>
                <w:rFonts w:ascii="Times New Roman" w:hAnsi="Times New Roman" w:cs="Times New Roman"/>
                <w:sz w:val="20"/>
                <w:szCs w:val="20"/>
              </w:rPr>
            </w:pPr>
            <w:r w:rsidRPr="007866B0">
              <w:rPr>
                <w:rFonts w:ascii="Times New Roman" w:hAnsi="Times New Roman" w:cs="Times New Roman"/>
                <w:sz w:val="20"/>
                <w:szCs w:val="20"/>
              </w:rPr>
              <w:t>-</w:t>
            </w:r>
          </w:p>
        </w:tc>
        <w:tc>
          <w:tcPr>
            <w:tcW w:w="480" w:type="pct"/>
            <w:vAlign w:val="center"/>
          </w:tcPr>
          <w:p w14:paraId="31B48E36" w14:textId="77777777" w:rsidR="00DE658B" w:rsidRPr="00DE658B" w:rsidRDefault="00DE658B" w:rsidP="00DE658B">
            <w:pPr>
              <w:rPr>
                <w:rFonts w:ascii="Times New Roman" w:hAnsi="Times New Roman" w:cs="Times New Roman"/>
                <w:sz w:val="20"/>
                <w:szCs w:val="20"/>
              </w:rPr>
            </w:pPr>
          </w:p>
        </w:tc>
        <w:tc>
          <w:tcPr>
            <w:tcW w:w="888" w:type="pct"/>
            <w:vAlign w:val="center"/>
          </w:tcPr>
          <w:p w14:paraId="76C06D74" w14:textId="0E7167FF" w:rsidR="00DE658B" w:rsidRPr="00DE658B" w:rsidRDefault="00DE658B" w:rsidP="00DE658B">
            <w:pPr>
              <w:rPr>
                <w:rFonts w:ascii="Times New Roman" w:hAnsi="Times New Roman" w:cs="Times New Roman"/>
                <w:sz w:val="20"/>
                <w:szCs w:val="20"/>
              </w:rPr>
            </w:pPr>
            <w:r w:rsidRPr="007866B0">
              <w:rPr>
                <w:rFonts w:ascii="Times New Roman" w:hAnsi="Times New Roman" w:cs="Times New Roman"/>
                <w:sz w:val="20"/>
                <w:szCs w:val="20"/>
              </w:rPr>
              <w:t>1.47 (1.00, 2.18)</w:t>
            </w:r>
          </w:p>
        </w:tc>
        <w:tc>
          <w:tcPr>
            <w:tcW w:w="417" w:type="pct"/>
            <w:vAlign w:val="center"/>
          </w:tcPr>
          <w:p w14:paraId="4F33F20D" w14:textId="7E96C818" w:rsidR="00DE658B" w:rsidRPr="00DE658B" w:rsidRDefault="00DE658B" w:rsidP="00DE658B">
            <w:pPr>
              <w:rPr>
                <w:rFonts w:ascii="Times New Roman" w:hAnsi="Times New Roman" w:cs="Times New Roman"/>
                <w:sz w:val="20"/>
                <w:szCs w:val="20"/>
              </w:rPr>
            </w:pPr>
            <w:r w:rsidRPr="007866B0">
              <w:rPr>
                <w:rFonts w:ascii="Times New Roman" w:hAnsi="Times New Roman" w:cs="Times New Roman"/>
                <w:sz w:val="20"/>
                <w:szCs w:val="20"/>
              </w:rPr>
              <w:t>0.</w:t>
            </w:r>
            <w:r w:rsidR="004D458D">
              <w:rPr>
                <w:rFonts w:ascii="Times New Roman" w:hAnsi="Times New Roman" w:cs="Times New Roman"/>
                <w:sz w:val="20"/>
                <w:szCs w:val="20"/>
              </w:rPr>
              <w:t>0</w:t>
            </w:r>
            <w:r w:rsidRPr="007866B0">
              <w:rPr>
                <w:rFonts w:ascii="Times New Roman" w:hAnsi="Times New Roman" w:cs="Times New Roman"/>
                <w:sz w:val="20"/>
                <w:szCs w:val="20"/>
              </w:rPr>
              <w:t>51</w:t>
            </w:r>
          </w:p>
        </w:tc>
        <w:tc>
          <w:tcPr>
            <w:tcW w:w="1012" w:type="pct"/>
            <w:vAlign w:val="center"/>
          </w:tcPr>
          <w:p w14:paraId="16D9C0C1" w14:textId="772FAADF" w:rsidR="00DE658B" w:rsidRPr="00DE658B" w:rsidRDefault="00DE658B" w:rsidP="00DE658B">
            <w:pPr>
              <w:rPr>
                <w:rFonts w:ascii="Times New Roman" w:hAnsi="Times New Roman" w:cs="Times New Roman"/>
                <w:sz w:val="20"/>
                <w:szCs w:val="20"/>
              </w:rPr>
            </w:pPr>
            <w:r w:rsidRPr="007866B0">
              <w:rPr>
                <w:rFonts w:ascii="Times New Roman" w:hAnsi="Times New Roman" w:cs="Times New Roman"/>
                <w:sz w:val="20"/>
                <w:szCs w:val="20"/>
              </w:rPr>
              <w:t>1.30 (1.00, 1.70)</w:t>
            </w:r>
          </w:p>
        </w:tc>
        <w:tc>
          <w:tcPr>
            <w:tcW w:w="471" w:type="pct"/>
            <w:vAlign w:val="center"/>
          </w:tcPr>
          <w:p w14:paraId="3AC47266" w14:textId="7ABB324E" w:rsidR="00DE658B" w:rsidRPr="00DE658B" w:rsidRDefault="00DE658B" w:rsidP="00DE658B">
            <w:pPr>
              <w:rPr>
                <w:rFonts w:ascii="Times New Roman" w:hAnsi="Times New Roman" w:cs="Times New Roman"/>
                <w:sz w:val="20"/>
                <w:szCs w:val="20"/>
              </w:rPr>
            </w:pPr>
            <w:r w:rsidRPr="007866B0">
              <w:rPr>
                <w:rFonts w:ascii="Times New Roman" w:hAnsi="Times New Roman" w:cs="Times New Roman"/>
                <w:sz w:val="20"/>
                <w:szCs w:val="20"/>
              </w:rPr>
              <w:t>0.057</w:t>
            </w:r>
          </w:p>
        </w:tc>
      </w:tr>
      <w:tr w:rsidR="00DE658B" w:rsidRPr="00C60F95" w14:paraId="1A33561C" w14:textId="77777777" w:rsidTr="007179D5">
        <w:trPr>
          <w:trHeight w:val="138"/>
          <w:jc w:val="center"/>
        </w:trPr>
        <w:tc>
          <w:tcPr>
            <w:tcW w:w="880" w:type="pct"/>
            <w:vAlign w:val="center"/>
          </w:tcPr>
          <w:p w14:paraId="620D5368" w14:textId="77777777" w:rsidR="00DE658B" w:rsidRPr="0063530A" w:rsidRDefault="00DE658B" w:rsidP="0063530A">
            <w:pPr>
              <w:rPr>
                <w:rFonts w:ascii="Times New Roman" w:hAnsi="Times New Roman" w:cs="Times New Roman"/>
                <w:sz w:val="20"/>
                <w:szCs w:val="20"/>
              </w:rPr>
            </w:pPr>
            <w:r w:rsidRPr="0063530A">
              <w:rPr>
                <w:rFonts w:ascii="Times New Roman" w:hAnsi="Times New Roman" w:cs="Times New Roman"/>
                <w:sz w:val="20"/>
                <w:szCs w:val="20"/>
              </w:rPr>
              <w:t>Yes</w:t>
            </w:r>
          </w:p>
        </w:tc>
        <w:tc>
          <w:tcPr>
            <w:tcW w:w="852" w:type="pct"/>
            <w:vAlign w:val="center"/>
          </w:tcPr>
          <w:p w14:paraId="3445B5A4" w14:textId="77777777" w:rsidR="00DE658B" w:rsidRPr="0063530A" w:rsidRDefault="00DE658B"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80" w:type="pct"/>
            <w:vAlign w:val="center"/>
          </w:tcPr>
          <w:p w14:paraId="122B7174" w14:textId="77777777" w:rsidR="00DE658B" w:rsidRPr="0063530A" w:rsidRDefault="00DE658B" w:rsidP="0063530A">
            <w:pPr>
              <w:rPr>
                <w:rFonts w:ascii="Times New Roman" w:hAnsi="Times New Roman" w:cs="Times New Roman"/>
                <w:sz w:val="20"/>
                <w:szCs w:val="20"/>
              </w:rPr>
            </w:pPr>
          </w:p>
        </w:tc>
        <w:tc>
          <w:tcPr>
            <w:tcW w:w="888" w:type="pct"/>
            <w:vAlign w:val="center"/>
          </w:tcPr>
          <w:p w14:paraId="27AC18BA" w14:textId="77777777" w:rsidR="00DE658B" w:rsidRPr="0063530A" w:rsidRDefault="00DE658B"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17" w:type="pct"/>
            <w:vAlign w:val="center"/>
          </w:tcPr>
          <w:p w14:paraId="1F1DC75D" w14:textId="77777777" w:rsidR="00DE658B" w:rsidRPr="0063530A" w:rsidRDefault="00DE658B"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1012" w:type="pct"/>
            <w:vAlign w:val="center"/>
          </w:tcPr>
          <w:p w14:paraId="5475FDEC" w14:textId="77777777" w:rsidR="00DE658B" w:rsidRPr="0063530A" w:rsidRDefault="00DE658B"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71" w:type="pct"/>
            <w:vAlign w:val="center"/>
          </w:tcPr>
          <w:p w14:paraId="51CD89A1" w14:textId="77777777" w:rsidR="00DE658B" w:rsidRPr="0063530A" w:rsidRDefault="00DE658B" w:rsidP="0063530A">
            <w:pPr>
              <w:rPr>
                <w:rFonts w:ascii="Times New Roman" w:hAnsi="Times New Roman" w:cs="Times New Roman"/>
                <w:sz w:val="20"/>
                <w:szCs w:val="20"/>
              </w:rPr>
            </w:pPr>
            <w:r w:rsidRPr="0063530A">
              <w:rPr>
                <w:rFonts w:ascii="Times New Roman" w:hAnsi="Times New Roman" w:cs="Times New Roman"/>
                <w:sz w:val="20"/>
                <w:szCs w:val="20"/>
              </w:rPr>
              <w:t>-</w:t>
            </w:r>
          </w:p>
        </w:tc>
      </w:tr>
      <w:tr w:rsidR="007179D5" w:rsidRPr="00C60F95" w14:paraId="7F05B4DF" w14:textId="65D0B25D" w:rsidTr="007179D5">
        <w:trPr>
          <w:trHeight w:val="138"/>
          <w:jc w:val="center"/>
        </w:trPr>
        <w:tc>
          <w:tcPr>
            <w:tcW w:w="5000" w:type="pct"/>
            <w:gridSpan w:val="7"/>
            <w:vAlign w:val="center"/>
          </w:tcPr>
          <w:p w14:paraId="12577B6B" w14:textId="47AFECF9" w:rsidR="007179D5" w:rsidRPr="0063530A" w:rsidRDefault="007179D5" w:rsidP="0063530A">
            <w:pPr>
              <w:rPr>
                <w:rFonts w:ascii="Times New Roman" w:hAnsi="Times New Roman" w:cs="Times New Roman"/>
                <w:sz w:val="20"/>
                <w:szCs w:val="20"/>
              </w:rPr>
            </w:pPr>
            <w:commentRangeStart w:id="133"/>
            <w:commentRangeStart w:id="134"/>
            <w:r w:rsidRPr="0063530A">
              <w:rPr>
                <w:rFonts w:ascii="Times New Roman" w:hAnsi="Times New Roman" w:cs="Times New Roman"/>
                <w:sz w:val="20"/>
                <w:szCs w:val="20"/>
              </w:rPr>
              <w:t>COMMUNITY CHARACTERISTICS</w:t>
            </w:r>
            <w:commentRangeEnd w:id="133"/>
            <w:r>
              <w:rPr>
                <w:rStyle w:val="CommentReference"/>
              </w:rPr>
              <w:commentReference w:id="133"/>
            </w:r>
            <w:commentRangeEnd w:id="134"/>
            <w:r w:rsidR="008D582D">
              <w:rPr>
                <w:rStyle w:val="CommentReference"/>
              </w:rPr>
              <w:commentReference w:id="134"/>
            </w:r>
          </w:p>
        </w:tc>
      </w:tr>
      <w:tr w:rsidR="00DE658B" w:rsidRPr="00C60F95" w14:paraId="1C6040A9" w14:textId="3186AE67" w:rsidTr="007179D5">
        <w:trPr>
          <w:trHeight w:val="138"/>
          <w:jc w:val="center"/>
        </w:trPr>
        <w:tc>
          <w:tcPr>
            <w:tcW w:w="1732" w:type="pct"/>
            <w:gridSpan w:val="2"/>
            <w:vAlign w:val="center"/>
          </w:tcPr>
          <w:p w14:paraId="18F8D06A" w14:textId="77777777" w:rsidR="00DE658B" w:rsidRPr="0063530A" w:rsidRDefault="00DE658B" w:rsidP="0063530A">
            <w:pPr>
              <w:rPr>
                <w:rFonts w:ascii="Times New Roman" w:hAnsi="Times New Roman" w:cs="Times New Roman"/>
                <w:sz w:val="20"/>
                <w:szCs w:val="20"/>
              </w:rPr>
            </w:pPr>
            <w:r w:rsidRPr="0063530A">
              <w:rPr>
                <w:rFonts w:ascii="Times New Roman" w:hAnsi="Times New Roman" w:cs="Times New Roman"/>
                <w:sz w:val="20"/>
                <w:szCs w:val="20"/>
              </w:rPr>
              <w:t>Place of residence</w:t>
            </w:r>
          </w:p>
        </w:tc>
        <w:tc>
          <w:tcPr>
            <w:tcW w:w="1368" w:type="pct"/>
            <w:gridSpan w:val="2"/>
            <w:vAlign w:val="center"/>
          </w:tcPr>
          <w:p w14:paraId="05B45A2F" w14:textId="77777777" w:rsidR="00DE658B" w:rsidRPr="0063530A" w:rsidRDefault="00DE658B" w:rsidP="0063530A">
            <w:pPr>
              <w:rPr>
                <w:rFonts w:ascii="Times New Roman" w:hAnsi="Times New Roman" w:cs="Times New Roman"/>
                <w:sz w:val="20"/>
                <w:szCs w:val="20"/>
              </w:rPr>
            </w:pPr>
          </w:p>
        </w:tc>
        <w:tc>
          <w:tcPr>
            <w:tcW w:w="1429" w:type="pct"/>
            <w:gridSpan w:val="2"/>
            <w:vAlign w:val="center"/>
          </w:tcPr>
          <w:p w14:paraId="60BE068B" w14:textId="77777777" w:rsidR="00DE658B" w:rsidRPr="0063530A" w:rsidRDefault="00DE658B" w:rsidP="0063530A">
            <w:pPr>
              <w:rPr>
                <w:rFonts w:ascii="Times New Roman" w:hAnsi="Times New Roman" w:cs="Times New Roman"/>
                <w:sz w:val="20"/>
                <w:szCs w:val="20"/>
              </w:rPr>
            </w:pPr>
          </w:p>
        </w:tc>
        <w:tc>
          <w:tcPr>
            <w:tcW w:w="471" w:type="pct"/>
            <w:vAlign w:val="center"/>
          </w:tcPr>
          <w:p w14:paraId="16DD62F0" w14:textId="77777777" w:rsidR="00DE658B" w:rsidRPr="0063530A" w:rsidRDefault="00DE658B" w:rsidP="0063530A">
            <w:pPr>
              <w:rPr>
                <w:rFonts w:ascii="Times New Roman" w:hAnsi="Times New Roman" w:cs="Times New Roman"/>
                <w:sz w:val="20"/>
                <w:szCs w:val="20"/>
              </w:rPr>
            </w:pPr>
          </w:p>
        </w:tc>
      </w:tr>
      <w:tr w:rsidR="004D458D" w:rsidRPr="00C60F95" w14:paraId="46BC828D" w14:textId="77777777" w:rsidTr="007179D5">
        <w:trPr>
          <w:trHeight w:val="250"/>
          <w:jc w:val="center"/>
        </w:trPr>
        <w:tc>
          <w:tcPr>
            <w:tcW w:w="880" w:type="pct"/>
            <w:vAlign w:val="center"/>
          </w:tcPr>
          <w:p w14:paraId="0BBA8D53" w14:textId="6B1DC36A" w:rsidR="004D458D" w:rsidRPr="004D458D" w:rsidRDefault="004D458D" w:rsidP="004D458D">
            <w:pPr>
              <w:rPr>
                <w:rFonts w:ascii="Times New Roman" w:hAnsi="Times New Roman" w:cs="Times New Roman"/>
                <w:sz w:val="20"/>
                <w:szCs w:val="20"/>
              </w:rPr>
            </w:pPr>
            <w:r w:rsidRPr="007866B0">
              <w:rPr>
                <w:rFonts w:ascii="Times New Roman" w:hAnsi="Times New Roman" w:cs="Times New Roman"/>
                <w:sz w:val="20"/>
                <w:szCs w:val="20"/>
              </w:rPr>
              <w:t>Rural</w:t>
            </w:r>
          </w:p>
        </w:tc>
        <w:tc>
          <w:tcPr>
            <w:tcW w:w="852" w:type="pct"/>
            <w:vAlign w:val="center"/>
          </w:tcPr>
          <w:p w14:paraId="0ECC6B78" w14:textId="6FDEBAFB" w:rsidR="004D458D" w:rsidRPr="004D458D" w:rsidRDefault="004D458D" w:rsidP="004D458D">
            <w:pPr>
              <w:rPr>
                <w:rFonts w:ascii="Times New Roman" w:hAnsi="Times New Roman" w:cs="Times New Roman"/>
                <w:sz w:val="20"/>
                <w:szCs w:val="20"/>
              </w:rPr>
            </w:pPr>
            <w:r w:rsidRPr="007866B0">
              <w:rPr>
                <w:rFonts w:ascii="Times New Roman" w:hAnsi="Times New Roman" w:cs="Times New Roman"/>
                <w:sz w:val="20"/>
                <w:szCs w:val="20"/>
              </w:rPr>
              <w:t>1.43 (1.06, 1.92)</w:t>
            </w:r>
          </w:p>
        </w:tc>
        <w:tc>
          <w:tcPr>
            <w:tcW w:w="480" w:type="pct"/>
            <w:vAlign w:val="center"/>
          </w:tcPr>
          <w:p w14:paraId="5343848E" w14:textId="4EB82A97" w:rsidR="004D458D" w:rsidRPr="004D458D" w:rsidRDefault="004D458D" w:rsidP="004D458D">
            <w:pPr>
              <w:rPr>
                <w:rFonts w:ascii="Times New Roman" w:hAnsi="Times New Roman" w:cs="Times New Roman"/>
                <w:b/>
                <w:bCs/>
                <w:sz w:val="20"/>
                <w:szCs w:val="20"/>
              </w:rPr>
            </w:pPr>
            <w:r w:rsidRPr="007866B0">
              <w:rPr>
                <w:rFonts w:ascii="Times New Roman" w:hAnsi="Times New Roman" w:cs="Times New Roman"/>
                <w:b/>
                <w:bCs/>
                <w:sz w:val="20"/>
                <w:szCs w:val="20"/>
              </w:rPr>
              <w:t>0.018</w:t>
            </w:r>
          </w:p>
        </w:tc>
        <w:tc>
          <w:tcPr>
            <w:tcW w:w="888" w:type="pct"/>
            <w:vAlign w:val="center"/>
          </w:tcPr>
          <w:p w14:paraId="60410AA2" w14:textId="1E4CD183" w:rsidR="004D458D" w:rsidRPr="004D458D" w:rsidRDefault="004D458D" w:rsidP="004D458D">
            <w:pPr>
              <w:rPr>
                <w:rFonts w:ascii="Times New Roman" w:hAnsi="Times New Roman" w:cs="Times New Roman"/>
                <w:sz w:val="20"/>
                <w:szCs w:val="20"/>
              </w:rPr>
            </w:pPr>
            <w:r w:rsidRPr="007866B0">
              <w:rPr>
                <w:rFonts w:ascii="Times New Roman" w:hAnsi="Times New Roman" w:cs="Times New Roman"/>
                <w:sz w:val="20"/>
                <w:szCs w:val="20"/>
              </w:rPr>
              <w:t>1.24 (0.96, 1.61)</w:t>
            </w:r>
          </w:p>
        </w:tc>
        <w:tc>
          <w:tcPr>
            <w:tcW w:w="417" w:type="pct"/>
            <w:vAlign w:val="center"/>
          </w:tcPr>
          <w:p w14:paraId="3A41DAE5" w14:textId="040E4644" w:rsidR="004D458D" w:rsidRPr="004D458D" w:rsidRDefault="004D458D" w:rsidP="004D458D">
            <w:pPr>
              <w:rPr>
                <w:rFonts w:ascii="Times New Roman" w:hAnsi="Times New Roman" w:cs="Times New Roman"/>
                <w:sz w:val="20"/>
                <w:szCs w:val="20"/>
              </w:rPr>
            </w:pPr>
            <w:r w:rsidRPr="007866B0">
              <w:rPr>
                <w:rFonts w:ascii="Times New Roman" w:hAnsi="Times New Roman" w:cs="Times New Roman"/>
                <w:sz w:val="20"/>
                <w:szCs w:val="20"/>
              </w:rPr>
              <w:t>0.099</w:t>
            </w:r>
          </w:p>
        </w:tc>
        <w:tc>
          <w:tcPr>
            <w:tcW w:w="1012" w:type="pct"/>
            <w:vAlign w:val="center"/>
          </w:tcPr>
          <w:p w14:paraId="0B774834" w14:textId="32AA509B" w:rsidR="004D458D" w:rsidRPr="004D458D" w:rsidRDefault="004D458D" w:rsidP="004D458D">
            <w:pPr>
              <w:rPr>
                <w:rFonts w:ascii="Times New Roman" w:hAnsi="Times New Roman" w:cs="Times New Roman"/>
                <w:sz w:val="20"/>
                <w:szCs w:val="20"/>
              </w:rPr>
            </w:pPr>
            <w:r w:rsidRPr="007866B0">
              <w:rPr>
                <w:rFonts w:ascii="Times New Roman" w:hAnsi="Times New Roman" w:cs="Times New Roman"/>
                <w:sz w:val="20"/>
                <w:szCs w:val="20"/>
              </w:rPr>
              <w:t>1.01 (0.85, 1.19)</w:t>
            </w:r>
          </w:p>
        </w:tc>
        <w:tc>
          <w:tcPr>
            <w:tcW w:w="471" w:type="pct"/>
            <w:vAlign w:val="center"/>
          </w:tcPr>
          <w:p w14:paraId="7A19B187" w14:textId="4AE32319" w:rsidR="004D458D" w:rsidRPr="004D458D" w:rsidRDefault="004D458D" w:rsidP="004D458D">
            <w:pPr>
              <w:rPr>
                <w:rFonts w:ascii="Times New Roman" w:hAnsi="Times New Roman" w:cs="Times New Roman"/>
                <w:sz w:val="20"/>
                <w:szCs w:val="20"/>
              </w:rPr>
            </w:pPr>
            <w:r w:rsidRPr="007866B0">
              <w:rPr>
                <w:rFonts w:ascii="Times New Roman" w:hAnsi="Times New Roman" w:cs="Times New Roman"/>
                <w:sz w:val="20"/>
                <w:szCs w:val="20"/>
              </w:rPr>
              <w:t>0.896</w:t>
            </w:r>
          </w:p>
        </w:tc>
      </w:tr>
      <w:tr w:rsidR="004D458D" w:rsidRPr="00C60F95" w14:paraId="32DEEFEF" w14:textId="77777777" w:rsidTr="007179D5">
        <w:trPr>
          <w:trHeight w:val="250"/>
          <w:jc w:val="center"/>
        </w:trPr>
        <w:tc>
          <w:tcPr>
            <w:tcW w:w="880" w:type="pct"/>
            <w:vAlign w:val="center"/>
          </w:tcPr>
          <w:p w14:paraId="339D582E"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Urban</w:t>
            </w:r>
          </w:p>
        </w:tc>
        <w:tc>
          <w:tcPr>
            <w:tcW w:w="852" w:type="pct"/>
            <w:vAlign w:val="center"/>
          </w:tcPr>
          <w:p w14:paraId="364CACCF" w14:textId="0CE7408D"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1.50 (1.10, 2.04)</w:t>
            </w:r>
          </w:p>
        </w:tc>
        <w:tc>
          <w:tcPr>
            <w:tcW w:w="480" w:type="pct"/>
            <w:vAlign w:val="center"/>
          </w:tcPr>
          <w:p w14:paraId="0F4734CC" w14:textId="77777777" w:rsidR="004D458D" w:rsidRPr="0063530A" w:rsidRDefault="004D458D" w:rsidP="0063530A">
            <w:pPr>
              <w:rPr>
                <w:rFonts w:ascii="Times New Roman" w:hAnsi="Times New Roman" w:cs="Times New Roman"/>
                <w:b/>
                <w:bCs/>
                <w:sz w:val="20"/>
                <w:szCs w:val="20"/>
              </w:rPr>
            </w:pPr>
            <w:r w:rsidRPr="0063530A">
              <w:rPr>
                <w:rFonts w:ascii="Times New Roman" w:hAnsi="Times New Roman" w:cs="Times New Roman"/>
                <w:b/>
                <w:bCs/>
                <w:sz w:val="20"/>
                <w:szCs w:val="20"/>
              </w:rPr>
              <w:t>0.011</w:t>
            </w:r>
          </w:p>
        </w:tc>
        <w:tc>
          <w:tcPr>
            <w:tcW w:w="888" w:type="pct"/>
            <w:vAlign w:val="center"/>
          </w:tcPr>
          <w:p w14:paraId="39C139FF"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17" w:type="pct"/>
            <w:vAlign w:val="center"/>
          </w:tcPr>
          <w:p w14:paraId="155887B5"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1012" w:type="pct"/>
            <w:vAlign w:val="center"/>
          </w:tcPr>
          <w:p w14:paraId="005AD7F1"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71" w:type="pct"/>
            <w:vAlign w:val="center"/>
          </w:tcPr>
          <w:p w14:paraId="7928D961"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w:t>
            </w:r>
          </w:p>
        </w:tc>
      </w:tr>
      <w:tr w:rsidR="004D458D" w:rsidRPr="00C60F95" w14:paraId="780F766C" w14:textId="77777777" w:rsidTr="007179D5">
        <w:trPr>
          <w:trHeight w:val="138"/>
          <w:jc w:val="center"/>
        </w:trPr>
        <w:tc>
          <w:tcPr>
            <w:tcW w:w="880" w:type="pct"/>
            <w:vAlign w:val="center"/>
          </w:tcPr>
          <w:p w14:paraId="2EE4DBC5"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Tribal</w:t>
            </w:r>
          </w:p>
        </w:tc>
        <w:tc>
          <w:tcPr>
            <w:tcW w:w="852" w:type="pct"/>
            <w:vAlign w:val="center"/>
          </w:tcPr>
          <w:p w14:paraId="1CCFDB4D"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80" w:type="pct"/>
            <w:vAlign w:val="center"/>
          </w:tcPr>
          <w:p w14:paraId="078E0A6A"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888" w:type="pct"/>
            <w:vAlign w:val="center"/>
          </w:tcPr>
          <w:p w14:paraId="6F324013"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17" w:type="pct"/>
            <w:vAlign w:val="center"/>
          </w:tcPr>
          <w:p w14:paraId="6E503A12" w14:textId="77777777" w:rsidR="004D458D" w:rsidRPr="0063530A" w:rsidRDefault="004D458D" w:rsidP="0063530A">
            <w:pPr>
              <w:rPr>
                <w:rFonts w:ascii="Times New Roman" w:hAnsi="Times New Roman" w:cs="Times New Roman"/>
                <w:sz w:val="20"/>
                <w:szCs w:val="20"/>
              </w:rPr>
            </w:pPr>
          </w:p>
        </w:tc>
        <w:tc>
          <w:tcPr>
            <w:tcW w:w="1012" w:type="pct"/>
            <w:vAlign w:val="center"/>
          </w:tcPr>
          <w:p w14:paraId="16D0C93D"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71" w:type="pct"/>
            <w:vAlign w:val="center"/>
          </w:tcPr>
          <w:p w14:paraId="3944FD5D"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w:t>
            </w:r>
          </w:p>
        </w:tc>
      </w:tr>
      <w:tr w:rsidR="004D458D" w:rsidRPr="00C60F95" w14:paraId="42DA26A9" w14:textId="0BBC728D" w:rsidTr="007179D5">
        <w:trPr>
          <w:trHeight w:val="138"/>
          <w:jc w:val="center"/>
        </w:trPr>
        <w:tc>
          <w:tcPr>
            <w:tcW w:w="1732" w:type="pct"/>
            <w:gridSpan w:val="2"/>
            <w:vAlign w:val="center"/>
          </w:tcPr>
          <w:p w14:paraId="17AC2A29"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Division</w:t>
            </w:r>
          </w:p>
        </w:tc>
        <w:tc>
          <w:tcPr>
            <w:tcW w:w="1368" w:type="pct"/>
            <w:gridSpan w:val="2"/>
            <w:vAlign w:val="center"/>
          </w:tcPr>
          <w:p w14:paraId="23069A3E" w14:textId="77777777" w:rsidR="004D458D" w:rsidRPr="0063530A" w:rsidRDefault="004D458D" w:rsidP="0063530A">
            <w:pPr>
              <w:rPr>
                <w:rFonts w:ascii="Times New Roman" w:hAnsi="Times New Roman" w:cs="Times New Roman"/>
                <w:sz w:val="20"/>
                <w:szCs w:val="20"/>
              </w:rPr>
            </w:pPr>
          </w:p>
        </w:tc>
        <w:tc>
          <w:tcPr>
            <w:tcW w:w="1429" w:type="pct"/>
            <w:gridSpan w:val="2"/>
            <w:vAlign w:val="center"/>
          </w:tcPr>
          <w:p w14:paraId="1A1C9230" w14:textId="77777777" w:rsidR="004D458D" w:rsidRPr="0063530A" w:rsidRDefault="004D458D" w:rsidP="0063530A">
            <w:pPr>
              <w:rPr>
                <w:rFonts w:ascii="Times New Roman" w:hAnsi="Times New Roman" w:cs="Times New Roman"/>
                <w:sz w:val="20"/>
                <w:szCs w:val="20"/>
              </w:rPr>
            </w:pPr>
          </w:p>
        </w:tc>
        <w:tc>
          <w:tcPr>
            <w:tcW w:w="471" w:type="pct"/>
            <w:vAlign w:val="center"/>
          </w:tcPr>
          <w:p w14:paraId="57833B2D" w14:textId="77777777" w:rsidR="004D458D" w:rsidRPr="0063530A" w:rsidRDefault="004D458D" w:rsidP="0063530A">
            <w:pPr>
              <w:rPr>
                <w:rFonts w:ascii="Times New Roman" w:hAnsi="Times New Roman" w:cs="Times New Roman"/>
                <w:sz w:val="20"/>
                <w:szCs w:val="20"/>
              </w:rPr>
            </w:pPr>
          </w:p>
        </w:tc>
      </w:tr>
      <w:tr w:rsidR="004D458D" w:rsidRPr="00C60F95" w14:paraId="1DD5630F" w14:textId="77777777" w:rsidTr="007179D5">
        <w:trPr>
          <w:trHeight w:val="250"/>
          <w:jc w:val="center"/>
        </w:trPr>
        <w:tc>
          <w:tcPr>
            <w:tcW w:w="880" w:type="pct"/>
            <w:vAlign w:val="center"/>
          </w:tcPr>
          <w:p w14:paraId="4609EAF9" w14:textId="77777777" w:rsidR="004D458D" w:rsidRPr="0063530A" w:rsidRDefault="004D458D" w:rsidP="0063530A">
            <w:pPr>
              <w:rPr>
                <w:rFonts w:ascii="Times New Roman" w:hAnsi="Times New Roman" w:cs="Times New Roman"/>
                <w:sz w:val="20"/>
                <w:szCs w:val="20"/>
              </w:rPr>
            </w:pPr>
            <w:proofErr w:type="spellStart"/>
            <w:r w:rsidRPr="0063530A">
              <w:rPr>
                <w:rFonts w:ascii="Times New Roman" w:hAnsi="Times New Roman" w:cs="Times New Roman"/>
                <w:sz w:val="20"/>
                <w:szCs w:val="20"/>
              </w:rPr>
              <w:t>Barishal</w:t>
            </w:r>
            <w:proofErr w:type="spellEnd"/>
          </w:p>
        </w:tc>
        <w:tc>
          <w:tcPr>
            <w:tcW w:w="852" w:type="pct"/>
            <w:vAlign w:val="center"/>
          </w:tcPr>
          <w:p w14:paraId="05883A89" w14:textId="3CA43C2E"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1.21 (0.95, 1.55)</w:t>
            </w:r>
          </w:p>
        </w:tc>
        <w:tc>
          <w:tcPr>
            <w:tcW w:w="480" w:type="pct"/>
            <w:vAlign w:val="center"/>
          </w:tcPr>
          <w:p w14:paraId="176A07C6"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0.114</w:t>
            </w:r>
          </w:p>
        </w:tc>
        <w:tc>
          <w:tcPr>
            <w:tcW w:w="888" w:type="pct"/>
            <w:vAlign w:val="center"/>
          </w:tcPr>
          <w:p w14:paraId="59B8FF9C" w14:textId="547AD4BA"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1.70 (1.22, 2.37)</w:t>
            </w:r>
          </w:p>
        </w:tc>
        <w:tc>
          <w:tcPr>
            <w:tcW w:w="417" w:type="pct"/>
            <w:vAlign w:val="center"/>
          </w:tcPr>
          <w:p w14:paraId="20826F97" w14:textId="77777777" w:rsidR="004D458D" w:rsidRPr="0063530A" w:rsidRDefault="004D458D" w:rsidP="0063530A">
            <w:pPr>
              <w:rPr>
                <w:rFonts w:ascii="Times New Roman" w:hAnsi="Times New Roman" w:cs="Times New Roman"/>
                <w:b/>
                <w:bCs/>
                <w:sz w:val="20"/>
                <w:szCs w:val="20"/>
              </w:rPr>
            </w:pPr>
            <w:r w:rsidRPr="0063530A">
              <w:rPr>
                <w:rFonts w:ascii="Times New Roman" w:hAnsi="Times New Roman" w:cs="Times New Roman"/>
                <w:b/>
                <w:bCs/>
                <w:sz w:val="20"/>
                <w:szCs w:val="20"/>
              </w:rPr>
              <w:t>0.002</w:t>
            </w:r>
          </w:p>
        </w:tc>
        <w:tc>
          <w:tcPr>
            <w:tcW w:w="1012" w:type="pct"/>
            <w:vAlign w:val="center"/>
          </w:tcPr>
          <w:p w14:paraId="46FFB904" w14:textId="3817AFA5"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2.43 (1.79, 3.30)</w:t>
            </w:r>
          </w:p>
        </w:tc>
        <w:tc>
          <w:tcPr>
            <w:tcW w:w="471" w:type="pct"/>
            <w:vAlign w:val="center"/>
          </w:tcPr>
          <w:p w14:paraId="7D6D4DCE" w14:textId="77777777" w:rsidR="004D458D" w:rsidRPr="0063530A" w:rsidRDefault="004D458D" w:rsidP="0063530A">
            <w:pPr>
              <w:rPr>
                <w:rFonts w:ascii="Times New Roman" w:hAnsi="Times New Roman" w:cs="Times New Roman"/>
                <w:b/>
                <w:bCs/>
                <w:sz w:val="20"/>
                <w:szCs w:val="20"/>
              </w:rPr>
            </w:pPr>
            <w:r w:rsidRPr="0063530A">
              <w:rPr>
                <w:rFonts w:ascii="Times New Roman" w:hAnsi="Times New Roman" w:cs="Times New Roman"/>
                <w:b/>
                <w:bCs/>
                <w:sz w:val="20"/>
                <w:szCs w:val="20"/>
              </w:rPr>
              <w:t>&lt;0.001</w:t>
            </w:r>
          </w:p>
        </w:tc>
      </w:tr>
      <w:tr w:rsidR="004D458D" w:rsidRPr="00C60F95" w14:paraId="2AB707E6" w14:textId="77777777" w:rsidTr="007179D5">
        <w:trPr>
          <w:trHeight w:val="138"/>
          <w:jc w:val="center"/>
        </w:trPr>
        <w:tc>
          <w:tcPr>
            <w:tcW w:w="880" w:type="pct"/>
            <w:vAlign w:val="center"/>
          </w:tcPr>
          <w:p w14:paraId="1CC5A92E"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Chattogram</w:t>
            </w:r>
          </w:p>
        </w:tc>
        <w:tc>
          <w:tcPr>
            <w:tcW w:w="852" w:type="pct"/>
            <w:vAlign w:val="center"/>
          </w:tcPr>
          <w:p w14:paraId="65F7F89D" w14:textId="5489C476"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1.01 (0.82, 1.26)</w:t>
            </w:r>
          </w:p>
        </w:tc>
        <w:tc>
          <w:tcPr>
            <w:tcW w:w="480" w:type="pct"/>
            <w:vAlign w:val="center"/>
          </w:tcPr>
          <w:p w14:paraId="0B7F8C3C"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0.893</w:t>
            </w:r>
          </w:p>
        </w:tc>
        <w:tc>
          <w:tcPr>
            <w:tcW w:w="888" w:type="pct"/>
            <w:vAlign w:val="center"/>
          </w:tcPr>
          <w:p w14:paraId="3733912B" w14:textId="00A9C17A"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1.20 (0.87, 1.6</w:t>
            </w:r>
            <w:r w:rsidR="00E07E50">
              <w:rPr>
                <w:rFonts w:ascii="Times New Roman" w:hAnsi="Times New Roman" w:cs="Times New Roman"/>
                <w:sz w:val="20"/>
                <w:szCs w:val="20"/>
              </w:rPr>
              <w:t>6</w:t>
            </w:r>
            <w:r w:rsidRPr="0063530A">
              <w:rPr>
                <w:rFonts w:ascii="Times New Roman" w:hAnsi="Times New Roman" w:cs="Times New Roman"/>
                <w:sz w:val="20"/>
                <w:szCs w:val="20"/>
              </w:rPr>
              <w:t>)</w:t>
            </w:r>
          </w:p>
        </w:tc>
        <w:tc>
          <w:tcPr>
            <w:tcW w:w="417" w:type="pct"/>
            <w:vAlign w:val="center"/>
          </w:tcPr>
          <w:p w14:paraId="6822A926"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0.265</w:t>
            </w:r>
          </w:p>
        </w:tc>
        <w:tc>
          <w:tcPr>
            <w:tcW w:w="1012" w:type="pct"/>
            <w:vAlign w:val="center"/>
          </w:tcPr>
          <w:p w14:paraId="14BFF884" w14:textId="48B777D0"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1.21 (0.90, 1.62)</w:t>
            </w:r>
          </w:p>
        </w:tc>
        <w:tc>
          <w:tcPr>
            <w:tcW w:w="471" w:type="pct"/>
            <w:vAlign w:val="center"/>
          </w:tcPr>
          <w:p w14:paraId="542EBDF1"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0.213</w:t>
            </w:r>
          </w:p>
        </w:tc>
      </w:tr>
      <w:tr w:rsidR="004D458D" w:rsidRPr="00C60F95" w14:paraId="77CB9669" w14:textId="77777777" w:rsidTr="007179D5">
        <w:trPr>
          <w:trHeight w:val="138"/>
          <w:jc w:val="center"/>
        </w:trPr>
        <w:tc>
          <w:tcPr>
            <w:tcW w:w="880" w:type="pct"/>
            <w:vAlign w:val="center"/>
          </w:tcPr>
          <w:p w14:paraId="61F27E26"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Dhaka</w:t>
            </w:r>
          </w:p>
        </w:tc>
        <w:tc>
          <w:tcPr>
            <w:tcW w:w="852" w:type="pct"/>
            <w:vAlign w:val="center"/>
          </w:tcPr>
          <w:p w14:paraId="2EDE5AF0" w14:textId="7AA8ABD9"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0.94 (0.77, 1.16)</w:t>
            </w:r>
          </w:p>
        </w:tc>
        <w:tc>
          <w:tcPr>
            <w:tcW w:w="480" w:type="pct"/>
            <w:vAlign w:val="center"/>
          </w:tcPr>
          <w:p w14:paraId="51DFC2DE"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0.579</w:t>
            </w:r>
          </w:p>
        </w:tc>
        <w:tc>
          <w:tcPr>
            <w:tcW w:w="888" w:type="pct"/>
            <w:vAlign w:val="center"/>
          </w:tcPr>
          <w:p w14:paraId="104394F8" w14:textId="49B49A78"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0.91 (0.65, 1.26)</w:t>
            </w:r>
          </w:p>
        </w:tc>
        <w:tc>
          <w:tcPr>
            <w:tcW w:w="417" w:type="pct"/>
            <w:vAlign w:val="center"/>
          </w:tcPr>
          <w:p w14:paraId="79D11F27"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0.559</w:t>
            </w:r>
          </w:p>
        </w:tc>
        <w:tc>
          <w:tcPr>
            <w:tcW w:w="1012" w:type="pct"/>
            <w:vAlign w:val="center"/>
          </w:tcPr>
          <w:p w14:paraId="66A52482" w14:textId="5AA4BA46"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0.99 (0.65, 1.21)</w:t>
            </w:r>
          </w:p>
        </w:tc>
        <w:tc>
          <w:tcPr>
            <w:tcW w:w="471" w:type="pct"/>
            <w:vAlign w:val="center"/>
          </w:tcPr>
          <w:p w14:paraId="271E83FF"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0.455</w:t>
            </w:r>
          </w:p>
        </w:tc>
      </w:tr>
      <w:tr w:rsidR="004D458D" w:rsidRPr="00C60F95" w14:paraId="13E26854" w14:textId="77777777" w:rsidTr="007179D5">
        <w:trPr>
          <w:trHeight w:val="138"/>
          <w:jc w:val="center"/>
        </w:trPr>
        <w:tc>
          <w:tcPr>
            <w:tcW w:w="880" w:type="pct"/>
            <w:vAlign w:val="center"/>
          </w:tcPr>
          <w:p w14:paraId="0A75D37B"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Khulna</w:t>
            </w:r>
          </w:p>
        </w:tc>
        <w:tc>
          <w:tcPr>
            <w:tcW w:w="852" w:type="pct"/>
            <w:vAlign w:val="center"/>
          </w:tcPr>
          <w:p w14:paraId="653EC9E8" w14:textId="6B303608"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0.57 (0.45, 0.74)</w:t>
            </w:r>
          </w:p>
        </w:tc>
        <w:tc>
          <w:tcPr>
            <w:tcW w:w="480" w:type="pct"/>
            <w:vAlign w:val="center"/>
          </w:tcPr>
          <w:p w14:paraId="5FFAE5F8" w14:textId="77777777" w:rsidR="004D458D" w:rsidRPr="0063530A" w:rsidRDefault="004D458D" w:rsidP="0063530A">
            <w:pPr>
              <w:rPr>
                <w:rFonts w:ascii="Times New Roman" w:hAnsi="Times New Roman" w:cs="Times New Roman"/>
                <w:b/>
                <w:bCs/>
                <w:sz w:val="20"/>
                <w:szCs w:val="20"/>
              </w:rPr>
            </w:pPr>
            <w:r w:rsidRPr="0063530A">
              <w:rPr>
                <w:rFonts w:ascii="Times New Roman" w:hAnsi="Times New Roman" w:cs="Times New Roman"/>
                <w:b/>
                <w:bCs/>
                <w:sz w:val="20"/>
                <w:szCs w:val="20"/>
              </w:rPr>
              <w:t>&lt;0.001</w:t>
            </w:r>
          </w:p>
        </w:tc>
        <w:tc>
          <w:tcPr>
            <w:tcW w:w="888" w:type="pct"/>
            <w:vAlign w:val="center"/>
          </w:tcPr>
          <w:p w14:paraId="3755536E" w14:textId="53F27764"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0.87 (0.62, 1.23)</w:t>
            </w:r>
          </w:p>
        </w:tc>
        <w:tc>
          <w:tcPr>
            <w:tcW w:w="417" w:type="pct"/>
            <w:vAlign w:val="center"/>
          </w:tcPr>
          <w:p w14:paraId="2B12E907"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0.429</w:t>
            </w:r>
          </w:p>
        </w:tc>
        <w:tc>
          <w:tcPr>
            <w:tcW w:w="1012" w:type="pct"/>
            <w:vAlign w:val="center"/>
          </w:tcPr>
          <w:p w14:paraId="0F827ECC" w14:textId="541D05D1"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1.02 (0.74, 1.42)</w:t>
            </w:r>
          </w:p>
        </w:tc>
        <w:tc>
          <w:tcPr>
            <w:tcW w:w="471" w:type="pct"/>
            <w:vAlign w:val="center"/>
          </w:tcPr>
          <w:p w14:paraId="6E23D92F"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0.884</w:t>
            </w:r>
          </w:p>
        </w:tc>
      </w:tr>
      <w:tr w:rsidR="004D458D" w:rsidRPr="00C60F95" w14:paraId="44F9F46A" w14:textId="77777777" w:rsidTr="007179D5">
        <w:trPr>
          <w:trHeight w:val="138"/>
          <w:jc w:val="center"/>
        </w:trPr>
        <w:tc>
          <w:tcPr>
            <w:tcW w:w="880" w:type="pct"/>
            <w:vAlign w:val="center"/>
          </w:tcPr>
          <w:p w14:paraId="43AF31B7"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Mymensingh</w:t>
            </w:r>
          </w:p>
        </w:tc>
        <w:tc>
          <w:tcPr>
            <w:tcW w:w="852" w:type="pct"/>
            <w:vAlign w:val="center"/>
          </w:tcPr>
          <w:p w14:paraId="33130E86"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80" w:type="pct"/>
            <w:vAlign w:val="center"/>
          </w:tcPr>
          <w:p w14:paraId="77A5C940"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888" w:type="pct"/>
            <w:vAlign w:val="center"/>
          </w:tcPr>
          <w:p w14:paraId="2E269F4D"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17" w:type="pct"/>
            <w:vAlign w:val="center"/>
          </w:tcPr>
          <w:p w14:paraId="70A99FAA"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1012" w:type="pct"/>
            <w:vAlign w:val="center"/>
          </w:tcPr>
          <w:p w14:paraId="365F3B76" w14:textId="41765E71"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1.41 (1.01, 1.97)</w:t>
            </w:r>
          </w:p>
        </w:tc>
        <w:tc>
          <w:tcPr>
            <w:tcW w:w="471" w:type="pct"/>
            <w:vAlign w:val="center"/>
          </w:tcPr>
          <w:p w14:paraId="02A9A215"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0.043</w:t>
            </w:r>
          </w:p>
        </w:tc>
      </w:tr>
      <w:tr w:rsidR="004D458D" w:rsidRPr="00C60F95" w14:paraId="6E0EA39B" w14:textId="77777777" w:rsidTr="007179D5">
        <w:trPr>
          <w:trHeight w:val="138"/>
          <w:jc w:val="center"/>
        </w:trPr>
        <w:tc>
          <w:tcPr>
            <w:tcW w:w="880" w:type="pct"/>
            <w:vAlign w:val="center"/>
          </w:tcPr>
          <w:p w14:paraId="7E1D4A19" w14:textId="77777777" w:rsidR="004D458D" w:rsidRPr="0063530A" w:rsidRDefault="004D458D" w:rsidP="0063530A">
            <w:pPr>
              <w:rPr>
                <w:rFonts w:ascii="Times New Roman" w:hAnsi="Times New Roman" w:cs="Times New Roman"/>
                <w:sz w:val="20"/>
                <w:szCs w:val="20"/>
              </w:rPr>
            </w:pPr>
            <w:proofErr w:type="spellStart"/>
            <w:r w:rsidRPr="0063530A">
              <w:rPr>
                <w:rFonts w:ascii="Times New Roman" w:hAnsi="Times New Roman" w:cs="Times New Roman"/>
                <w:sz w:val="20"/>
                <w:szCs w:val="20"/>
              </w:rPr>
              <w:t>Rajshahi</w:t>
            </w:r>
            <w:proofErr w:type="spellEnd"/>
          </w:p>
        </w:tc>
        <w:tc>
          <w:tcPr>
            <w:tcW w:w="852" w:type="pct"/>
            <w:vAlign w:val="center"/>
          </w:tcPr>
          <w:p w14:paraId="44B094C5" w14:textId="645C508E"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0.99 (0.81, 1.21)</w:t>
            </w:r>
          </w:p>
        </w:tc>
        <w:tc>
          <w:tcPr>
            <w:tcW w:w="480" w:type="pct"/>
            <w:vAlign w:val="center"/>
          </w:tcPr>
          <w:p w14:paraId="7E1E0072"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0.933</w:t>
            </w:r>
          </w:p>
        </w:tc>
        <w:tc>
          <w:tcPr>
            <w:tcW w:w="888" w:type="pct"/>
            <w:vAlign w:val="center"/>
          </w:tcPr>
          <w:p w14:paraId="6004182A" w14:textId="237837AC"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0.93 (0.65, 1.31)</w:t>
            </w:r>
          </w:p>
        </w:tc>
        <w:tc>
          <w:tcPr>
            <w:tcW w:w="417" w:type="pct"/>
            <w:vAlign w:val="center"/>
          </w:tcPr>
          <w:p w14:paraId="193E1C16"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0.666</w:t>
            </w:r>
          </w:p>
        </w:tc>
        <w:tc>
          <w:tcPr>
            <w:tcW w:w="1012" w:type="pct"/>
            <w:vAlign w:val="center"/>
          </w:tcPr>
          <w:p w14:paraId="7EC82878" w14:textId="141E8FA9"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1.04 (0.75, 1.45)</w:t>
            </w:r>
          </w:p>
        </w:tc>
        <w:tc>
          <w:tcPr>
            <w:tcW w:w="471" w:type="pct"/>
            <w:vAlign w:val="center"/>
          </w:tcPr>
          <w:p w14:paraId="349DBA9E"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0.788</w:t>
            </w:r>
          </w:p>
        </w:tc>
      </w:tr>
      <w:tr w:rsidR="004D458D" w:rsidRPr="00C60F95" w14:paraId="75BE38B7" w14:textId="77777777" w:rsidTr="007179D5">
        <w:trPr>
          <w:trHeight w:val="138"/>
          <w:jc w:val="center"/>
        </w:trPr>
        <w:tc>
          <w:tcPr>
            <w:tcW w:w="880" w:type="pct"/>
            <w:vAlign w:val="center"/>
          </w:tcPr>
          <w:p w14:paraId="69A840B0"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Rangpur</w:t>
            </w:r>
          </w:p>
        </w:tc>
        <w:tc>
          <w:tcPr>
            <w:tcW w:w="852" w:type="pct"/>
            <w:vAlign w:val="center"/>
          </w:tcPr>
          <w:p w14:paraId="76C67F3E"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80" w:type="pct"/>
            <w:vAlign w:val="center"/>
          </w:tcPr>
          <w:p w14:paraId="501F4736"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888" w:type="pct"/>
            <w:vAlign w:val="center"/>
          </w:tcPr>
          <w:p w14:paraId="5AFBD328" w14:textId="76B4D88D"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0.99 (0.71, 1.3</w:t>
            </w:r>
            <w:r w:rsidR="00E07E50">
              <w:rPr>
                <w:rFonts w:ascii="Times New Roman" w:hAnsi="Times New Roman" w:cs="Times New Roman"/>
                <w:sz w:val="20"/>
                <w:szCs w:val="20"/>
              </w:rPr>
              <w:t>9</w:t>
            </w:r>
            <w:r w:rsidRPr="0063530A">
              <w:rPr>
                <w:rFonts w:ascii="Times New Roman" w:hAnsi="Times New Roman" w:cs="Times New Roman"/>
                <w:sz w:val="20"/>
                <w:szCs w:val="20"/>
              </w:rPr>
              <w:t>)</w:t>
            </w:r>
          </w:p>
        </w:tc>
        <w:tc>
          <w:tcPr>
            <w:tcW w:w="417" w:type="pct"/>
            <w:vAlign w:val="center"/>
          </w:tcPr>
          <w:p w14:paraId="09403A9D"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0.955</w:t>
            </w:r>
          </w:p>
        </w:tc>
        <w:tc>
          <w:tcPr>
            <w:tcW w:w="1012" w:type="pct"/>
            <w:vAlign w:val="center"/>
          </w:tcPr>
          <w:p w14:paraId="00153F54" w14:textId="35DC9D92"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0.70 (0.49, 0.98)</w:t>
            </w:r>
          </w:p>
        </w:tc>
        <w:tc>
          <w:tcPr>
            <w:tcW w:w="471" w:type="pct"/>
            <w:vAlign w:val="center"/>
          </w:tcPr>
          <w:p w14:paraId="745E89F9" w14:textId="77777777" w:rsidR="004D458D" w:rsidRPr="0063530A" w:rsidRDefault="004D458D" w:rsidP="0063530A">
            <w:pPr>
              <w:rPr>
                <w:rFonts w:ascii="Times New Roman" w:hAnsi="Times New Roman" w:cs="Times New Roman"/>
                <w:b/>
                <w:bCs/>
                <w:sz w:val="20"/>
                <w:szCs w:val="20"/>
              </w:rPr>
            </w:pPr>
            <w:r w:rsidRPr="0063530A">
              <w:rPr>
                <w:rFonts w:ascii="Times New Roman" w:hAnsi="Times New Roman" w:cs="Times New Roman"/>
                <w:b/>
                <w:bCs/>
                <w:sz w:val="20"/>
                <w:szCs w:val="20"/>
              </w:rPr>
              <w:t>0.037</w:t>
            </w:r>
          </w:p>
        </w:tc>
      </w:tr>
      <w:tr w:rsidR="004D458D" w:rsidRPr="00C60F95" w14:paraId="3B8F44BF" w14:textId="77777777" w:rsidTr="007179D5">
        <w:trPr>
          <w:trHeight w:val="138"/>
          <w:jc w:val="center"/>
        </w:trPr>
        <w:tc>
          <w:tcPr>
            <w:tcW w:w="880" w:type="pct"/>
            <w:vAlign w:val="center"/>
          </w:tcPr>
          <w:p w14:paraId="50D79251"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Sylhet</w:t>
            </w:r>
          </w:p>
        </w:tc>
        <w:tc>
          <w:tcPr>
            <w:tcW w:w="852" w:type="pct"/>
            <w:vAlign w:val="center"/>
          </w:tcPr>
          <w:p w14:paraId="79150696"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80" w:type="pct"/>
            <w:vAlign w:val="center"/>
          </w:tcPr>
          <w:p w14:paraId="4CF6BC53"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888" w:type="pct"/>
            <w:vAlign w:val="center"/>
          </w:tcPr>
          <w:p w14:paraId="30A38DFA"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17" w:type="pct"/>
            <w:vAlign w:val="center"/>
          </w:tcPr>
          <w:p w14:paraId="13159501"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1012" w:type="pct"/>
            <w:vAlign w:val="center"/>
          </w:tcPr>
          <w:p w14:paraId="3E0213DE"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71" w:type="pct"/>
            <w:vAlign w:val="center"/>
          </w:tcPr>
          <w:p w14:paraId="34DA622A"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w:t>
            </w:r>
          </w:p>
        </w:tc>
      </w:tr>
      <w:tr w:rsidR="007179D5" w:rsidRPr="00C60F95" w14:paraId="323AC6B1" w14:textId="3882497B" w:rsidTr="007179D5">
        <w:trPr>
          <w:trHeight w:val="138"/>
          <w:jc w:val="center"/>
        </w:trPr>
        <w:tc>
          <w:tcPr>
            <w:tcW w:w="5000" w:type="pct"/>
            <w:gridSpan w:val="7"/>
            <w:vAlign w:val="center"/>
          </w:tcPr>
          <w:p w14:paraId="7949CE45" w14:textId="20C73FC6" w:rsidR="007179D5" w:rsidRPr="0063530A" w:rsidRDefault="007179D5" w:rsidP="0063530A">
            <w:pPr>
              <w:rPr>
                <w:rFonts w:ascii="Times New Roman" w:hAnsi="Times New Roman" w:cs="Times New Roman"/>
                <w:sz w:val="20"/>
                <w:szCs w:val="20"/>
              </w:rPr>
            </w:pPr>
            <w:r w:rsidRPr="0063530A">
              <w:rPr>
                <w:rFonts w:ascii="Times New Roman" w:hAnsi="Times New Roman" w:cs="Times New Roman"/>
                <w:sz w:val="20"/>
                <w:szCs w:val="20"/>
              </w:rPr>
              <w:t>PARENTAL CHARACTERISTICS</w:t>
            </w:r>
          </w:p>
        </w:tc>
      </w:tr>
      <w:tr w:rsidR="004D458D" w:rsidRPr="00C60F95" w14:paraId="5C168DBA" w14:textId="0003ED48" w:rsidTr="007179D5">
        <w:trPr>
          <w:trHeight w:val="138"/>
          <w:jc w:val="center"/>
        </w:trPr>
        <w:tc>
          <w:tcPr>
            <w:tcW w:w="1732" w:type="pct"/>
            <w:gridSpan w:val="2"/>
            <w:vAlign w:val="center"/>
          </w:tcPr>
          <w:p w14:paraId="13E53B09"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Mother’s Education</w:t>
            </w:r>
          </w:p>
        </w:tc>
        <w:tc>
          <w:tcPr>
            <w:tcW w:w="1368" w:type="pct"/>
            <w:gridSpan w:val="2"/>
            <w:vAlign w:val="center"/>
          </w:tcPr>
          <w:p w14:paraId="2C681F5E" w14:textId="77777777" w:rsidR="004D458D" w:rsidRPr="0063530A" w:rsidRDefault="004D458D" w:rsidP="0063530A">
            <w:pPr>
              <w:rPr>
                <w:rFonts w:ascii="Times New Roman" w:hAnsi="Times New Roman" w:cs="Times New Roman"/>
                <w:sz w:val="20"/>
                <w:szCs w:val="20"/>
              </w:rPr>
            </w:pPr>
          </w:p>
        </w:tc>
        <w:tc>
          <w:tcPr>
            <w:tcW w:w="1429" w:type="pct"/>
            <w:gridSpan w:val="2"/>
            <w:vAlign w:val="center"/>
          </w:tcPr>
          <w:p w14:paraId="5243E331" w14:textId="77777777" w:rsidR="004D458D" w:rsidRPr="0063530A" w:rsidRDefault="004D458D" w:rsidP="0063530A">
            <w:pPr>
              <w:rPr>
                <w:rFonts w:ascii="Times New Roman" w:hAnsi="Times New Roman" w:cs="Times New Roman"/>
                <w:sz w:val="20"/>
                <w:szCs w:val="20"/>
              </w:rPr>
            </w:pPr>
          </w:p>
        </w:tc>
        <w:tc>
          <w:tcPr>
            <w:tcW w:w="471" w:type="pct"/>
            <w:vAlign w:val="center"/>
          </w:tcPr>
          <w:p w14:paraId="31B2846D" w14:textId="77777777" w:rsidR="004D458D" w:rsidRPr="0063530A" w:rsidRDefault="004D458D" w:rsidP="0063530A">
            <w:pPr>
              <w:rPr>
                <w:rFonts w:ascii="Times New Roman" w:hAnsi="Times New Roman" w:cs="Times New Roman"/>
                <w:sz w:val="20"/>
                <w:szCs w:val="20"/>
              </w:rPr>
            </w:pPr>
          </w:p>
        </w:tc>
      </w:tr>
      <w:tr w:rsidR="004D458D" w:rsidRPr="00C60F95" w14:paraId="2FCEEF30" w14:textId="77777777" w:rsidTr="007179D5">
        <w:trPr>
          <w:trHeight w:val="396"/>
          <w:jc w:val="center"/>
        </w:trPr>
        <w:tc>
          <w:tcPr>
            <w:tcW w:w="880" w:type="pct"/>
            <w:vAlign w:val="center"/>
          </w:tcPr>
          <w:p w14:paraId="18E3076B" w14:textId="41A0EC54" w:rsidR="004D458D" w:rsidRPr="00B03D76" w:rsidRDefault="004D458D" w:rsidP="004D458D">
            <w:pPr>
              <w:rPr>
                <w:rFonts w:ascii="Times New Roman" w:hAnsi="Times New Roman" w:cs="Times New Roman"/>
                <w:sz w:val="20"/>
                <w:szCs w:val="20"/>
              </w:rPr>
            </w:pPr>
            <w:r w:rsidRPr="007866B0">
              <w:rPr>
                <w:rFonts w:ascii="Times New Roman" w:hAnsi="Times New Roman" w:cs="Times New Roman"/>
                <w:sz w:val="20"/>
                <w:szCs w:val="20"/>
              </w:rPr>
              <w:t>Non-standard curriculum</w:t>
            </w:r>
          </w:p>
        </w:tc>
        <w:tc>
          <w:tcPr>
            <w:tcW w:w="852" w:type="pct"/>
            <w:vAlign w:val="center"/>
          </w:tcPr>
          <w:p w14:paraId="58A0585B" w14:textId="55971760" w:rsidR="004D458D" w:rsidRPr="00B03D76" w:rsidRDefault="004D458D" w:rsidP="004D458D">
            <w:pPr>
              <w:rPr>
                <w:rFonts w:ascii="Times New Roman" w:hAnsi="Times New Roman" w:cs="Times New Roman"/>
                <w:sz w:val="20"/>
                <w:szCs w:val="20"/>
              </w:rPr>
            </w:pPr>
            <w:r w:rsidRPr="007866B0">
              <w:rPr>
                <w:rFonts w:ascii="Times New Roman" w:hAnsi="Times New Roman" w:cs="Times New Roman"/>
                <w:sz w:val="20"/>
                <w:szCs w:val="20"/>
              </w:rPr>
              <w:t>2.69 (1.36, 5.31)</w:t>
            </w:r>
          </w:p>
        </w:tc>
        <w:tc>
          <w:tcPr>
            <w:tcW w:w="480" w:type="pct"/>
            <w:vAlign w:val="center"/>
          </w:tcPr>
          <w:p w14:paraId="1A6A75A6" w14:textId="206894F2" w:rsidR="004D458D" w:rsidRPr="00B03D76" w:rsidRDefault="004D458D" w:rsidP="004D458D">
            <w:pPr>
              <w:rPr>
                <w:rFonts w:ascii="Times New Roman" w:hAnsi="Times New Roman" w:cs="Times New Roman"/>
                <w:b/>
                <w:bCs/>
                <w:sz w:val="20"/>
                <w:szCs w:val="20"/>
              </w:rPr>
            </w:pPr>
            <w:r w:rsidRPr="007866B0">
              <w:rPr>
                <w:rFonts w:ascii="Times New Roman" w:hAnsi="Times New Roman" w:cs="Times New Roman"/>
                <w:b/>
                <w:bCs/>
                <w:sz w:val="20"/>
                <w:szCs w:val="20"/>
              </w:rPr>
              <w:t>0.004</w:t>
            </w:r>
          </w:p>
        </w:tc>
        <w:tc>
          <w:tcPr>
            <w:tcW w:w="888" w:type="pct"/>
            <w:vAlign w:val="center"/>
          </w:tcPr>
          <w:p w14:paraId="01302BF0" w14:textId="6726BDEF" w:rsidR="004D458D" w:rsidRPr="00B03D76" w:rsidRDefault="004D458D" w:rsidP="004D458D">
            <w:pPr>
              <w:rPr>
                <w:rFonts w:ascii="Times New Roman" w:hAnsi="Times New Roman" w:cs="Times New Roman"/>
                <w:sz w:val="20"/>
                <w:szCs w:val="20"/>
              </w:rPr>
            </w:pPr>
            <w:r w:rsidRPr="007866B0">
              <w:rPr>
                <w:rFonts w:ascii="Times New Roman" w:hAnsi="Times New Roman" w:cs="Times New Roman"/>
                <w:sz w:val="20"/>
                <w:szCs w:val="20"/>
              </w:rPr>
              <w:t>-</w:t>
            </w:r>
          </w:p>
        </w:tc>
        <w:tc>
          <w:tcPr>
            <w:tcW w:w="417" w:type="pct"/>
            <w:vAlign w:val="center"/>
          </w:tcPr>
          <w:p w14:paraId="3012465E" w14:textId="5451789A" w:rsidR="004D458D" w:rsidRPr="00B03D76" w:rsidRDefault="004D458D" w:rsidP="004D458D">
            <w:pPr>
              <w:rPr>
                <w:rFonts w:ascii="Times New Roman" w:hAnsi="Times New Roman" w:cs="Times New Roman"/>
                <w:sz w:val="20"/>
                <w:szCs w:val="20"/>
              </w:rPr>
            </w:pPr>
            <w:r w:rsidRPr="007866B0">
              <w:rPr>
                <w:rFonts w:ascii="Times New Roman" w:hAnsi="Times New Roman" w:cs="Times New Roman"/>
                <w:sz w:val="20"/>
                <w:szCs w:val="20"/>
              </w:rPr>
              <w:t>-</w:t>
            </w:r>
          </w:p>
        </w:tc>
        <w:tc>
          <w:tcPr>
            <w:tcW w:w="1012" w:type="pct"/>
            <w:vAlign w:val="center"/>
          </w:tcPr>
          <w:p w14:paraId="4822561F" w14:textId="548C92AC" w:rsidR="004D458D" w:rsidRPr="00B03D76" w:rsidRDefault="004D458D" w:rsidP="004D458D">
            <w:pPr>
              <w:rPr>
                <w:rFonts w:ascii="Times New Roman" w:hAnsi="Times New Roman" w:cs="Times New Roman"/>
                <w:sz w:val="20"/>
                <w:szCs w:val="20"/>
              </w:rPr>
            </w:pPr>
            <w:r w:rsidRPr="007866B0">
              <w:rPr>
                <w:rFonts w:ascii="Times New Roman" w:hAnsi="Times New Roman" w:cs="Times New Roman"/>
                <w:sz w:val="20"/>
                <w:szCs w:val="20"/>
              </w:rPr>
              <w:t>-</w:t>
            </w:r>
          </w:p>
        </w:tc>
        <w:tc>
          <w:tcPr>
            <w:tcW w:w="471" w:type="pct"/>
            <w:vAlign w:val="center"/>
          </w:tcPr>
          <w:p w14:paraId="684EBDA9" w14:textId="2FE3AB73" w:rsidR="004D458D" w:rsidRPr="00B03D76" w:rsidRDefault="004D458D" w:rsidP="004D458D">
            <w:pPr>
              <w:rPr>
                <w:rFonts w:ascii="Times New Roman" w:hAnsi="Times New Roman" w:cs="Times New Roman"/>
                <w:b/>
                <w:bCs/>
                <w:sz w:val="20"/>
                <w:szCs w:val="20"/>
              </w:rPr>
            </w:pPr>
            <w:r w:rsidRPr="007866B0">
              <w:rPr>
                <w:rFonts w:ascii="Times New Roman" w:hAnsi="Times New Roman" w:cs="Times New Roman"/>
                <w:sz w:val="20"/>
                <w:szCs w:val="20"/>
              </w:rPr>
              <w:t>-</w:t>
            </w:r>
          </w:p>
        </w:tc>
      </w:tr>
      <w:tr w:rsidR="004D458D" w:rsidRPr="00C60F95" w14:paraId="2120279A" w14:textId="77777777" w:rsidTr="007179D5">
        <w:trPr>
          <w:trHeight w:val="396"/>
          <w:jc w:val="center"/>
        </w:trPr>
        <w:tc>
          <w:tcPr>
            <w:tcW w:w="880" w:type="pct"/>
            <w:vAlign w:val="center"/>
          </w:tcPr>
          <w:p w14:paraId="68480105"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lastRenderedPageBreak/>
              <w:t>Primary incomplete</w:t>
            </w:r>
          </w:p>
        </w:tc>
        <w:tc>
          <w:tcPr>
            <w:tcW w:w="852" w:type="pct"/>
            <w:vAlign w:val="center"/>
          </w:tcPr>
          <w:p w14:paraId="2D5BFE99" w14:textId="1861930A"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1.48 (1.18, 1.86)</w:t>
            </w:r>
          </w:p>
        </w:tc>
        <w:tc>
          <w:tcPr>
            <w:tcW w:w="480" w:type="pct"/>
            <w:vAlign w:val="center"/>
          </w:tcPr>
          <w:p w14:paraId="50A31731" w14:textId="77777777" w:rsidR="004D458D" w:rsidRPr="0063530A" w:rsidRDefault="004D458D" w:rsidP="0063530A">
            <w:pPr>
              <w:rPr>
                <w:rFonts w:ascii="Times New Roman" w:hAnsi="Times New Roman" w:cs="Times New Roman"/>
                <w:b/>
                <w:bCs/>
                <w:sz w:val="20"/>
                <w:szCs w:val="20"/>
              </w:rPr>
            </w:pPr>
            <w:r w:rsidRPr="0063530A">
              <w:rPr>
                <w:rFonts w:ascii="Times New Roman" w:hAnsi="Times New Roman" w:cs="Times New Roman"/>
                <w:b/>
                <w:bCs/>
                <w:sz w:val="20"/>
                <w:szCs w:val="20"/>
              </w:rPr>
              <w:t>0.001</w:t>
            </w:r>
          </w:p>
        </w:tc>
        <w:tc>
          <w:tcPr>
            <w:tcW w:w="888" w:type="pct"/>
            <w:vAlign w:val="center"/>
          </w:tcPr>
          <w:p w14:paraId="1BBD8261" w14:textId="4C5D48E2"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1.07 (0.76, 1.50)</w:t>
            </w:r>
          </w:p>
        </w:tc>
        <w:tc>
          <w:tcPr>
            <w:tcW w:w="417" w:type="pct"/>
            <w:vAlign w:val="center"/>
          </w:tcPr>
          <w:p w14:paraId="2D2A629F"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0.706</w:t>
            </w:r>
          </w:p>
        </w:tc>
        <w:tc>
          <w:tcPr>
            <w:tcW w:w="1012" w:type="pct"/>
            <w:vAlign w:val="center"/>
          </w:tcPr>
          <w:p w14:paraId="4E162F06" w14:textId="7F097725"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1.34 (1.06, 1.69)</w:t>
            </w:r>
          </w:p>
        </w:tc>
        <w:tc>
          <w:tcPr>
            <w:tcW w:w="471" w:type="pct"/>
            <w:vAlign w:val="center"/>
          </w:tcPr>
          <w:p w14:paraId="3BDDCAA7" w14:textId="77777777" w:rsidR="004D458D" w:rsidRPr="0063530A" w:rsidRDefault="004D458D" w:rsidP="0063530A">
            <w:pPr>
              <w:rPr>
                <w:rFonts w:ascii="Times New Roman" w:hAnsi="Times New Roman" w:cs="Times New Roman"/>
                <w:b/>
                <w:bCs/>
                <w:sz w:val="20"/>
                <w:szCs w:val="20"/>
              </w:rPr>
            </w:pPr>
            <w:r w:rsidRPr="0063530A">
              <w:rPr>
                <w:rFonts w:ascii="Times New Roman" w:hAnsi="Times New Roman" w:cs="Times New Roman"/>
                <w:b/>
                <w:bCs/>
                <w:sz w:val="20"/>
                <w:szCs w:val="20"/>
              </w:rPr>
              <w:t>0.013</w:t>
            </w:r>
          </w:p>
        </w:tc>
      </w:tr>
      <w:tr w:rsidR="004D458D" w:rsidRPr="00C60F95" w14:paraId="466ECE17" w14:textId="77777777" w:rsidTr="007179D5">
        <w:trPr>
          <w:trHeight w:val="138"/>
          <w:jc w:val="center"/>
        </w:trPr>
        <w:tc>
          <w:tcPr>
            <w:tcW w:w="880" w:type="pct"/>
            <w:vAlign w:val="center"/>
          </w:tcPr>
          <w:p w14:paraId="097FC866"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Primary complete</w:t>
            </w:r>
          </w:p>
        </w:tc>
        <w:tc>
          <w:tcPr>
            <w:tcW w:w="852" w:type="pct"/>
            <w:vAlign w:val="center"/>
          </w:tcPr>
          <w:p w14:paraId="06379D44" w14:textId="2FB3FEBE"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1.23 (0.94, 1.60)</w:t>
            </w:r>
          </w:p>
        </w:tc>
        <w:tc>
          <w:tcPr>
            <w:tcW w:w="480" w:type="pct"/>
            <w:vAlign w:val="center"/>
          </w:tcPr>
          <w:p w14:paraId="6CC70442"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0.133</w:t>
            </w:r>
          </w:p>
        </w:tc>
        <w:tc>
          <w:tcPr>
            <w:tcW w:w="888" w:type="pct"/>
            <w:vAlign w:val="center"/>
          </w:tcPr>
          <w:p w14:paraId="29FB4E97" w14:textId="5C4EA4C1"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0.93 (0.62, 1.37)</w:t>
            </w:r>
          </w:p>
        </w:tc>
        <w:tc>
          <w:tcPr>
            <w:tcW w:w="417" w:type="pct"/>
            <w:vAlign w:val="center"/>
          </w:tcPr>
          <w:p w14:paraId="6966ACDB"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0.701</w:t>
            </w:r>
          </w:p>
        </w:tc>
        <w:tc>
          <w:tcPr>
            <w:tcW w:w="1012" w:type="pct"/>
            <w:vAlign w:val="center"/>
          </w:tcPr>
          <w:p w14:paraId="23023470" w14:textId="488BB169"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1.27 (1.04, 1.55)</w:t>
            </w:r>
          </w:p>
        </w:tc>
        <w:tc>
          <w:tcPr>
            <w:tcW w:w="471" w:type="pct"/>
            <w:vAlign w:val="center"/>
          </w:tcPr>
          <w:p w14:paraId="4091C2EF" w14:textId="77777777" w:rsidR="004D458D" w:rsidRPr="0063530A" w:rsidRDefault="004D458D" w:rsidP="0063530A">
            <w:pPr>
              <w:rPr>
                <w:rFonts w:ascii="Times New Roman" w:hAnsi="Times New Roman" w:cs="Times New Roman"/>
                <w:b/>
                <w:bCs/>
                <w:sz w:val="20"/>
                <w:szCs w:val="20"/>
              </w:rPr>
            </w:pPr>
            <w:r w:rsidRPr="0063530A">
              <w:rPr>
                <w:rFonts w:ascii="Times New Roman" w:hAnsi="Times New Roman" w:cs="Times New Roman"/>
                <w:b/>
                <w:bCs/>
                <w:sz w:val="20"/>
                <w:szCs w:val="20"/>
              </w:rPr>
              <w:t>0.019</w:t>
            </w:r>
          </w:p>
        </w:tc>
      </w:tr>
      <w:tr w:rsidR="004D458D" w:rsidRPr="00C60F95" w14:paraId="759B81CC" w14:textId="77777777" w:rsidTr="007179D5">
        <w:trPr>
          <w:trHeight w:val="138"/>
          <w:jc w:val="center"/>
        </w:trPr>
        <w:tc>
          <w:tcPr>
            <w:tcW w:w="880" w:type="pct"/>
            <w:vAlign w:val="center"/>
          </w:tcPr>
          <w:p w14:paraId="4402E52D"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Secondary incomplete</w:t>
            </w:r>
          </w:p>
        </w:tc>
        <w:tc>
          <w:tcPr>
            <w:tcW w:w="852" w:type="pct"/>
            <w:vAlign w:val="center"/>
          </w:tcPr>
          <w:p w14:paraId="3E1ED028" w14:textId="615B7A2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1.12 (0.88, 1.41)</w:t>
            </w:r>
          </w:p>
        </w:tc>
        <w:tc>
          <w:tcPr>
            <w:tcW w:w="480" w:type="pct"/>
            <w:vAlign w:val="center"/>
          </w:tcPr>
          <w:p w14:paraId="70ED6B64"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0.353</w:t>
            </w:r>
          </w:p>
        </w:tc>
        <w:tc>
          <w:tcPr>
            <w:tcW w:w="888" w:type="pct"/>
            <w:vAlign w:val="center"/>
          </w:tcPr>
          <w:p w14:paraId="5F3DCC65" w14:textId="111400CC"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0.99 (0.69, 1.41)</w:t>
            </w:r>
          </w:p>
        </w:tc>
        <w:tc>
          <w:tcPr>
            <w:tcW w:w="417" w:type="pct"/>
            <w:vAlign w:val="center"/>
          </w:tcPr>
          <w:p w14:paraId="3764A49D"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0.937</w:t>
            </w:r>
          </w:p>
        </w:tc>
        <w:tc>
          <w:tcPr>
            <w:tcW w:w="1012" w:type="pct"/>
            <w:vAlign w:val="center"/>
          </w:tcPr>
          <w:p w14:paraId="2B0BE631" w14:textId="27588B84"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1.18 (0.99, 1.42)</w:t>
            </w:r>
          </w:p>
        </w:tc>
        <w:tc>
          <w:tcPr>
            <w:tcW w:w="471" w:type="pct"/>
            <w:vAlign w:val="center"/>
          </w:tcPr>
          <w:p w14:paraId="1B381E2E"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0.067</w:t>
            </w:r>
          </w:p>
        </w:tc>
      </w:tr>
      <w:tr w:rsidR="004D458D" w:rsidRPr="00C60F95" w14:paraId="529BC7DD" w14:textId="77777777" w:rsidTr="007179D5">
        <w:trPr>
          <w:trHeight w:val="138"/>
          <w:jc w:val="center"/>
        </w:trPr>
        <w:tc>
          <w:tcPr>
            <w:tcW w:w="880" w:type="pct"/>
            <w:vAlign w:val="center"/>
          </w:tcPr>
          <w:p w14:paraId="0D788C42"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Secondary complete or higher</w:t>
            </w:r>
          </w:p>
        </w:tc>
        <w:tc>
          <w:tcPr>
            <w:tcW w:w="852" w:type="pct"/>
            <w:vAlign w:val="center"/>
          </w:tcPr>
          <w:p w14:paraId="64A96703"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80" w:type="pct"/>
            <w:vAlign w:val="center"/>
          </w:tcPr>
          <w:p w14:paraId="5F002D1A"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888" w:type="pct"/>
            <w:vAlign w:val="center"/>
          </w:tcPr>
          <w:p w14:paraId="24CF1B35"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17" w:type="pct"/>
            <w:vAlign w:val="center"/>
          </w:tcPr>
          <w:p w14:paraId="798DA4EC"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1012" w:type="pct"/>
            <w:vAlign w:val="center"/>
          </w:tcPr>
          <w:p w14:paraId="49FCF4EF"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71" w:type="pct"/>
            <w:vAlign w:val="center"/>
          </w:tcPr>
          <w:p w14:paraId="19201DD0"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w:t>
            </w:r>
          </w:p>
        </w:tc>
      </w:tr>
      <w:tr w:rsidR="004D458D" w:rsidRPr="00C60F95" w14:paraId="1860EF11" w14:textId="326FC7E8" w:rsidTr="007179D5">
        <w:trPr>
          <w:trHeight w:val="138"/>
          <w:jc w:val="center"/>
        </w:trPr>
        <w:tc>
          <w:tcPr>
            <w:tcW w:w="1732" w:type="pct"/>
            <w:gridSpan w:val="2"/>
            <w:vAlign w:val="center"/>
          </w:tcPr>
          <w:p w14:paraId="6743354E"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Mother’s Age at the Survey Time</w:t>
            </w:r>
          </w:p>
        </w:tc>
        <w:tc>
          <w:tcPr>
            <w:tcW w:w="1368" w:type="pct"/>
            <w:gridSpan w:val="2"/>
            <w:vAlign w:val="center"/>
          </w:tcPr>
          <w:p w14:paraId="37F850F4" w14:textId="77777777" w:rsidR="004D458D" w:rsidRPr="0063530A" w:rsidRDefault="004D458D" w:rsidP="0063530A">
            <w:pPr>
              <w:rPr>
                <w:rFonts w:ascii="Times New Roman" w:hAnsi="Times New Roman" w:cs="Times New Roman"/>
                <w:sz w:val="20"/>
                <w:szCs w:val="20"/>
              </w:rPr>
            </w:pPr>
          </w:p>
        </w:tc>
        <w:tc>
          <w:tcPr>
            <w:tcW w:w="1429" w:type="pct"/>
            <w:gridSpan w:val="2"/>
            <w:vAlign w:val="center"/>
          </w:tcPr>
          <w:p w14:paraId="4907F236" w14:textId="77777777" w:rsidR="004D458D" w:rsidRPr="0063530A" w:rsidRDefault="004D458D" w:rsidP="0063530A">
            <w:pPr>
              <w:rPr>
                <w:rFonts w:ascii="Times New Roman" w:hAnsi="Times New Roman" w:cs="Times New Roman"/>
                <w:sz w:val="20"/>
                <w:szCs w:val="20"/>
              </w:rPr>
            </w:pPr>
          </w:p>
        </w:tc>
        <w:tc>
          <w:tcPr>
            <w:tcW w:w="471" w:type="pct"/>
            <w:vAlign w:val="center"/>
          </w:tcPr>
          <w:p w14:paraId="0554D950" w14:textId="77777777" w:rsidR="004D458D" w:rsidRPr="0063530A" w:rsidRDefault="004D458D" w:rsidP="0063530A">
            <w:pPr>
              <w:rPr>
                <w:rFonts w:ascii="Times New Roman" w:hAnsi="Times New Roman" w:cs="Times New Roman"/>
                <w:sz w:val="20"/>
                <w:szCs w:val="20"/>
              </w:rPr>
            </w:pPr>
          </w:p>
        </w:tc>
      </w:tr>
      <w:tr w:rsidR="004D458D" w:rsidRPr="00C60F95" w14:paraId="7AB5366C" w14:textId="77777777" w:rsidTr="007179D5">
        <w:trPr>
          <w:trHeight w:val="138"/>
          <w:jc w:val="center"/>
        </w:trPr>
        <w:tc>
          <w:tcPr>
            <w:tcW w:w="880" w:type="pct"/>
            <w:vAlign w:val="center"/>
          </w:tcPr>
          <w:p w14:paraId="59C03112"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15 – 19</w:t>
            </w:r>
          </w:p>
        </w:tc>
        <w:tc>
          <w:tcPr>
            <w:tcW w:w="852" w:type="pct"/>
            <w:vAlign w:val="center"/>
          </w:tcPr>
          <w:p w14:paraId="3D276DD6" w14:textId="1A79C89D"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1.08 (0.92, 1.25)</w:t>
            </w:r>
          </w:p>
        </w:tc>
        <w:tc>
          <w:tcPr>
            <w:tcW w:w="480" w:type="pct"/>
            <w:vAlign w:val="center"/>
          </w:tcPr>
          <w:p w14:paraId="142C4330"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0.355</w:t>
            </w:r>
          </w:p>
        </w:tc>
        <w:tc>
          <w:tcPr>
            <w:tcW w:w="888" w:type="pct"/>
            <w:vAlign w:val="center"/>
          </w:tcPr>
          <w:p w14:paraId="011A49DB" w14:textId="42D436AF"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1.75 (1.22, 2.50)</w:t>
            </w:r>
          </w:p>
        </w:tc>
        <w:tc>
          <w:tcPr>
            <w:tcW w:w="417" w:type="pct"/>
            <w:vAlign w:val="center"/>
          </w:tcPr>
          <w:p w14:paraId="76684943" w14:textId="77777777" w:rsidR="004D458D" w:rsidRPr="0063530A" w:rsidRDefault="004D458D" w:rsidP="0063530A">
            <w:pPr>
              <w:rPr>
                <w:rFonts w:ascii="Times New Roman" w:hAnsi="Times New Roman" w:cs="Times New Roman"/>
                <w:b/>
                <w:bCs/>
                <w:sz w:val="20"/>
                <w:szCs w:val="20"/>
              </w:rPr>
            </w:pPr>
            <w:r w:rsidRPr="0063530A">
              <w:rPr>
                <w:rFonts w:ascii="Times New Roman" w:hAnsi="Times New Roman" w:cs="Times New Roman"/>
                <w:b/>
                <w:bCs/>
                <w:sz w:val="20"/>
                <w:szCs w:val="20"/>
              </w:rPr>
              <w:t>0.002</w:t>
            </w:r>
          </w:p>
        </w:tc>
        <w:tc>
          <w:tcPr>
            <w:tcW w:w="1012" w:type="pct"/>
            <w:vAlign w:val="center"/>
          </w:tcPr>
          <w:p w14:paraId="19CF885A" w14:textId="6E9B1403"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1.00 (0.85, 1.18)</w:t>
            </w:r>
          </w:p>
        </w:tc>
        <w:tc>
          <w:tcPr>
            <w:tcW w:w="471" w:type="pct"/>
            <w:vAlign w:val="center"/>
          </w:tcPr>
          <w:p w14:paraId="4C160A61"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0.952</w:t>
            </w:r>
          </w:p>
        </w:tc>
      </w:tr>
      <w:tr w:rsidR="004D458D" w:rsidRPr="00C60F95" w14:paraId="70FA2506" w14:textId="77777777" w:rsidTr="007179D5">
        <w:trPr>
          <w:trHeight w:val="138"/>
          <w:jc w:val="center"/>
        </w:trPr>
        <w:tc>
          <w:tcPr>
            <w:tcW w:w="880" w:type="pct"/>
            <w:vAlign w:val="center"/>
          </w:tcPr>
          <w:p w14:paraId="7B64F8F4"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20-34</w:t>
            </w:r>
          </w:p>
        </w:tc>
        <w:tc>
          <w:tcPr>
            <w:tcW w:w="852" w:type="pct"/>
            <w:vAlign w:val="center"/>
          </w:tcPr>
          <w:p w14:paraId="6BAFAD09" w14:textId="52C5C7C1"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0.98 (0.86, 1.10)</w:t>
            </w:r>
          </w:p>
        </w:tc>
        <w:tc>
          <w:tcPr>
            <w:tcW w:w="480" w:type="pct"/>
            <w:vAlign w:val="center"/>
          </w:tcPr>
          <w:p w14:paraId="62F9A04A"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0.694</w:t>
            </w:r>
          </w:p>
        </w:tc>
        <w:tc>
          <w:tcPr>
            <w:tcW w:w="888" w:type="pct"/>
            <w:vAlign w:val="center"/>
          </w:tcPr>
          <w:p w14:paraId="1D871CF0" w14:textId="47DEDF73"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1.43 (1.10, 1.86)</w:t>
            </w:r>
          </w:p>
        </w:tc>
        <w:tc>
          <w:tcPr>
            <w:tcW w:w="417" w:type="pct"/>
            <w:vAlign w:val="center"/>
          </w:tcPr>
          <w:p w14:paraId="0A15AF4F" w14:textId="77777777" w:rsidR="004D458D" w:rsidRPr="0063530A" w:rsidRDefault="004D458D" w:rsidP="0063530A">
            <w:pPr>
              <w:rPr>
                <w:rFonts w:ascii="Times New Roman" w:hAnsi="Times New Roman" w:cs="Times New Roman"/>
                <w:b/>
                <w:bCs/>
                <w:sz w:val="20"/>
                <w:szCs w:val="20"/>
              </w:rPr>
            </w:pPr>
            <w:r w:rsidRPr="0063530A">
              <w:rPr>
                <w:rFonts w:ascii="Times New Roman" w:hAnsi="Times New Roman" w:cs="Times New Roman"/>
                <w:b/>
                <w:bCs/>
                <w:sz w:val="20"/>
                <w:szCs w:val="20"/>
              </w:rPr>
              <w:t>0.007</w:t>
            </w:r>
          </w:p>
        </w:tc>
        <w:tc>
          <w:tcPr>
            <w:tcW w:w="1012" w:type="pct"/>
            <w:vAlign w:val="center"/>
          </w:tcPr>
          <w:p w14:paraId="7CF32843" w14:textId="496A0D00"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1.00 (0.87, 1.13)</w:t>
            </w:r>
          </w:p>
        </w:tc>
        <w:tc>
          <w:tcPr>
            <w:tcW w:w="471" w:type="pct"/>
            <w:vAlign w:val="center"/>
          </w:tcPr>
          <w:p w14:paraId="5388E62C"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0.895</w:t>
            </w:r>
          </w:p>
        </w:tc>
      </w:tr>
      <w:tr w:rsidR="004D458D" w:rsidRPr="00C60F95" w14:paraId="3F29F812" w14:textId="77777777" w:rsidTr="007179D5">
        <w:trPr>
          <w:trHeight w:val="138"/>
          <w:jc w:val="center"/>
        </w:trPr>
        <w:tc>
          <w:tcPr>
            <w:tcW w:w="880" w:type="pct"/>
            <w:vAlign w:val="center"/>
          </w:tcPr>
          <w:p w14:paraId="193591D5"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35+</w:t>
            </w:r>
          </w:p>
        </w:tc>
        <w:tc>
          <w:tcPr>
            <w:tcW w:w="852" w:type="pct"/>
            <w:vAlign w:val="center"/>
          </w:tcPr>
          <w:p w14:paraId="37285239"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80" w:type="pct"/>
            <w:vAlign w:val="center"/>
          </w:tcPr>
          <w:p w14:paraId="613EF387"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888" w:type="pct"/>
            <w:vAlign w:val="center"/>
          </w:tcPr>
          <w:p w14:paraId="4711701D"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17" w:type="pct"/>
            <w:vAlign w:val="center"/>
          </w:tcPr>
          <w:p w14:paraId="392D39CD"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1012" w:type="pct"/>
            <w:vAlign w:val="center"/>
          </w:tcPr>
          <w:p w14:paraId="170F2DC4"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71" w:type="pct"/>
            <w:vAlign w:val="center"/>
          </w:tcPr>
          <w:p w14:paraId="1CD10645"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w:t>
            </w:r>
          </w:p>
        </w:tc>
      </w:tr>
      <w:tr w:rsidR="007179D5" w:rsidRPr="00C60F95" w14:paraId="39EAE141" w14:textId="78A998BD" w:rsidTr="007179D5">
        <w:trPr>
          <w:trHeight w:val="138"/>
          <w:jc w:val="center"/>
        </w:trPr>
        <w:tc>
          <w:tcPr>
            <w:tcW w:w="5000" w:type="pct"/>
            <w:gridSpan w:val="7"/>
            <w:vAlign w:val="center"/>
          </w:tcPr>
          <w:p w14:paraId="1D557D3A" w14:textId="32DBB476" w:rsidR="007179D5" w:rsidRPr="0063530A" w:rsidRDefault="007179D5" w:rsidP="0063530A">
            <w:pPr>
              <w:rPr>
                <w:rFonts w:ascii="Times New Roman" w:hAnsi="Times New Roman" w:cs="Times New Roman"/>
                <w:sz w:val="20"/>
                <w:szCs w:val="20"/>
              </w:rPr>
            </w:pPr>
            <w:r w:rsidRPr="0063530A">
              <w:rPr>
                <w:rFonts w:ascii="Times New Roman" w:hAnsi="Times New Roman" w:cs="Times New Roman"/>
                <w:sz w:val="20"/>
                <w:szCs w:val="20"/>
              </w:rPr>
              <w:t>HOUSEHOLD CHARACTERISTICS</w:t>
            </w:r>
          </w:p>
        </w:tc>
      </w:tr>
      <w:tr w:rsidR="004D458D" w:rsidRPr="00C60F95" w14:paraId="0B33CF9D" w14:textId="1277CEA0" w:rsidTr="007179D5">
        <w:trPr>
          <w:trHeight w:val="138"/>
          <w:jc w:val="center"/>
        </w:trPr>
        <w:tc>
          <w:tcPr>
            <w:tcW w:w="1732" w:type="pct"/>
            <w:gridSpan w:val="2"/>
            <w:vAlign w:val="center"/>
          </w:tcPr>
          <w:p w14:paraId="02D046AB"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Wealth Index</w:t>
            </w:r>
          </w:p>
        </w:tc>
        <w:tc>
          <w:tcPr>
            <w:tcW w:w="1368" w:type="pct"/>
            <w:gridSpan w:val="2"/>
            <w:vAlign w:val="center"/>
          </w:tcPr>
          <w:p w14:paraId="5589A023" w14:textId="77777777" w:rsidR="004D458D" w:rsidRPr="0063530A" w:rsidRDefault="004D458D" w:rsidP="0063530A">
            <w:pPr>
              <w:rPr>
                <w:rFonts w:ascii="Times New Roman" w:hAnsi="Times New Roman" w:cs="Times New Roman"/>
                <w:sz w:val="20"/>
                <w:szCs w:val="20"/>
              </w:rPr>
            </w:pPr>
          </w:p>
        </w:tc>
        <w:tc>
          <w:tcPr>
            <w:tcW w:w="1429" w:type="pct"/>
            <w:gridSpan w:val="2"/>
            <w:vAlign w:val="center"/>
          </w:tcPr>
          <w:p w14:paraId="11F076F1" w14:textId="77777777" w:rsidR="004D458D" w:rsidRPr="0063530A" w:rsidRDefault="004D458D" w:rsidP="0063530A">
            <w:pPr>
              <w:rPr>
                <w:rFonts w:ascii="Times New Roman" w:hAnsi="Times New Roman" w:cs="Times New Roman"/>
                <w:sz w:val="20"/>
                <w:szCs w:val="20"/>
              </w:rPr>
            </w:pPr>
          </w:p>
        </w:tc>
        <w:tc>
          <w:tcPr>
            <w:tcW w:w="471" w:type="pct"/>
            <w:vAlign w:val="center"/>
          </w:tcPr>
          <w:p w14:paraId="193E94B0" w14:textId="77777777" w:rsidR="004D458D" w:rsidRPr="0063530A" w:rsidRDefault="004D458D" w:rsidP="0063530A">
            <w:pPr>
              <w:rPr>
                <w:rFonts w:ascii="Times New Roman" w:hAnsi="Times New Roman" w:cs="Times New Roman"/>
                <w:sz w:val="20"/>
                <w:szCs w:val="20"/>
              </w:rPr>
            </w:pPr>
          </w:p>
        </w:tc>
      </w:tr>
      <w:tr w:rsidR="004D458D" w:rsidRPr="00C60F95" w14:paraId="77C2FA1F" w14:textId="77777777" w:rsidTr="007179D5">
        <w:trPr>
          <w:trHeight w:val="250"/>
          <w:jc w:val="center"/>
        </w:trPr>
        <w:tc>
          <w:tcPr>
            <w:tcW w:w="880" w:type="pct"/>
            <w:vAlign w:val="center"/>
          </w:tcPr>
          <w:p w14:paraId="5DB06412"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Poorest</w:t>
            </w:r>
          </w:p>
        </w:tc>
        <w:tc>
          <w:tcPr>
            <w:tcW w:w="852" w:type="pct"/>
            <w:vAlign w:val="center"/>
          </w:tcPr>
          <w:p w14:paraId="52FBF38D" w14:textId="550FD28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1.42 (1.17, 1.74)</w:t>
            </w:r>
          </w:p>
        </w:tc>
        <w:tc>
          <w:tcPr>
            <w:tcW w:w="480" w:type="pct"/>
            <w:vAlign w:val="center"/>
          </w:tcPr>
          <w:p w14:paraId="783E58DA" w14:textId="77777777" w:rsidR="004D458D" w:rsidRPr="0063530A" w:rsidRDefault="004D458D" w:rsidP="0063530A">
            <w:pPr>
              <w:rPr>
                <w:rFonts w:ascii="Times New Roman" w:hAnsi="Times New Roman" w:cs="Times New Roman"/>
                <w:b/>
                <w:bCs/>
                <w:sz w:val="20"/>
                <w:szCs w:val="20"/>
              </w:rPr>
            </w:pPr>
            <w:r w:rsidRPr="0063530A">
              <w:rPr>
                <w:rFonts w:ascii="Times New Roman" w:hAnsi="Times New Roman" w:cs="Times New Roman"/>
                <w:b/>
                <w:bCs/>
                <w:sz w:val="20"/>
                <w:szCs w:val="20"/>
              </w:rPr>
              <w:t>0.001</w:t>
            </w:r>
          </w:p>
        </w:tc>
        <w:tc>
          <w:tcPr>
            <w:tcW w:w="888" w:type="pct"/>
            <w:vAlign w:val="center"/>
          </w:tcPr>
          <w:p w14:paraId="0AE3A7AC" w14:textId="29738DD3"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1.22 (0.89, 1.67)</w:t>
            </w:r>
          </w:p>
        </w:tc>
        <w:tc>
          <w:tcPr>
            <w:tcW w:w="417" w:type="pct"/>
            <w:vAlign w:val="center"/>
          </w:tcPr>
          <w:p w14:paraId="66F9B9BA"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0.224</w:t>
            </w:r>
          </w:p>
        </w:tc>
        <w:tc>
          <w:tcPr>
            <w:tcW w:w="1012" w:type="pct"/>
            <w:tcBorders>
              <w:top w:val="single" w:sz="4" w:space="0" w:color="auto"/>
              <w:left w:val="nil"/>
              <w:bottom w:val="single" w:sz="4" w:space="0" w:color="auto"/>
              <w:right w:val="nil"/>
            </w:tcBorders>
            <w:shd w:val="clear" w:color="auto" w:fill="auto"/>
            <w:vAlign w:val="bottom"/>
          </w:tcPr>
          <w:p w14:paraId="1556F827" w14:textId="1ABEB855"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1.55 (1.28, 1.89)</w:t>
            </w:r>
          </w:p>
        </w:tc>
        <w:tc>
          <w:tcPr>
            <w:tcW w:w="471" w:type="pct"/>
            <w:vAlign w:val="center"/>
          </w:tcPr>
          <w:p w14:paraId="3232081A" w14:textId="77777777" w:rsidR="004D458D" w:rsidRPr="0063530A" w:rsidRDefault="004D458D" w:rsidP="0063530A">
            <w:pPr>
              <w:rPr>
                <w:rFonts w:ascii="Times New Roman" w:hAnsi="Times New Roman" w:cs="Times New Roman"/>
                <w:b/>
                <w:bCs/>
                <w:sz w:val="20"/>
                <w:szCs w:val="20"/>
              </w:rPr>
            </w:pPr>
            <w:r w:rsidRPr="0063530A">
              <w:rPr>
                <w:rFonts w:ascii="Times New Roman" w:hAnsi="Times New Roman" w:cs="Times New Roman"/>
                <w:b/>
                <w:bCs/>
                <w:sz w:val="20"/>
                <w:szCs w:val="20"/>
              </w:rPr>
              <w:t>&lt;0.001</w:t>
            </w:r>
          </w:p>
        </w:tc>
      </w:tr>
      <w:tr w:rsidR="004D458D" w:rsidRPr="00C60F95" w14:paraId="6D174080" w14:textId="77777777" w:rsidTr="007179D5">
        <w:trPr>
          <w:trHeight w:val="250"/>
          <w:jc w:val="center"/>
        </w:trPr>
        <w:tc>
          <w:tcPr>
            <w:tcW w:w="880" w:type="pct"/>
            <w:vAlign w:val="center"/>
          </w:tcPr>
          <w:p w14:paraId="3D868F64"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Poor</w:t>
            </w:r>
          </w:p>
        </w:tc>
        <w:tc>
          <w:tcPr>
            <w:tcW w:w="852" w:type="pct"/>
            <w:vAlign w:val="center"/>
          </w:tcPr>
          <w:p w14:paraId="6E37C20C" w14:textId="5AF7506D"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1.25 (1.01, 1.53)</w:t>
            </w:r>
          </w:p>
        </w:tc>
        <w:tc>
          <w:tcPr>
            <w:tcW w:w="480" w:type="pct"/>
            <w:vAlign w:val="center"/>
          </w:tcPr>
          <w:p w14:paraId="1119F31A" w14:textId="77777777" w:rsidR="004D458D" w:rsidRPr="0063530A" w:rsidRDefault="004D458D" w:rsidP="0063530A">
            <w:pPr>
              <w:rPr>
                <w:rFonts w:ascii="Times New Roman" w:hAnsi="Times New Roman" w:cs="Times New Roman"/>
                <w:b/>
                <w:bCs/>
                <w:sz w:val="20"/>
                <w:szCs w:val="20"/>
              </w:rPr>
            </w:pPr>
            <w:r w:rsidRPr="0063530A">
              <w:rPr>
                <w:rFonts w:ascii="Times New Roman" w:hAnsi="Times New Roman" w:cs="Times New Roman"/>
                <w:b/>
                <w:bCs/>
                <w:sz w:val="20"/>
                <w:szCs w:val="20"/>
              </w:rPr>
              <w:t>0.037</w:t>
            </w:r>
          </w:p>
        </w:tc>
        <w:tc>
          <w:tcPr>
            <w:tcW w:w="888" w:type="pct"/>
            <w:vAlign w:val="center"/>
          </w:tcPr>
          <w:p w14:paraId="2B8FDE20" w14:textId="07BBC87F"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0.90 (0.65, 1.25)</w:t>
            </w:r>
          </w:p>
        </w:tc>
        <w:tc>
          <w:tcPr>
            <w:tcW w:w="417" w:type="pct"/>
            <w:vAlign w:val="center"/>
          </w:tcPr>
          <w:p w14:paraId="1896ABCC"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0.539</w:t>
            </w:r>
          </w:p>
        </w:tc>
        <w:tc>
          <w:tcPr>
            <w:tcW w:w="1012" w:type="pct"/>
            <w:tcBorders>
              <w:top w:val="single" w:sz="4" w:space="0" w:color="auto"/>
              <w:left w:val="nil"/>
              <w:bottom w:val="single" w:sz="4" w:space="0" w:color="auto"/>
              <w:right w:val="nil"/>
            </w:tcBorders>
            <w:shd w:val="clear" w:color="auto" w:fill="auto"/>
            <w:vAlign w:val="bottom"/>
          </w:tcPr>
          <w:p w14:paraId="67497657" w14:textId="2B7DF43C"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1.52 (1.24, 1.86)</w:t>
            </w:r>
          </w:p>
        </w:tc>
        <w:tc>
          <w:tcPr>
            <w:tcW w:w="471" w:type="pct"/>
            <w:vAlign w:val="center"/>
          </w:tcPr>
          <w:p w14:paraId="2ED14CBC" w14:textId="77777777" w:rsidR="004D458D" w:rsidRPr="0063530A" w:rsidRDefault="004D458D" w:rsidP="0063530A">
            <w:pPr>
              <w:rPr>
                <w:rFonts w:ascii="Times New Roman" w:hAnsi="Times New Roman" w:cs="Times New Roman"/>
                <w:b/>
                <w:bCs/>
                <w:sz w:val="20"/>
                <w:szCs w:val="20"/>
              </w:rPr>
            </w:pPr>
            <w:r w:rsidRPr="0063530A">
              <w:rPr>
                <w:rFonts w:ascii="Times New Roman" w:hAnsi="Times New Roman" w:cs="Times New Roman"/>
                <w:b/>
                <w:bCs/>
                <w:sz w:val="20"/>
                <w:szCs w:val="20"/>
              </w:rPr>
              <w:t>&lt;0.001</w:t>
            </w:r>
          </w:p>
        </w:tc>
      </w:tr>
      <w:tr w:rsidR="004D458D" w:rsidRPr="00C60F95" w14:paraId="0135F71F" w14:textId="77777777" w:rsidTr="007179D5">
        <w:trPr>
          <w:trHeight w:val="138"/>
          <w:jc w:val="center"/>
        </w:trPr>
        <w:tc>
          <w:tcPr>
            <w:tcW w:w="880" w:type="pct"/>
            <w:vAlign w:val="center"/>
          </w:tcPr>
          <w:p w14:paraId="0B5F299D"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Middle</w:t>
            </w:r>
          </w:p>
        </w:tc>
        <w:tc>
          <w:tcPr>
            <w:tcW w:w="852" w:type="pct"/>
            <w:vAlign w:val="center"/>
          </w:tcPr>
          <w:p w14:paraId="5CCC2CB2" w14:textId="52679F2E"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1.16 (0.94, 1.43)</w:t>
            </w:r>
          </w:p>
        </w:tc>
        <w:tc>
          <w:tcPr>
            <w:tcW w:w="480" w:type="pct"/>
            <w:vAlign w:val="center"/>
          </w:tcPr>
          <w:p w14:paraId="4782CE7C"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0.164</w:t>
            </w:r>
          </w:p>
        </w:tc>
        <w:tc>
          <w:tcPr>
            <w:tcW w:w="888" w:type="pct"/>
            <w:vAlign w:val="center"/>
          </w:tcPr>
          <w:p w14:paraId="003854DA" w14:textId="6B820F08"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0.83 (0.59, 1.17)</w:t>
            </w:r>
          </w:p>
        </w:tc>
        <w:tc>
          <w:tcPr>
            <w:tcW w:w="417" w:type="pct"/>
            <w:vAlign w:val="center"/>
          </w:tcPr>
          <w:p w14:paraId="21D154D2"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0.303</w:t>
            </w:r>
          </w:p>
        </w:tc>
        <w:tc>
          <w:tcPr>
            <w:tcW w:w="1012" w:type="pct"/>
            <w:tcBorders>
              <w:top w:val="single" w:sz="4" w:space="0" w:color="auto"/>
              <w:left w:val="nil"/>
              <w:bottom w:val="single" w:sz="4" w:space="0" w:color="auto"/>
              <w:right w:val="nil"/>
            </w:tcBorders>
            <w:shd w:val="clear" w:color="auto" w:fill="auto"/>
            <w:vAlign w:val="bottom"/>
          </w:tcPr>
          <w:p w14:paraId="76AFB599" w14:textId="0926CEC1"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1.11 (0.90, 1.37)</w:t>
            </w:r>
          </w:p>
        </w:tc>
        <w:tc>
          <w:tcPr>
            <w:tcW w:w="471" w:type="pct"/>
            <w:vAlign w:val="center"/>
          </w:tcPr>
          <w:p w14:paraId="3D711419"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0.347</w:t>
            </w:r>
          </w:p>
        </w:tc>
      </w:tr>
      <w:tr w:rsidR="004D458D" w:rsidRPr="00C60F95" w14:paraId="7A8F8E43" w14:textId="77777777" w:rsidTr="007179D5">
        <w:trPr>
          <w:trHeight w:val="138"/>
          <w:jc w:val="center"/>
        </w:trPr>
        <w:tc>
          <w:tcPr>
            <w:tcW w:w="880" w:type="pct"/>
            <w:vAlign w:val="center"/>
          </w:tcPr>
          <w:p w14:paraId="09FB5670"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Rich</w:t>
            </w:r>
          </w:p>
        </w:tc>
        <w:tc>
          <w:tcPr>
            <w:tcW w:w="852" w:type="pct"/>
            <w:vAlign w:val="center"/>
          </w:tcPr>
          <w:p w14:paraId="0A2FCB07" w14:textId="482045FA"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0.89 (0.71, 1.12)</w:t>
            </w:r>
          </w:p>
        </w:tc>
        <w:tc>
          <w:tcPr>
            <w:tcW w:w="480" w:type="pct"/>
            <w:vAlign w:val="center"/>
          </w:tcPr>
          <w:p w14:paraId="34F7CB40"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0.322</w:t>
            </w:r>
          </w:p>
        </w:tc>
        <w:tc>
          <w:tcPr>
            <w:tcW w:w="888" w:type="pct"/>
            <w:vAlign w:val="center"/>
          </w:tcPr>
          <w:p w14:paraId="213D2C0C" w14:textId="19172535"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0.92 (0.65, 1.32)</w:t>
            </w:r>
          </w:p>
        </w:tc>
        <w:tc>
          <w:tcPr>
            <w:tcW w:w="417" w:type="pct"/>
            <w:vAlign w:val="center"/>
          </w:tcPr>
          <w:p w14:paraId="2CAEF3D7"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0.666</w:t>
            </w:r>
          </w:p>
        </w:tc>
        <w:tc>
          <w:tcPr>
            <w:tcW w:w="1012" w:type="pct"/>
            <w:tcBorders>
              <w:top w:val="single" w:sz="4" w:space="0" w:color="auto"/>
              <w:left w:val="nil"/>
              <w:bottom w:val="single" w:sz="4" w:space="0" w:color="auto"/>
              <w:right w:val="nil"/>
            </w:tcBorders>
            <w:shd w:val="clear" w:color="auto" w:fill="auto"/>
            <w:vAlign w:val="bottom"/>
          </w:tcPr>
          <w:p w14:paraId="4ECD3919" w14:textId="6B4D24E5"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1.13 (0.91, 1.41)</w:t>
            </w:r>
          </w:p>
        </w:tc>
        <w:tc>
          <w:tcPr>
            <w:tcW w:w="471" w:type="pct"/>
            <w:vAlign w:val="center"/>
          </w:tcPr>
          <w:p w14:paraId="53624159"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0.271</w:t>
            </w:r>
          </w:p>
        </w:tc>
      </w:tr>
      <w:tr w:rsidR="004D458D" w:rsidRPr="00C60F95" w14:paraId="186EC032" w14:textId="77777777" w:rsidTr="007179D5">
        <w:trPr>
          <w:trHeight w:val="138"/>
          <w:jc w:val="center"/>
        </w:trPr>
        <w:tc>
          <w:tcPr>
            <w:tcW w:w="880" w:type="pct"/>
            <w:vAlign w:val="center"/>
          </w:tcPr>
          <w:p w14:paraId="5AFDBE72"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Richest</w:t>
            </w:r>
          </w:p>
        </w:tc>
        <w:tc>
          <w:tcPr>
            <w:tcW w:w="852" w:type="pct"/>
            <w:vAlign w:val="center"/>
          </w:tcPr>
          <w:p w14:paraId="537FF1F5"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80" w:type="pct"/>
            <w:vAlign w:val="center"/>
          </w:tcPr>
          <w:p w14:paraId="29C1E6B9"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888" w:type="pct"/>
            <w:vAlign w:val="center"/>
          </w:tcPr>
          <w:p w14:paraId="0EBD0507"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17" w:type="pct"/>
            <w:vAlign w:val="center"/>
          </w:tcPr>
          <w:p w14:paraId="52CEA830"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1012" w:type="pct"/>
            <w:tcBorders>
              <w:top w:val="single" w:sz="4" w:space="0" w:color="auto"/>
            </w:tcBorders>
            <w:vAlign w:val="center"/>
          </w:tcPr>
          <w:p w14:paraId="5D171500"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71" w:type="pct"/>
            <w:vAlign w:val="center"/>
          </w:tcPr>
          <w:p w14:paraId="237A9E1B"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w:t>
            </w:r>
          </w:p>
        </w:tc>
      </w:tr>
      <w:tr w:rsidR="004D458D" w:rsidRPr="00C60F95" w14:paraId="2052F496" w14:textId="2CA0793F" w:rsidTr="007179D5">
        <w:trPr>
          <w:trHeight w:val="138"/>
          <w:jc w:val="center"/>
        </w:trPr>
        <w:tc>
          <w:tcPr>
            <w:tcW w:w="1732" w:type="pct"/>
            <w:gridSpan w:val="2"/>
            <w:vAlign w:val="center"/>
          </w:tcPr>
          <w:p w14:paraId="35BFF627"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Religion</w:t>
            </w:r>
          </w:p>
        </w:tc>
        <w:tc>
          <w:tcPr>
            <w:tcW w:w="1368" w:type="pct"/>
            <w:gridSpan w:val="2"/>
            <w:vAlign w:val="center"/>
          </w:tcPr>
          <w:p w14:paraId="36813E75" w14:textId="77777777" w:rsidR="004D458D" w:rsidRPr="0063530A" w:rsidRDefault="004D458D" w:rsidP="0063530A">
            <w:pPr>
              <w:rPr>
                <w:rFonts w:ascii="Times New Roman" w:hAnsi="Times New Roman" w:cs="Times New Roman"/>
                <w:sz w:val="20"/>
                <w:szCs w:val="20"/>
              </w:rPr>
            </w:pPr>
          </w:p>
        </w:tc>
        <w:tc>
          <w:tcPr>
            <w:tcW w:w="1429" w:type="pct"/>
            <w:gridSpan w:val="2"/>
            <w:vAlign w:val="center"/>
          </w:tcPr>
          <w:p w14:paraId="6339FFEA" w14:textId="77777777" w:rsidR="004D458D" w:rsidRPr="0063530A" w:rsidRDefault="004D458D" w:rsidP="0063530A">
            <w:pPr>
              <w:rPr>
                <w:rFonts w:ascii="Times New Roman" w:hAnsi="Times New Roman" w:cs="Times New Roman"/>
                <w:sz w:val="20"/>
                <w:szCs w:val="20"/>
              </w:rPr>
            </w:pPr>
          </w:p>
        </w:tc>
        <w:tc>
          <w:tcPr>
            <w:tcW w:w="471" w:type="pct"/>
            <w:vAlign w:val="center"/>
          </w:tcPr>
          <w:p w14:paraId="235825A7" w14:textId="77777777" w:rsidR="004D458D" w:rsidRPr="0063530A" w:rsidRDefault="004D458D" w:rsidP="0063530A">
            <w:pPr>
              <w:rPr>
                <w:rFonts w:ascii="Times New Roman" w:hAnsi="Times New Roman" w:cs="Times New Roman"/>
                <w:sz w:val="20"/>
                <w:szCs w:val="20"/>
              </w:rPr>
            </w:pPr>
          </w:p>
        </w:tc>
      </w:tr>
      <w:tr w:rsidR="004D458D" w:rsidRPr="00C60F95" w14:paraId="485F27AC" w14:textId="77777777" w:rsidTr="007179D5">
        <w:trPr>
          <w:trHeight w:val="268"/>
          <w:jc w:val="center"/>
        </w:trPr>
        <w:tc>
          <w:tcPr>
            <w:tcW w:w="880" w:type="pct"/>
            <w:vAlign w:val="center"/>
          </w:tcPr>
          <w:p w14:paraId="297DDDBC"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Islam</w:t>
            </w:r>
          </w:p>
        </w:tc>
        <w:tc>
          <w:tcPr>
            <w:tcW w:w="852" w:type="pct"/>
            <w:vAlign w:val="center"/>
          </w:tcPr>
          <w:p w14:paraId="5CB03476" w14:textId="00EE7EA0"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1.22 (0.99, 1.51)</w:t>
            </w:r>
          </w:p>
        </w:tc>
        <w:tc>
          <w:tcPr>
            <w:tcW w:w="480" w:type="pct"/>
            <w:vAlign w:val="center"/>
          </w:tcPr>
          <w:p w14:paraId="26E14548"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0.061</w:t>
            </w:r>
          </w:p>
        </w:tc>
        <w:tc>
          <w:tcPr>
            <w:tcW w:w="888" w:type="pct"/>
            <w:vAlign w:val="center"/>
          </w:tcPr>
          <w:p w14:paraId="2B2B972D" w14:textId="18A8BCC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1.0</w:t>
            </w:r>
            <w:r w:rsidR="008919CB">
              <w:rPr>
                <w:rFonts w:ascii="Times New Roman" w:hAnsi="Times New Roman" w:cs="Times New Roman"/>
                <w:sz w:val="20"/>
                <w:szCs w:val="20"/>
              </w:rPr>
              <w:t>2</w:t>
            </w:r>
            <w:r w:rsidRPr="0063530A">
              <w:rPr>
                <w:rFonts w:ascii="Times New Roman" w:hAnsi="Times New Roman" w:cs="Times New Roman"/>
                <w:sz w:val="20"/>
                <w:szCs w:val="20"/>
              </w:rPr>
              <w:t xml:space="preserve"> (0.76, 1.37)</w:t>
            </w:r>
          </w:p>
        </w:tc>
        <w:tc>
          <w:tcPr>
            <w:tcW w:w="417" w:type="pct"/>
            <w:vAlign w:val="center"/>
          </w:tcPr>
          <w:p w14:paraId="138E4B9C"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0.904</w:t>
            </w:r>
          </w:p>
        </w:tc>
        <w:tc>
          <w:tcPr>
            <w:tcW w:w="1012" w:type="pct"/>
            <w:vAlign w:val="center"/>
          </w:tcPr>
          <w:p w14:paraId="54F74BE1" w14:textId="3B7AC3BE"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1.29 (1.03, 1.62)</w:t>
            </w:r>
          </w:p>
        </w:tc>
        <w:tc>
          <w:tcPr>
            <w:tcW w:w="471" w:type="pct"/>
            <w:vAlign w:val="center"/>
          </w:tcPr>
          <w:p w14:paraId="2313C451" w14:textId="77777777" w:rsidR="004D458D" w:rsidRPr="0063530A" w:rsidRDefault="004D458D" w:rsidP="0063530A">
            <w:pPr>
              <w:rPr>
                <w:rFonts w:ascii="Times New Roman" w:hAnsi="Times New Roman" w:cs="Times New Roman"/>
                <w:b/>
                <w:bCs/>
                <w:sz w:val="20"/>
                <w:szCs w:val="20"/>
              </w:rPr>
            </w:pPr>
            <w:r w:rsidRPr="0063530A">
              <w:rPr>
                <w:rFonts w:ascii="Times New Roman" w:hAnsi="Times New Roman" w:cs="Times New Roman"/>
                <w:b/>
                <w:bCs/>
                <w:sz w:val="20"/>
                <w:szCs w:val="20"/>
              </w:rPr>
              <w:t>0.026</w:t>
            </w:r>
          </w:p>
        </w:tc>
      </w:tr>
      <w:tr w:rsidR="004D458D" w:rsidRPr="00C60F95" w14:paraId="7D55D54E" w14:textId="77777777" w:rsidTr="007179D5">
        <w:trPr>
          <w:trHeight w:val="138"/>
          <w:jc w:val="center"/>
        </w:trPr>
        <w:tc>
          <w:tcPr>
            <w:tcW w:w="880" w:type="pct"/>
            <w:vAlign w:val="center"/>
          </w:tcPr>
          <w:p w14:paraId="0581DFEF"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Others</w:t>
            </w:r>
          </w:p>
        </w:tc>
        <w:tc>
          <w:tcPr>
            <w:tcW w:w="852" w:type="pct"/>
            <w:vAlign w:val="center"/>
          </w:tcPr>
          <w:p w14:paraId="62787D42"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80" w:type="pct"/>
            <w:vAlign w:val="center"/>
          </w:tcPr>
          <w:p w14:paraId="5CF233FB"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888" w:type="pct"/>
            <w:vAlign w:val="center"/>
          </w:tcPr>
          <w:p w14:paraId="52C10CEF"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17" w:type="pct"/>
            <w:vAlign w:val="center"/>
          </w:tcPr>
          <w:p w14:paraId="281CBDD4"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1012" w:type="pct"/>
            <w:vAlign w:val="center"/>
          </w:tcPr>
          <w:p w14:paraId="71AB3A11"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71" w:type="pct"/>
            <w:vAlign w:val="center"/>
          </w:tcPr>
          <w:p w14:paraId="2A258B18"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w:t>
            </w:r>
          </w:p>
        </w:tc>
      </w:tr>
      <w:tr w:rsidR="004D458D" w:rsidRPr="00C60F95" w14:paraId="50A4D872" w14:textId="1BE45EFB" w:rsidTr="007179D5">
        <w:trPr>
          <w:trHeight w:val="188"/>
          <w:jc w:val="center"/>
        </w:trPr>
        <w:tc>
          <w:tcPr>
            <w:tcW w:w="1732" w:type="pct"/>
            <w:gridSpan w:val="2"/>
            <w:vAlign w:val="center"/>
          </w:tcPr>
          <w:p w14:paraId="60E51D60"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Household Head Sex</w:t>
            </w:r>
          </w:p>
        </w:tc>
        <w:tc>
          <w:tcPr>
            <w:tcW w:w="2797" w:type="pct"/>
            <w:gridSpan w:val="4"/>
            <w:vAlign w:val="center"/>
          </w:tcPr>
          <w:p w14:paraId="4829BB20" w14:textId="77777777" w:rsidR="004D458D" w:rsidRPr="0063530A" w:rsidRDefault="004D458D" w:rsidP="0063530A">
            <w:pPr>
              <w:rPr>
                <w:rFonts w:ascii="Times New Roman" w:hAnsi="Times New Roman" w:cs="Times New Roman"/>
                <w:sz w:val="20"/>
                <w:szCs w:val="20"/>
              </w:rPr>
            </w:pPr>
          </w:p>
        </w:tc>
        <w:tc>
          <w:tcPr>
            <w:tcW w:w="471" w:type="pct"/>
            <w:vAlign w:val="center"/>
          </w:tcPr>
          <w:p w14:paraId="231C820D" w14:textId="77777777" w:rsidR="004D458D" w:rsidRPr="0063530A" w:rsidRDefault="004D458D" w:rsidP="0063530A">
            <w:pPr>
              <w:rPr>
                <w:rFonts w:ascii="Times New Roman" w:hAnsi="Times New Roman" w:cs="Times New Roman"/>
                <w:sz w:val="20"/>
                <w:szCs w:val="20"/>
              </w:rPr>
            </w:pPr>
          </w:p>
        </w:tc>
      </w:tr>
      <w:tr w:rsidR="004D458D" w:rsidRPr="00C60F95" w14:paraId="293A7532" w14:textId="77777777" w:rsidTr="007179D5">
        <w:tblPrEx>
          <w:tblW w:w="5000" w:type="pct"/>
          <w:jc w:val="center"/>
          <w:tblPrExChange w:id="135" w:author="DrJamalUddin" w:date="2023-02-04T21:11:00Z">
            <w:tblPrEx>
              <w:tblW w:w="5000" w:type="pct"/>
              <w:jc w:val="center"/>
            </w:tblPrEx>
          </w:tblPrExChange>
        </w:tblPrEx>
        <w:trPr>
          <w:trHeight w:val="250"/>
          <w:jc w:val="center"/>
          <w:trPrChange w:id="136" w:author="DrJamalUddin" w:date="2023-02-04T21:11:00Z">
            <w:trPr>
              <w:trHeight w:val="250"/>
              <w:jc w:val="center"/>
            </w:trPr>
          </w:trPrChange>
        </w:trPr>
        <w:tc>
          <w:tcPr>
            <w:tcW w:w="880" w:type="pct"/>
            <w:vAlign w:val="center"/>
            <w:tcPrChange w:id="137" w:author="DrJamalUddin" w:date="2023-02-04T21:11:00Z">
              <w:tcPr>
                <w:tcW w:w="881" w:type="pct"/>
                <w:gridSpan w:val="2"/>
                <w:vAlign w:val="center"/>
              </w:tcPr>
            </w:tcPrChange>
          </w:tcPr>
          <w:p w14:paraId="5F106ED2"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Male</w:t>
            </w:r>
          </w:p>
        </w:tc>
        <w:tc>
          <w:tcPr>
            <w:tcW w:w="852" w:type="pct"/>
            <w:vAlign w:val="center"/>
            <w:tcPrChange w:id="138" w:author="DrJamalUddin" w:date="2023-02-04T21:11:00Z">
              <w:tcPr>
                <w:tcW w:w="854" w:type="pct"/>
                <w:gridSpan w:val="2"/>
                <w:vAlign w:val="center"/>
              </w:tcPr>
            </w:tcPrChange>
          </w:tcPr>
          <w:p w14:paraId="14784D3A" w14:textId="35C20525"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1.14 (0.89, 1.47)</w:t>
            </w:r>
          </w:p>
        </w:tc>
        <w:tc>
          <w:tcPr>
            <w:tcW w:w="480" w:type="pct"/>
            <w:vAlign w:val="center"/>
            <w:tcPrChange w:id="139" w:author="DrJamalUddin" w:date="2023-02-04T21:11:00Z">
              <w:tcPr>
                <w:tcW w:w="481" w:type="pct"/>
                <w:gridSpan w:val="2"/>
                <w:vAlign w:val="center"/>
              </w:tcPr>
            </w:tcPrChange>
          </w:tcPr>
          <w:p w14:paraId="75D8AC59"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0.285</w:t>
            </w:r>
          </w:p>
        </w:tc>
        <w:tc>
          <w:tcPr>
            <w:tcW w:w="888" w:type="pct"/>
            <w:vAlign w:val="center"/>
            <w:tcPrChange w:id="140" w:author="DrJamalUddin" w:date="2023-02-04T21:11:00Z">
              <w:tcPr>
                <w:tcW w:w="818" w:type="pct"/>
                <w:vAlign w:val="center"/>
              </w:tcPr>
            </w:tcPrChange>
          </w:tcPr>
          <w:p w14:paraId="1458BA09" w14:textId="759A379A"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1.06 (0.79, 0.03)</w:t>
            </w:r>
          </w:p>
        </w:tc>
        <w:tc>
          <w:tcPr>
            <w:tcW w:w="417" w:type="pct"/>
            <w:vAlign w:val="center"/>
            <w:tcPrChange w:id="141" w:author="DrJamalUddin" w:date="2023-02-04T21:11:00Z">
              <w:tcPr>
                <w:tcW w:w="481" w:type="pct"/>
                <w:gridSpan w:val="2"/>
                <w:vAlign w:val="center"/>
              </w:tcPr>
            </w:tcPrChange>
          </w:tcPr>
          <w:p w14:paraId="4846BD31"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0.704</w:t>
            </w:r>
          </w:p>
        </w:tc>
        <w:tc>
          <w:tcPr>
            <w:tcW w:w="1012" w:type="pct"/>
            <w:vAlign w:val="center"/>
            <w:tcPrChange w:id="142" w:author="DrJamalUddin" w:date="2023-02-04T21:11:00Z">
              <w:tcPr>
                <w:tcW w:w="1012" w:type="pct"/>
                <w:gridSpan w:val="2"/>
                <w:vAlign w:val="center"/>
              </w:tcPr>
            </w:tcPrChange>
          </w:tcPr>
          <w:p w14:paraId="5CD4EDF8" w14:textId="7F963646"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1.24 (0.98, 1.56)</w:t>
            </w:r>
          </w:p>
        </w:tc>
        <w:tc>
          <w:tcPr>
            <w:tcW w:w="471" w:type="pct"/>
            <w:vAlign w:val="center"/>
            <w:tcPrChange w:id="143" w:author="DrJamalUddin" w:date="2023-02-04T21:11:00Z">
              <w:tcPr>
                <w:tcW w:w="473" w:type="pct"/>
                <w:gridSpan w:val="2"/>
                <w:vAlign w:val="center"/>
              </w:tcPr>
            </w:tcPrChange>
          </w:tcPr>
          <w:p w14:paraId="55B2036E"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0.068</w:t>
            </w:r>
          </w:p>
        </w:tc>
      </w:tr>
      <w:tr w:rsidR="004D458D" w:rsidRPr="00C60F95" w14:paraId="19B24742" w14:textId="77777777" w:rsidTr="007179D5">
        <w:tblPrEx>
          <w:tblW w:w="5000" w:type="pct"/>
          <w:jc w:val="center"/>
          <w:tblPrExChange w:id="144" w:author="DrJamalUddin" w:date="2023-02-04T21:11:00Z">
            <w:tblPrEx>
              <w:tblW w:w="5000" w:type="pct"/>
              <w:jc w:val="center"/>
            </w:tblPrEx>
          </w:tblPrExChange>
        </w:tblPrEx>
        <w:trPr>
          <w:trHeight w:val="138"/>
          <w:jc w:val="center"/>
          <w:trPrChange w:id="145" w:author="DrJamalUddin" w:date="2023-02-04T21:11:00Z">
            <w:trPr>
              <w:trHeight w:val="138"/>
              <w:jc w:val="center"/>
            </w:trPr>
          </w:trPrChange>
        </w:trPr>
        <w:tc>
          <w:tcPr>
            <w:tcW w:w="880" w:type="pct"/>
            <w:vAlign w:val="center"/>
            <w:tcPrChange w:id="146" w:author="DrJamalUddin" w:date="2023-02-04T21:11:00Z">
              <w:tcPr>
                <w:tcW w:w="881" w:type="pct"/>
                <w:gridSpan w:val="2"/>
                <w:vAlign w:val="center"/>
              </w:tcPr>
            </w:tcPrChange>
          </w:tcPr>
          <w:p w14:paraId="42AEB7A9"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Female</w:t>
            </w:r>
          </w:p>
        </w:tc>
        <w:tc>
          <w:tcPr>
            <w:tcW w:w="852" w:type="pct"/>
            <w:vAlign w:val="center"/>
            <w:tcPrChange w:id="147" w:author="DrJamalUddin" w:date="2023-02-04T21:11:00Z">
              <w:tcPr>
                <w:tcW w:w="854" w:type="pct"/>
                <w:gridSpan w:val="2"/>
                <w:vAlign w:val="center"/>
              </w:tcPr>
            </w:tcPrChange>
          </w:tcPr>
          <w:p w14:paraId="43C8A696"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80" w:type="pct"/>
            <w:vAlign w:val="center"/>
            <w:tcPrChange w:id="148" w:author="DrJamalUddin" w:date="2023-02-04T21:11:00Z">
              <w:tcPr>
                <w:tcW w:w="481" w:type="pct"/>
                <w:gridSpan w:val="2"/>
                <w:vAlign w:val="center"/>
              </w:tcPr>
            </w:tcPrChange>
          </w:tcPr>
          <w:p w14:paraId="694BD663"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888" w:type="pct"/>
            <w:vAlign w:val="center"/>
            <w:tcPrChange w:id="149" w:author="DrJamalUddin" w:date="2023-02-04T21:11:00Z">
              <w:tcPr>
                <w:tcW w:w="818" w:type="pct"/>
                <w:vAlign w:val="center"/>
              </w:tcPr>
            </w:tcPrChange>
          </w:tcPr>
          <w:p w14:paraId="1D6C8050"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17" w:type="pct"/>
            <w:vAlign w:val="center"/>
            <w:tcPrChange w:id="150" w:author="DrJamalUddin" w:date="2023-02-04T21:11:00Z">
              <w:tcPr>
                <w:tcW w:w="481" w:type="pct"/>
                <w:gridSpan w:val="2"/>
                <w:vAlign w:val="center"/>
              </w:tcPr>
            </w:tcPrChange>
          </w:tcPr>
          <w:p w14:paraId="55AA049C"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1012" w:type="pct"/>
            <w:vAlign w:val="center"/>
            <w:tcPrChange w:id="151" w:author="DrJamalUddin" w:date="2023-02-04T21:11:00Z">
              <w:tcPr>
                <w:tcW w:w="1012" w:type="pct"/>
                <w:gridSpan w:val="2"/>
                <w:vAlign w:val="center"/>
              </w:tcPr>
            </w:tcPrChange>
          </w:tcPr>
          <w:p w14:paraId="767FB2B4"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71" w:type="pct"/>
            <w:vAlign w:val="center"/>
            <w:tcPrChange w:id="152" w:author="DrJamalUddin" w:date="2023-02-04T21:11:00Z">
              <w:tcPr>
                <w:tcW w:w="473" w:type="pct"/>
                <w:gridSpan w:val="2"/>
                <w:vAlign w:val="center"/>
              </w:tcPr>
            </w:tcPrChange>
          </w:tcPr>
          <w:p w14:paraId="060F72C3"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w:t>
            </w:r>
          </w:p>
        </w:tc>
      </w:tr>
      <w:tr w:rsidR="004D458D" w:rsidRPr="00C60F95" w14:paraId="12B9FB74" w14:textId="2025E61A" w:rsidTr="007179D5">
        <w:tblPrEx>
          <w:tblW w:w="5000" w:type="pct"/>
          <w:jc w:val="center"/>
          <w:tblPrExChange w:id="153" w:author="DrJamalUddin" w:date="2023-02-04T21:11:00Z">
            <w:tblPrEx>
              <w:tblW w:w="5000" w:type="pct"/>
              <w:jc w:val="center"/>
            </w:tblPrEx>
          </w:tblPrExChange>
        </w:tblPrEx>
        <w:trPr>
          <w:trHeight w:val="138"/>
          <w:jc w:val="center"/>
          <w:trPrChange w:id="154" w:author="DrJamalUddin" w:date="2023-02-04T21:11:00Z">
            <w:trPr>
              <w:trHeight w:val="138"/>
              <w:jc w:val="center"/>
            </w:trPr>
          </w:trPrChange>
        </w:trPr>
        <w:tc>
          <w:tcPr>
            <w:tcW w:w="1732" w:type="pct"/>
            <w:gridSpan w:val="2"/>
            <w:vAlign w:val="center"/>
            <w:tcPrChange w:id="155" w:author="DrJamalUddin" w:date="2023-02-04T21:11:00Z">
              <w:tcPr>
                <w:tcW w:w="1735" w:type="pct"/>
                <w:gridSpan w:val="4"/>
                <w:vAlign w:val="center"/>
              </w:tcPr>
            </w:tcPrChange>
          </w:tcPr>
          <w:p w14:paraId="67646D17"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Ethnicity</w:t>
            </w:r>
          </w:p>
        </w:tc>
        <w:tc>
          <w:tcPr>
            <w:tcW w:w="1368" w:type="pct"/>
            <w:gridSpan w:val="2"/>
            <w:vAlign w:val="center"/>
            <w:tcPrChange w:id="156" w:author="DrJamalUddin" w:date="2023-02-04T21:11:00Z">
              <w:tcPr>
                <w:tcW w:w="1299" w:type="pct"/>
                <w:gridSpan w:val="3"/>
                <w:vAlign w:val="center"/>
              </w:tcPr>
            </w:tcPrChange>
          </w:tcPr>
          <w:p w14:paraId="430A5A1B" w14:textId="77777777" w:rsidR="004D458D" w:rsidRPr="0063530A" w:rsidRDefault="004D458D" w:rsidP="0063530A">
            <w:pPr>
              <w:rPr>
                <w:rFonts w:ascii="Times New Roman" w:hAnsi="Times New Roman" w:cs="Times New Roman"/>
                <w:sz w:val="20"/>
                <w:szCs w:val="20"/>
              </w:rPr>
            </w:pPr>
          </w:p>
        </w:tc>
        <w:tc>
          <w:tcPr>
            <w:tcW w:w="1429" w:type="pct"/>
            <w:gridSpan w:val="2"/>
            <w:vAlign w:val="center"/>
            <w:tcPrChange w:id="157" w:author="DrJamalUddin" w:date="2023-02-04T21:11:00Z">
              <w:tcPr>
                <w:tcW w:w="1493" w:type="pct"/>
                <w:gridSpan w:val="4"/>
                <w:vAlign w:val="center"/>
              </w:tcPr>
            </w:tcPrChange>
          </w:tcPr>
          <w:p w14:paraId="78AAE7B1" w14:textId="77777777" w:rsidR="004D458D" w:rsidRPr="0063530A" w:rsidRDefault="004D458D" w:rsidP="0063530A">
            <w:pPr>
              <w:rPr>
                <w:rFonts w:ascii="Times New Roman" w:hAnsi="Times New Roman" w:cs="Times New Roman"/>
                <w:sz w:val="20"/>
                <w:szCs w:val="20"/>
              </w:rPr>
            </w:pPr>
          </w:p>
        </w:tc>
        <w:tc>
          <w:tcPr>
            <w:tcW w:w="471" w:type="pct"/>
            <w:vAlign w:val="center"/>
            <w:tcPrChange w:id="158" w:author="DrJamalUddin" w:date="2023-02-04T21:11:00Z">
              <w:tcPr>
                <w:tcW w:w="473" w:type="pct"/>
                <w:gridSpan w:val="2"/>
                <w:vAlign w:val="center"/>
              </w:tcPr>
            </w:tcPrChange>
          </w:tcPr>
          <w:p w14:paraId="68F92678" w14:textId="77777777" w:rsidR="004D458D" w:rsidRPr="0063530A" w:rsidRDefault="004D458D" w:rsidP="0063530A">
            <w:pPr>
              <w:rPr>
                <w:rFonts w:ascii="Times New Roman" w:hAnsi="Times New Roman" w:cs="Times New Roman"/>
                <w:sz w:val="20"/>
                <w:szCs w:val="20"/>
              </w:rPr>
            </w:pPr>
          </w:p>
        </w:tc>
      </w:tr>
      <w:tr w:rsidR="004D458D" w:rsidRPr="00C60F95" w14:paraId="28C2C6FA" w14:textId="77777777" w:rsidTr="007179D5">
        <w:tblPrEx>
          <w:tblW w:w="5000" w:type="pct"/>
          <w:jc w:val="center"/>
          <w:tblPrExChange w:id="159" w:author="DrJamalUddin" w:date="2023-02-04T21:11:00Z">
            <w:tblPrEx>
              <w:tblW w:w="5000" w:type="pct"/>
              <w:jc w:val="center"/>
            </w:tblPrEx>
          </w:tblPrExChange>
        </w:tblPrEx>
        <w:trPr>
          <w:trHeight w:val="138"/>
          <w:jc w:val="center"/>
          <w:trPrChange w:id="160" w:author="DrJamalUddin" w:date="2023-02-04T21:11:00Z">
            <w:trPr>
              <w:trHeight w:val="138"/>
              <w:jc w:val="center"/>
            </w:trPr>
          </w:trPrChange>
        </w:trPr>
        <w:tc>
          <w:tcPr>
            <w:tcW w:w="880" w:type="pct"/>
            <w:vAlign w:val="center"/>
            <w:tcPrChange w:id="161" w:author="DrJamalUddin" w:date="2023-02-04T21:11:00Z">
              <w:tcPr>
                <w:tcW w:w="881" w:type="pct"/>
                <w:gridSpan w:val="2"/>
                <w:vAlign w:val="center"/>
              </w:tcPr>
            </w:tcPrChange>
          </w:tcPr>
          <w:p w14:paraId="03F03A6E"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Bengali</w:t>
            </w:r>
          </w:p>
        </w:tc>
        <w:tc>
          <w:tcPr>
            <w:tcW w:w="852" w:type="pct"/>
            <w:vAlign w:val="center"/>
            <w:tcPrChange w:id="162" w:author="DrJamalUddin" w:date="2023-02-04T21:11:00Z">
              <w:tcPr>
                <w:tcW w:w="854" w:type="pct"/>
                <w:gridSpan w:val="2"/>
                <w:vAlign w:val="center"/>
              </w:tcPr>
            </w:tcPrChange>
          </w:tcPr>
          <w:p w14:paraId="31FE44A9" w14:textId="7357487D"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1.28 (0.92, 1.77)</w:t>
            </w:r>
          </w:p>
        </w:tc>
        <w:tc>
          <w:tcPr>
            <w:tcW w:w="480" w:type="pct"/>
            <w:vAlign w:val="center"/>
            <w:tcPrChange w:id="163" w:author="DrJamalUddin" w:date="2023-02-04T21:11:00Z">
              <w:tcPr>
                <w:tcW w:w="481" w:type="pct"/>
                <w:gridSpan w:val="2"/>
                <w:vAlign w:val="center"/>
              </w:tcPr>
            </w:tcPrChange>
          </w:tcPr>
          <w:p w14:paraId="5529671C"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0.145</w:t>
            </w:r>
          </w:p>
        </w:tc>
        <w:tc>
          <w:tcPr>
            <w:tcW w:w="888" w:type="pct"/>
            <w:vAlign w:val="center"/>
            <w:tcPrChange w:id="164" w:author="DrJamalUddin" w:date="2023-02-04T21:11:00Z">
              <w:tcPr>
                <w:tcW w:w="818" w:type="pct"/>
                <w:vAlign w:val="center"/>
              </w:tcPr>
            </w:tcPrChange>
          </w:tcPr>
          <w:p w14:paraId="30657B83" w14:textId="28ED2572"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1.07 (0.59, 1.95)</w:t>
            </w:r>
          </w:p>
        </w:tc>
        <w:tc>
          <w:tcPr>
            <w:tcW w:w="417" w:type="pct"/>
            <w:vAlign w:val="center"/>
            <w:tcPrChange w:id="165" w:author="DrJamalUddin" w:date="2023-02-04T21:11:00Z">
              <w:tcPr>
                <w:tcW w:w="481" w:type="pct"/>
                <w:gridSpan w:val="2"/>
                <w:vAlign w:val="center"/>
              </w:tcPr>
            </w:tcPrChange>
          </w:tcPr>
          <w:p w14:paraId="748C7EF7" w14:textId="72253BD9"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0.81</w:t>
            </w:r>
            <w:r w:rsidR="008919CB">
              <w:rPr>
                <w:rFonts w:ascii="Times New Roman" w:hAnsi="Times New Roman" w:cs="Times New Roman"/>
                <w:sz w:val="20"/>
                <w:szCs w:val="20"/>
              </w:rPr>
              <w:t>4</w:t>
            </w:r>
          </w:p>
        </w:tc>
        <w:tc>
          <w:tcPr>
            <w:tcW w:w="1012" w:type="pct"/>
            <w:vAlign w:val="center"/>
            <w:tcPrChange w:id="166" w:author="DrJamalUddin" w:date="2023-02-04T21:11:00Z">
              <w:tcPr>
                <w:tcW w:w="1012" w:type="pct"/>
                <w:gridSpan w:val="2"/>
                <w:vAlign w:val="center"/>
              </w:tcPr>
            </w:tcPrChange>
          </w:tcPr>
          <w:p w14:paraId="4CEFAF42" w14:textId="7962251F"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0.66 (0.47, 0.94)</w:t>
            </w:r>
          </w:p>
        </w:tc>
        <w:tc>
          <w:tcPr>
            <w:tcW w:w="471" w:type="pct"/>
            <w:vAlign w:val="center"/>
            <w:tcPrChange w:id="167" w:author="DrJamalUddin" w:date="2023-02-04T21:11:00Z">
              <w:tcPr>
                <w:tcW w:w="473" w:type="pct"/>
                <w:gridSpan w:val="2"/>
                <w:vAlign w:val="center"/>
              </w:tcPr>
            </w:tcPrChange>
          </w:tcPr>
          <w:p w14:paraId="40982B52" w14:textId="77777777" w:rsidR="004D458D" w:rsidRPr="0063530A" w:rsidRDefault="004D458D" w:rsidP="0063530A">
            <w:pPr>
              <w:rPr>
                <w:rFonts w:ascii="Times New Roman" w:hAnsi="Times New Roman" w:cs="Times New Roman"/>
                <w:b/>
                <w:bCs/>
                <w:sz w:val="20"/>
                <w:szCs w:val="20"/>
              </w:rPr>
            </w:pPr>
            <w:r w:rsidRPr="0063530A">
              <w:rPr>
                <w:rFonts w:ascii="Times New Roman" w:hAnsi="Times New Roman" w:cs="Times New Roman"/>
                <w:b/>
                <w:bCs/>
                <w:sz w:val="20"/>
                <w:szCs w:val="20"/>
              </w:rPr>
              <w:t>0.020</w:t>
            </w:r>
          </w:p>
        </w:tc>
      </w:tr>
      <w:tr w:rsidR="004D458D" w:rsidRPr="00C60F95" w14:paraId="0B64E2F2" w14:textId="77777777" w:rsidTr="007179D5">
        <w:tblPrEx>
          <w:tblW w:w="5000" w:type="pct"/>
          <w:jc w:val="center"/>
          <w:tblPrExChange w:id="168" w:author="DrJamalUddin" w:date="2023-02-04T21:11:00Z">
            <w:tblPrEx>
              <w:tblW w:w="5000" w:type="pct"/>
              <w:jc w:val="center"/>
            </w:tblPrEx>
          </w:tblPrExChange>
        </w:tblPrEx>
        <w:trPr>
          <w:trHeight w:val="138"/>
          <w:jc w:val="center"/>
          <w:trPrChange w:id="169" w:author="DrJamalUddin" w:date="2023-02-04T21:11:00Z">
            <w:trPr>
              <w:trHeight w:val="138"/>
              <w:jc w:val="center"/>
            </w:trPr>
          </w:trPrChange>
        </w:trPr>
        <w:tc>
          <w:tcPr>
            <w:tcW w:w="880" w:type="pct"/>
            <w:vAlign w:val="center"/>
            <w:tcPrChange w:id="170" w:author="DrJamalUddin" w:date="2023-02-04T21:11:00Z">
              <w:tcPr>
                <w:tcW w:w="881" w:type="pct"/>
                <w:gridSpan w:val="2"/>
                <w:vAlign w:val="center"/>
              </w:tcPr>
            </w:tcPrChange>
          </w:tcPr>
          <w:p w14:paraId="535824A9"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Other</w:t>
            </w:r>
          </w:p>
        </w:tc>
        <w:tc>
          <w:tcPr>
            <w:tcW w:w="852" w:type="pct"/>
            <w:vAlign w:val="center"/>
            <w:tcPrChange w:id="171" w:author="DrJamalUddin" w:date="2023-02-04T21:11:00Z">
              <w:tcPr>
                <w:tcW w:w="854" w:type="pct"/>
                <w:gridSpan w:val="2"/>
                <w:vAlign w:val="center"/>
              </w:tcPr>
            </w:tcPrChange>
          </w:tcPr>
          <w:p w14:paraId="778337F0"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80" w:type="pct"/>
            <w:vAlign w:val="center"/>
            <w:tcPrChange w:id="172" w:author="DrJamalUddin" w:date="2023-02-04T21:11:00Z">
              <w:tcPr>
                <w:tcW w:w="481" w:type="pct"/>
                <w:gridSpan w:val="2"/>
                <w:vAlign w:val="center"/>
              </w:tcPr>
            </w:tcPrChange>
          </w:tcPr>
          <w:p w14:paraId="00B4C6B2"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888" w:type="pct"/>
            <w:vAlign w:val="center"/>
            <w:tcPrChange w:id="173" w:author="DrJamalUddin" w:date="2023-02-04T21:11:00Z">
              <w:tcPr>
                <w:tcW w:w="818" w:type="pct"/>
                <w:vAlign w:val="center"/>
              </w:tcPr>
            </w:tcPrChange>
          </w:tcPr>
          <w:p w14:paraId="3237485F"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17" w:type="pct"/>
            <w:vAlign w:val="center"/>
            <w:tcPrChange w:id="174" w:author="DrJamalUddin" w:date="2023-02-04T21:11:00Z">
              <w:tcPr>
                <w:tcW w:w="481" w:type="pct"/>
                <w:gridSpan w:val="2"/>
                <w:vAlign w:val="center"/>
              </w:tcPr>
            </w:tcPrChange>
          </w:tcPr>
          <w:p w14:paraId="6FAB7C3C"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1012" w:type="pct"/>
            <w:vAlign w:val="center"/>
            <w:tcPrChange w:id="175" w:author="DrJamalUddin" w:date="2023-02-04T21:11:00Z">
              <w:tcPr>
                <w:tcW w:w="1012" w:type="pct"/>
                <w:gridSpan w:val="2"/>
                <w:vAlign w:val="center"/>
              </w:tcPr>
            </w:tcPrChange>
          </w:tcPr>
          <w:p w14:paraId="20CA0731"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71" w:type="pct"/>
            <w:vAlign w:val="center"/>
            <w:tcPrChange w:id="176" w:author="DrJamalUddin" w:date="2023-02-04T21:11:00Z">
              <w:tcPr>
                <w:tcW w:w="473" w:type="pct"/>
                <w:gridSpan w:val="2"/>
                <w:vAlign w:val="center"/>
              </w:tcPr>
            </w:tcPrChange>
          </w:tcPr>
          <w:p w14:paraId="0C8953EA"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w:t>
            </w:r>
          </w:p>
        </w:tc>
      </w:tr>
      <w:tr w:rsidR="004D458D" w:rsidRPr="00C60F95" w14:paraId="4DCE11D8" w14:textId="329CBC0D" w:rsidTr="007179D5">
        <w:tblPrEx>
          <w:tblW w:w="5000" w:type="pct"/>
          <w:jc w:val="center"/>
          <w:tblPrExChange w:id="177" w:author="DrJamalUddin" w:date="2023-02-04T21:11:00Z">
            <w:tblPrEx>
              <w:tblW w:w="5000" w:type="pct"/>
              <w:jc w:val="center"/>
            </w:tblPrEx>
          </w:tblPrExChange>
        </w:tblPrEx>
        <w:trPr>
          <w:trHeight w:val="138"/>
          <w:jc w:val="center"/>
          <w:trPrChange w:id="178" w:author="DrJamalUddin" w:date="2023-02-04T21:11:00Z">
            <w:trPr>
              <w:trHeight w:val="138"/>
              <w:jc w:val="center"/>
            </w:trPr>
          </w:trPrChange>
        </w:trPr>
        <w:tc>
          <w:tcPr>
            <w:tcW w:w="1732" w:type="pct"/>
            <w:gridSpan w:val="2"/>
            <w:vAlign w:val="center"/>
            <w:tcPrChange w:id="179" w:author="DrJamalUddin" w:date="2023-02-04T21:11:00Z">
              <w:tcPr>
                <w:tcW w:w="1735" w:type="pct"/>
                <w:gridSpan w:val="4"/>
                <w:vAlign w:val="center"/>
              </w:tcPr>
            </w:tcPrChange>
          </w:tcPr>
          <w:p w14:paraId="38631FF7"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Toilet facilities shared</w:t>
            </w:r>
          </w:p>
        </w:tc>
        <w:tc>
          <w:tcPr>
            <w:tcW w:w="1368" w:type="pct"/>
            <w:gridSpan w:val="2"/>
            <w:vAlign w:val="center"/>
            <w:tcPrChange w:id="180" w:author="DrJamalUddin" w:date="2023-02-04T21:11:00Z">
              <w:tcPr>
                <w:tcW w:w="1299" w:type="pct"/>
                <w:gridSpan w:val="3"/>
                <w:vAlign w:val="center"/>
              </w:tcPr>
            </w:tcPrChange>
          </w:tcPr>
          <w:p w14:paraId="2F82E719" w14:textId="77777777" w:rsidR="004D458D" w:rsidRPr="0063530A" w:rsidRDefault="004D458D" w:rsidP="0063530A">
            <w:pPr>
              <w:rPr>
                <w:rFonts w:ascii="Times New Roman" w:hAnsi="Times New Roman" w:cs="Times New Roman"/>
                <w:sz w:val="20"/>
                <w:szCs w:val="20"/>
              </w:rPr>
            </w:pPr>
          </w:p>
        </w:tc>
        <w:tc>
          <w:tcPr>
            <w:tcW w:w="1429" w:type="pct"/>
            <w:gridSpan w:val="2"/>
            <w:vAlign w:val="center"/>
            <w:tcPrChange w:id="181" w:author="DrJamalUddin" w:date="2023-02-04T21:11:00Z">
              <w:tcPr>
                <w:tcW w:w="1493" w:type="pct"/>
                <w:gridSpan w:val="4"/>
                <w:vAlign w:val="center"/>
              </w:tcPr>
            </w:tcPrChange>
          </w:tcPr>
          <w:p w14:paraId="431316CD" w14:textId="77777777" w:rsidR="004D458D" w:rsidRPr="0063530A" w:rsidRDefault="004D458D" w:rsidP="0063530A">
            <w:pPr>
              <w:rPr>
                <w:rFonts w:ascii="Times New Roman" w:hAnsi="Times New Roman" w:cs="Times New Roman"/>
                <w:sz w:val="20"/>
                <w:szCs w:val="20"/>
              </w:rPr>
            </w:pPr>
          </w:p>
        </w:tc>
        <w:tc>
          <w:tcPr>
            <w:tcW w:w="471" w:type="pct"/>
            <w:vAlign w:val="center"/>
            <w:tcPrChange w:id="182" w:author="DrJamalUddin" w:date="2023-02-04T21:11:00Z">
              <w:tcPr>
                <w:tcW w:w="473" w:type="pct"/>
                <w:gridSpan w:val="2"/>
                <w:vAlign w:val="center"/>
              </w:tcPr>
            </w:tcPrChange>
          </w:tcPr>
          <w:p w14:paraId="41E7145E" w14:textId="77777777" w:rsidR="004D458D" w:rsidRPr="0063530A" w:rsidRDefault="004D458D" w:rsidP="0063530A">
            <w:pPr>
              <w:rPr>
                <w:rFonts w:ascii="Times New Roman" w:hAnsi="Times New Roman" w:cs="Times New Roman"/>
                <w:sz w:val="20"/>
                <w:szCs w:val="20"/>
              </w:rPr>
            </w:pPr>
          </w:p>
        </w:tc>
      </w:tr>
      <w:tr w:rsidR="004D458D" w:rsidRPr="00C60F95" w14:paraId="1E0FC5EA" w14:textId="77777777" w:rsidTr="007179D5">
        <w:tblPrEx>
          <w:tblW w:w="5000" w:type="pct"/>
          <w:jc w:val="center"/>
          <w:tblPrExChange w:id="183" w:author="DrJamalUddin" w:date="2023-02-04T21:11:00Z">
            <w:tblPrEx>
              <w:tblW w:w="5000" w:type="pct"/>
              <w:jc w:val="center"/>
            </w:tblPrEx>
          </w:tblPrExChange>
        </w:tblPrEx>
        <w:trPr>
          <w:trHeight w:val="107"/>
          <w:jc w:val="center"/>
          <w:trPrChange w:id="184" w:author="DrJamalUddin" w:date="2023-02-04T21:11:00Z">
            <w:trPr>
              <w:trHeight w:val="107"/>
              <w:jc w:val="center"/>
            </w:trPr>
          </w:trPrChange>
        </w:trPr>
        <w:tc>
          <w:tcPr>
            <w:tcW w:w="880" w:type="pct"/>
            <w:vAlign w:val="center"/>
            <w:tcPrChange w:id="185" w:author="DrJamalUddin" w:date="2023-02-04T21:11:00Z">
              <w:tcPr>
                <w:tcW w:w="881" w:type="pct"/>
                <w:gridSpan w:val="2"/>
                <w:vAlign w:val="center"/>
              </w:tcPr>
            </w:tcPrChange>
          </w:tcPr>
          <w:p w14:paraId="758F7C28"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Yes</w:t>
            </w:r>
          </w:p>
        </w:tc>
        <w:tc>
          <w:tcPr>
            <w:tcW w:w="852" w:type="pct"/>
            <w:vAlign w:val="center"/>
            <w:tcPrChange w:id="186" w:author="DrJamalUddin" w:date="2023-02-04T21:11:00Z">
              <w:tcPr>
                <w:tcW w:w="854" w:type="pct"/>
                <w:gridSpan w:val="2"/>
                <w:vAlign w:val="center"/>
              </w:tcPr>
            </w:tcPrChange>
          </w:tcPr>
          <w:p w14:paraId="1C9B11EE" w14:textId="3EE5113E"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1.14 (1.02, 1.27)</w:t>
            </w:r>
          </w:p>
        </w:tc>
        <w:tc>
          <w:tcPr>
            <w:tcW w:w="480" w:type="pct"/>
            <w:vAlign w:val="center"/>
            <w:tcPrChange w:id="187" w:author="DrJamalUddin" w:date="2023-02-04T21:11:00Z">
              <w:tcPr>
                <w:tcW w:w="481" w:type="pct"/>
                <w:gridSpan w:val="2"/>
                <w:vAlign w:val="center"/>
              </w:tcPr>
            </w:tcPrChange>
          </w:tcPr>
          <w:p w14:paraId="4B2B5BDB" w14:textId="77777777" w:rsidR="004D458D" w:rsidRPr="0063530A" w:rsidRDefault="004D458D" w:rsidP="0063530A">
            <w:pPr>
              <w:rPr>
                <w:rFonts w:ascii="Times New Roman" w:hAnsi="Times New Roman" w:cs="Times New Roman"/>
                <w:b/>
                <w:bCs/>
                <w:sz w:val="20"/>
                <w:szCs w:val="20"/>
              </w:rPr>
            </w:pPr>
            <w:r w:rsidRPr="0063530A">
              <w:rPr>
                <w:rFonts w:ascii="Times New Roman" w:hAnsi="Times New Roman" w:cs="Times New Roman"/>
                <w:b/>
                <w:bCs/>
                <w:sz w:val="20"/>
                <w:szCs w:val="20"/>
              </w:rPr>
              <w:t>0.016</w:t>
            </w:r>
          </w:p>
        </w:tc>
        <w:tc>
          <w:tcPr>
            <w:tcW w:w="888" w:type="pct"/>
            <w:vAlign w:val="center"/>
            <w:tcPrChange w:id="188" w:author="DrJamalUddin" w:date="2023-02-04T21:11:00Z">
              <w:tcPr>
                <w:tcW w:w="818" w:type="pct"/>
                <w:vAlign w:val="center"/>
              </w:tcPr>
            </w:tcPrChange>
          </w:tcPr>
          <w:p w14:paraId="596FCEA1" w14:textId="645C6F04"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0.81 (0.66, 0.99)</w:t>
            </w:r>
          </w:p>
        </w:tc>
        <w:tc>
          <w:tcPr>
            <w:tcW w:w="417" w:type="pct"/>
            <w:vAlign w:val="center"/>
            <w:tcPrChange w:id="189" w:author="DrJamalUddin" w:date="2023-02-04T21:11:00Z">
              <w:tcPr>
                <w:tcW w:w="481" w:type="pct"/>
                <w:gridSpan w:val="2"/>
                <w:vAlign w:val="center"/>
              </w:tcPr>
            </w:tcPrChange>
          </w:tcPr>
          <w:p w14:paraId="6988E370" w14:textId="77777777" w:rsidR="004D458D" w:rsidRPr="0063530A" w:rsidRDefault="004D458D" w:rsidP="0063530A">
            <w:pPr>
              <w:rPr>
                <w:rFonts w:ascii="Times New Roman" w:hAnsi="Times New Roman" w:cs="Times New Roman"/>
                <w:b/>
                <w:bCs/>
                <w:sz w:val="20"/>
                <w:szCs w:val="20"/>
              </w:rPr>
            </w:pPr>
            <w:r w:rsidRPr="0063530A">
              <w:rPr>
                <w:rFonts w:ascii="Times New Roman" w:hAnsi="Times New Roman" w:cs="Times New Roman"/>
                <w:b/>
                <w:bCs/>
                <w:sz w:val="20"/>
                <w:szCs w:val="20"/>
              </w:rPr>
              <w:t>0.038</w:t>
            </w:r>
          </w:p>
        </w:tc>
        <w:tc>
          <w:tcPr>
            <w:tcW w:w="1012" w:type="pct"/>
            <w:vAlign w:val="center"/>
            <w:tcPrChange w:id="190" w:author="DrJamalUddin" w:date="2023-02-04T21:11:00Z">
              <w:tcPr>
                <w:tcW w:w="1012" w:type="pct"/>
                <w:gridSpan w:val="2"/>
                <w:vAlign w:val="center"/>
              </w:tcPr>
            </w:tcPrChange>
          </w:tcPr>
          <w:p w14:paraId="438A2657" w14:textId="6D5E5FBA"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1.22 (1.08, 1.38)</w:t>
            </w:r>
          </w:p>
        </w:tc>
        <w:tc>
          <w:tcPr>
            <w:tcW w:w="471" w:type="pct"/>
            <w:vAlign w:val="center"/>
            <w:tcPrChange w:id="191" w:author="DrJamalUddin" w:date="2023-02-04T21:11:00Z">
              <w:tcPr>
                <w:tcW w:w="473" w:type="pct"/>
                <w:gridSpan w:val="2"/>
                <w:vAlign w:val="center"/>
              </w:tcPr>
            </w:tcPrChange>
          </w:tcPr>
          <w:p w14:paraId="29DCFE2D" w14:textId="77777777" w:rsidR="004D458D" w:rsidRPr="0063530A" w:rsidRDefault="004D458D" w:rsidP="0063530A">
            <w:pPr>
              <w:rPr>
                <w:rFonts w:ascii="Times New Roman" w:hAnsi="Times New Roman" w:cs="Times New Roman"/>
                <w:b/>
                <w:bCs/>
                <w:sz w:val="20"/>
                <w:szCs w:val="20"/>
              </w:rPr>
            </w:pPr>
            <w:r w:rsidRPr="0063530A">
              <w:rPr>
                <w:rFonts w:ascii="Times New Roman" w:hAnsi="Times New Roman" w:cs="Times New Roman"/>
                <w:b/>
                <w:bCs/>
                <w:sz w:val="20"/>
                <w:szCs w:val="20"/>
              </w:rPr>
              <w:t>0.001</w:t>
            </w:r>
          </w:p>
        </w:tc>
      </w:tr>
      <w:tr w:rsidR="004D458D" w:rsidRPr="00C60F95" w14:paraId="22F84CBC" w14:textId="77777777" w:rsidTr="007179D5">
        <w:tblPrEx>
          <w:tblW w:w="5000" w:type="pct"/>
          <w:jc w:val="center"/>
          <w:tblPrExChange w:id="192" w:author="DrJamalUddin" w:date="2023-02-04T21:11:00Z">
            <w:tblPrEx>
              <w:tblW w:w="5000" w:type="pct"/>
              <w:jc w:val="center"/>
            </w:tblPrEx>
          </w:tblPrExChange>
        </w:tblPrEx>
        <w:trPr>
          <w:trHeight w:val="288"/>
          <w:jc w:val="center"/>
          <w:trPrChange w:id="193" w:author="DrJamalUddin" w:date="2023-02-04T21:11:00Z">
            <w:trPr>
              <w:trHeight w:val="288"/>
              <w:jc w:val="center"/>
            </w:trPr>
          </w:trPrChange>
        </w:trPr>
        <w:tc>
          <w:tcPr>
            <w:tcW w:w="880" w:type="pct"/>
            <w:vAlign w:val="center"/>
            <w:tcPrChange w:id="194" w:author="DrJamalUddin" w:date="2023-02-04T21:11:00Z">
              <w:tcPr>
                <w:tcW w:w="881" w:type="pct"/>
                <w:gridSpan w:val="2"/>
                <w:vAlign w:val="center"/>
              </w:tcPr>
            </w:tcPrChange>
          </w:tcPr>
          <w:p w14:paraId="5E285302"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No</w:t>
            </w:r>
          </w:p>
        </w:tc>
        <w:tc>
          <w:tcPr>
            <w:tcW w:w="852" w:type="pct"/>
            <w:vAlign w:val="center"/>
            <w:tcPrChange w:id="195" w:author="DrJamalUddin" w:date="2023-02-04T21:11:00Z">
              <w:tcPr>
                <w:tcW w:w="854" w:type="pct"/>
                <w:gridSpan w:val="2"/>
                <w:vAlign w:val="center"/>
              </w:tcPr>
            </w:tcPrChange>
          </w:tcPr>
          <w:p w14:paraId="4C056BFC"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80" w:type="pct"/>
            <w:vAlign w:val="center"/>
            <w:tcPrChange w:id="196" w:author="DrJamalUddin" w:date="2023-02-04T21:11:00Z">
              <w:tcPr>
                <w:tcW w:w="481" w:type="pct"/>
                <w:gridSpan w:val="2"/>
                <w:vAlign w:val="center"/>
              </w:tcPr>
            </w:tcPrChange>
          </w:tcPr>
          <w:p w14:paraId="081D7056"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888" w:type="pct"/>
            <w:vAlign w:val="center"/>
            <w:tcPrChange w:id="197" w:author="DrJamalUddin" w:date="2023-02-04T21:11:00Z">
              <w:tcPr>
                <w:tcW w:w="818" w:type="pct"/>
                <w:vAlign w:val="center"/>
              </w:tcPr>
            </w:tcPrChange>
          </w:tcPr>
          <w:p w14:paraId="6C6B39C1"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17" w:type="pct"/>
            <w:vAlign w:val="center"/>
            <w:tcPrChange w:id="198" w:author="DrJamalUddin" w:date="2023-02-04T21:11:00Z">
              <w:tcPr>
                <w:tcW w:w="481" w:type="pct"/>
                <w:gridSpan w:val="2"/>
                <w:vAlign w:val="center"/>
              </w:tcPr>
            </w:tcPrChange>
          </w:tcPr>
          <w:p w14:paraId="7EF75C54"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1012" w:type="pct"/>
            <w:vAlign w:val="center"/>
            <w:tcPrChange w:id="199" w:author="DrJamalUddin" w:date="2023-02-04T21:11:00Z">
              <w:tcPr>
                <w:tcW w:w="1012" w:type="pct"/>
                <w:gridSpan w:val="2"/>
                <w:vAlign w:val="center"/>
              </w:tcPr>
            </w:tcPrChange>
          </w:tcPr>
          <w:p w14:paraId="729E09FC"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71" w:type="pct"/>
            <w:vAlign w:val="center"/>
            <w:tcPrChange w:id="200" w:author="DrJamalUddin" w:date="2023-02-04T21:11:00Z">
              <w:tcPr>
                <w:tcW w:w="473" w:type="pct"/>
                <w:gridSpan w:val="2"/>
                <w:vAlign w:val="center"/>
              </w:tcPr>
            </w:tcPrChange>
          </w:tcPr>
          <w:p w14:paraId="63DCA6CF"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w:t>
            </w:r>
          </w:p>
        </w:tc>
      </w:tr>
      <w:tr w:rsidR="004D458D" w:rsidRPr="00C60F95" w14:paraId="06BF437B" w14:textId="01D8CFA3" w:rsidTr="007179D5">
        <w:tblPrEx>
          <w:tblW w:w="5000" w:type="pct"/>
          <w:jc w:val="center"/>
          <w:tblPrExChange w:id="201" w:author="DrJamalUddin" w:date="2023-02-04T21:11:00Z">
            <w:tblPrEx>
              <w:tblW w:w="5000" w:type="pct"/>
              <w:jc w:val="center"/>
            </w:tblPrEx>
          </w:tblPrExChange>
        </w:tblPrEx>
        <w:trPr>
          <w:trHeight w:val="288"/>
          <w:jc w:val="center"/>
          <w:trPrChange w:id="202" w:author="DrJamalUddin" w:date="2023-02-04T21:11:00Z">
            <w:trPr>
              <w:trHeight w:val="288"/>
              <w:jc w:val="center"/>
            </w:trPr>
          </w:trPrChange>
        </w:trPr>
        <w:tc>
          <w:tcPr>
            <w:tcW w:w="1732" w:type="pct"/>
            <w:gridSpan w:val="2"/>
            <w:vAlign w:val="center"/>
            <w:tcPrChange w:id="203" w:author="DrJamalUddin" w:date="2023-02-04T21:11:00Z">
              <w:tcPr>
                <w:tcW w:w="1735" w:type="pct"/>
                <w:gridSpan w:val="4"/>
                <w:vAlign w:val="center"/>
              </w:tcPr>
            </w:tcPrChange>
          </w:tcPr>
          <w:p w14:paraId="2AA4939A" w14:textId="77777777" w:rsidR="004D458D" w:rsidRPr="0063530A" w:rsidRDefault="004D458D" w:rsidP="0063530A">
            <w:pPr>
              <w:rPr>
                <w:rFonts w:ascii="Times New Roman" w:hAnsi="Times New Roman" w:cs="Times New Roman"/>
                <w:sz w:val="20"/>
                <w:szCs w:val="20"/>
              </w:rPr>
            </w:pPr>
            <w:r w:rsidRPr="0063530A">
              <w:rPr>
                <w:rFonts w:ascii="Times New Roman" w:hAnsi="Times New Roman" w:cs="Times New Roman"/>
                <w:sz w:val="20"/>
                <w:szCs w:val="20"/>
              </w:rPr>
              <w:t>Toilet facility type</w:t>
            </w:r>
          </w:p>
        </w:tc>
        <w:tc>
          <w:tcPr>
            <w:tcW w:w="1368" w:type="pct"/>
            <w:gridSpan w:val="2"/>
            <w:vAlign w:val="center"/>
            <w:tcPrChange w:id="204" w:author="DrJamalUddin" w:date="2023-02-04T21:11:00Z">
              <w:tcPr>
                <w:tcW w:w="1299" w:type="pct"/>
                <w:gridSpan w:val="3"/>
                <w:vAlign w:val="center"/>
              </w:tcPr>
            </w:tcPrChange>
          </w:tcPr>
          <w:p w14:paraId="304D7BD4" w14:textId="77777777" w:rsidR="004D458D" w:rsidRPr="0063530A" w:rsidRDefault="004D458D" w:rsidP="0063530A">
            <w:pPr>
              <w:rPr>
                <w:rFonts w:ascii="Times New Roman" w:hAnsi="Times New Roman" w:cs="Times New Roman"/>
                <w:sz w:val="20"/>
                <w:szCs w:val="20"/>
              </w:rPr>
            </w:pPr>
          </w:p>
        </w:tc>
        <w:tc>
          <w:tcPr>
            <w:tcW w:w="1429" w:type="pct"/>
            <w:gridSpan w:val="2"/>
            <w:vAlign w:val="center"/>
            <w:tcPrChange w:id="205" w:author="DrJamalUddin" w:date="2023-02-04T21:11:00Z">
              <w:tcPr>
                <w:tcW w:w="1493" w:type="pct"/>
                <w:gridSpan w:val="4"/>
                <w:vAlign w:val="center"/>
              </w:tcPr>
            </w:tcPrChange>
          </w:tcPr>
          <w:p w14:paraId="1740EC22" w14:textId="77777777" w:rsidR="004D458D" w:rsidRPr="0063530A" w:rsidRDefault="004D458D" w:rsidP="0063530A">
            <w:pPr>
              <w:rPr>
                <w:rFonts w:ascii="Times New Roman" w:hAnsi="Times New Roman" w:cs="Times New Roman"/>
                <w:sz w:val="20"/>
                <w:szCs w:val="20"/>
              </w:rPr>
            </w:pPr>
          </w:p>
        </w:tc>
        <w:tc>
          <w:tcPr>
            <w:tcW w:w="471" w:type="pct"/>
            <w:vAlign w:val="center"/>
            <w:tcPrChange w:id="206" w:author="DrJamalUddin" w:date="2023-02-04T21:11:00Z">
              <w:tcPr>
                <w:tcW w:w="473" w:type="pct"/>
                <w:gridSpan w:val="2"/>
                <w:vAlign w:val="center"/>
              </w:tcPr>
            </w:tcPrChange>
          </w:tcPr>
          <w:p w14:paraId="75A24587" w14:textId="77777777" w:rsidR="004D458D" w:rsidRPr="0063530A" w:rsidRDefault="004D458D" w:rsidP="0063530A">
            <w:pPr>
              <w:rPr>
                <w:rFonts w:ascii="Times New Roman" w:hAnsi="Times New Roman" w:cs="Times New Roman"/>
                <w:sz w:val="20"/>
                <w:szCs w:val="20"/>
              </w:rPr>
            </w:pPr>
          </w:p>
        </w:tc>
      </w:tr>
      <w:tr w:rsidR="00E53D7C" w:rsidRPr="00C60F95" w14:paraId="2ABCDA70" w14:textId="77777777" w:rsidTr="007179D5">
        <w:tblPrEx>
          <w:tblW w:w="5000" w:type="pct"/>
          <w:jc w:val="center"/>
          <w:tblPrExChange w:id="207" w:author="DrJamalUddin" w:date="2023-02-04T21:11:00Z">
            <w:tblPrEx>
              <w:tblW w:w="5000" w:type="pct"/>
              <w:jc w:val="center"/>
            </w:tblPrEx>
          </w:tblPrExChange>
        </w:tblPrEx>
        <w:trPr>
          <w:trHeight w:val="288"/>
          <w:jc w:val="center"/>
          <w:trPrChange w:id="208" w:author="DrJamalUddin" w:date="2023-02-04T21:11:00Z">
            <w:trPr>
              <w:trHeight w:val="288"/>
              <w:jc w:val="center"/>
            </w:trPr>
          </w:trPrChange>
        </w:trPr>
        <w:tc>
          <w:tcPr>
            <w:tcW w:w="880" w:type="pct"/>
            <w:vAlign w:val="center"/>
            <w:tcPrChange w:id="209" w:author="DrJamalUddin" w:date="2023-02-04T21:11:00Z">
              <w:tcPr>
                <w:tcW w:w="881" w:type="pct"/>
                <w:gridSpan w:val="2"/>
                <w:vAlign w:val="center"/>
              </w:tcPr>
            </w:tcPrChange>
          </w:tcPr>
          <w:p w14:paraId="0B9DE654" w14:textId="162578B8" w:rsidR="00E53D7C" w:rsidRPr="00E53D7C" w:rsidRDefault="00E53D7C" w:rsidP="00E53D7C">
            <w:pPr>
              <w:rPr>
                <w:rFonts w:ascii="Times New Roman" w:hAnsi="Times New Roman" w:cs="Times New Roman"/>
                <w:sz w:val="20"/>
                <w:szCs w:val="20"/>
              </w:rPr>
            </w:pPr>
            <w:r w:rsidRPr="007866B0">
              <w:rPr>
                <w:rFonts w:ascii="Times New Roman" w:hAnsi="Times New Roman" w:cs="Times New Roman"/>
                <w:sz w:val="20"/>
                <w:szCs w:val="20"/>
              </w:rPr>
              <w:t>Non-improved</w:t>
            </w:r>
          </w:p>
        </w:tc>
        <w:tc>
          <w:tcPr>
            <w:tcW w:w="852" w:type="pct"/>
            <w:vAlign w:val="center"/>
            <w:tcPrChange w:id="210" w:author="DrJamalUddin" w:date="2023-02-04T21:11:00Z">
              <w:tcPr>
                <w:tcW w:w="854" w:type="pct"/>
                <w:gridSpan w:val="2"/>
                <w:vAlign w:val="center"/>
              </w:tcPr>
            </w:tcPrChange>
          </w:tcPr>
          <w:p w14:paraId="4399D512" w14:textId="3694D5EE" w:rsidR="00E53D7C" w:rsidRPr="00E53D7C" w:rsidRDefault="00E53D7C" w:rsidP="00E53D7C">
            <w:pPr>
              <w:rPr>
                <w:rFonts w:ascii="Times New Roman" w:hAnsi="Times New Roman" w:cs="Times New Roman"/>
                <w:sz w:val="20"/>
                <w:szCs w:val="20"/>
              </w:rPr>
            </w:pPr>
            <w:r w:rsidRPr="007866B0">
              <w:rPr>
                <w:rFonts w:ascii="Times New Roman" w:hAnsi="Times New Roman" w:cs="Times New Roman"/>
                <w:sz w:val="20"/>
                <w:szCs w:val="20"/>
              </w:rPr>
              <w:t>1.36 (1.22, 1.52)</w:t>
            </w:r>
          </w:p>
        </w:tc>
        <w:tc>
          <w:tcPr>
            <w:tcW w:w="480" w:type="pct"/>
            <w:vAlign w:val="center"/>
            <w:tcPrChange w:id="211" w:author="DrJamalUddin" w:date="2023-02-04T21:11:00Z">
              <w:tcPr>
                <w:tcW w:w="481" w:type="pct"/>
                <w:gridSpan w:val="2"/>
                <w:vAlign w:val="center"/>
              </w:tcPr>
            </w:tcPrChange>
          </w:tcPr>
          <w:p w14:paraId="7F8FE1FC" w14:textId="06DFCFF3" w:rsidR="00E53D7C" w:rsidRPr="00E53D7C" w:rsidRDefault="00E53D7C" w:rsidP="00E53D7C">
            <w:pPr>
              <w:rPr>
                <w:rFonts w:ascii="Times New Roman" w:hAnsi="Times New Roman" w:cs="Times New Roman"/>
                <w:sz w:val="20"/>
                <w:szCs w:val="20"/>
              </w:rPr>
            </w:pPr>
            <w:r w:rsidRPr="007866B0">
              <w:rPr>
                <w:rFonts w:ascii="Times New Roman" w:hAnsi="Times New Roman" w:cs="Times New Roman"/>
                <w:b/>
                <w:bCs/>
                <w:sz w:val="20"/>
                <w:szCs w:val="20"/>
              </w:rPr>
              <w:t>&lt;0.001</w:t>
            </w:r>
          </w:p>
        </w:tc>
        <w:tc>
          <w:tcPr>
            <w:tcW w:w="888" w:type="pct"/>
            <w:vAlign w:val="center"/>
            <w:tcPrChange w:id="212" w:author="DrJamalUddin" w:date="2023-02-04T21:11:00Z">
              <w:tcPr>
                <w:tcW w:w="818" w:type="pct"/>
                <w:vAlign w:val="center"/>
              </w:tcPr>
            </w:tcPrChange>
          </w:tcPr>
          <w:p w14:paraId="4DDD8791" w14:textId="53395180" w:rsidR="00E53D7C" w:rsidRPr="00E53D7C" w:rsidRDefault="00E53D7C" w:rsidP="00E53D7C">
            <w:pPr>
              <w:rPr>
                <w:rFonts w:ascii="Times New Roman" w:hAnsi="Times New Roman" w:cs="Times New Roman"/>
                <w:sz w:val="20"/>
                <w:szCs w:val="20"/>
              </w:rPr>
            </w:pPr>
            <w:r w:rsidRPr="007866B0">
              <w:rPr>
                <w:rFonts w:ascii="Times New Roman" w:hAnsi="Times New Roman" w:cs="Times New Roman"/>
                <w:sz w:val="20"/>
                <w:szCs w:val="20"/>
              </w:rPr>
              <w:t>1.0</w:t>
            </w:r>
            <w:r>
              <w:rPr>
                <w:rFonts w:ascii="Times New Roman" w:hAnsi="Times New Roman" w:cs="Times New Roman"/>
                <w:sz w:val="20"/>
                <w:szCs w:val="20"/>
              </w:rPr>
              <w:t>4</w:t>
            </w:r>
            <w:r w:rsidRPr="007866B0">
              <w:rPr>
                <w:rFonts w:ascii="Times New Roman" w:hAnsi="Times New Roman" w:cs="Times New Roman"/>
                <w:sz w:val="20"/>
                <w:szCs w:val="20"/>
              </w:rPr>
              <w:t xml:space="preserve"> (0.</w:t>
            </w:r>
            <w:r>
              <w:rPr>
                <w:rFonts w:ascii="Times New Roman" w:hAnsi="Times New Roman" w:cs="Times New Roman"/>
                <w:sz w:val="20"/>
                <w:szCs w:val="20"/>
              </w:rPr>
              <w:t>63</w:t>
            </w:r>
            <w:r w:rsidRPr="007866B0">
              <w:rPr>
                <w:rFonts w:ascii="Times New Roman" w:hAnsi="Times New Roman" w:cs="Times New Roman"/>
                <w:sz w:val="20"/>
                <w:szCs w:val="20"/>
              </w:rPr>
              <w:t>, 1.</w:t>
            </w:r>
            <w:r>
              <w:rPr>
                <w:rFonts w:ascii="Times New Roman" w:hAnsi="Times New Roman" w:cs="Times New Roman"/>
                <w:sz w:val="20"/>
                <w:szCs w:val="20"/>
              </w:rPr>
              <w:t>73</w:t>
            </w:r>
            <w:r w:rsidRPr="007866B0">
              <w:rPr>
                <w:rFonts w:ascii="Times New Roman" w:hAnsi="Times New Roman" w:cs="Times New Roman"/>
                <w:sz w:val="20"/>
                <w:szCs w:val="20"/>
              </w:rPr>
              <w:t>)</w:t>
            </w:r>
          </w:p>
        </w:tc>
        <w:tc>
          <w:tcPr>
            <w:tcW w:w="417" w:type="pct"/>
            <w:vAlign w:val="center"/>
            <w:tcPrChange w:id="213" w:author="DrJamalUddin" w:date="2023-02-04T21:11:00Z">
              <w:tcPr>
                <w:tcW w:w="481" w:type="pct"/>
                <w:gridSpan w:val="2"/>
                <w:vAlign w:val="center"/>
              </w:tcPr>
            </w:tcPrChange>
          </w:tcPr>
          <w:p w14:paraId="46A6ABCE" w14:textId="00B6552F" w:rsidR="00E53D7C" w:rsidRPr="00E53D7C" w:rsidRDefault="00E53D7C" w:rsidP="00E53D7C">
            <w:pPr>
              <w:rPr>
                <w:rFonts w:ascii="Times New Roman" w:hAnsi="Times New Roman" w:cs="Times New Roman"/>
                <w:sz w:val="20"/>
                <w:szCs w:val="20"/>
              </w:rPr>
            </w:pPr>
            <w:r w:rsidRPr="007866B0">
              <w:rPr>
                <w:rFonts w:ascii="Times New Roman" w:hAnsi="Times New Roman" w:cs="Times New Roman"/>
                <w:sz w:val="20"/>
                <w:szCs w:val="20"/>
              </w:rPr>
              <w:t>0.</w:t>
            </w:r>
            <w:r>
              <w:rPr>
                <w:rFonts w:ascii="Times New Roman" w:hAnsi="Times New Roman" w:cs="Times New Roman"/>
                <w:sz w:val="20"/>
                <w:szCs w:val="20"/>
              </w:rPr>
              <w:t>868</w:t>
            </w:r>
          </w:p>
        </w:tc>
        <w:tc>
          <w:tcPr>
            <w:tcW w:w="1012" w:type="pct"/>
            <w:vAlign w:val="center"/>
            <w:tcPrChange w:id="214" w:author="DrJamalUddin" w:date="2023-02-04T21:11:00Z">
              <w:tcPr>
                <w:tcW w:w="1012" w:type="pct"/>
                <w:gridSpan w:val="2"/>
                <w:vAlign w:val="center"/>
              </w:tcPr>
            </w:tcPrChange>
          </w:tcPr>
          <w:p w14:paraId="0319C76B" w14:textId="52329451" w:rsidR="00E53D7C" w:rsidRPr="00E53D7C" w:rsidRDefault="00E53D7C" w:rsidP="00E53D7C">
            <w:pPr>
              <w:rPr>
                <w:rFonts w:ascii="Times New Roman" w:hAnsi="Times New Roman" w:cs="Times New Roman"/>
                <w:sz w:val="20"/>
                <w:szCs w:val="20"/>
              </w:rPr>
            </w:pPr>
            <w:r w:rsidRPr="007866B0">
              <w:rPr>
                <w:rFonts w:ascii="Times New Roman" w:hAnsi="Times New Roman" w:cs="Times New Roman"/>
                <w:sz w:val="20"/>
                <w:szCs w:val="20"/>
              </w:rPr>
              <w:t>1.49 (1.17, 1.91)</w:t>
            </w:r>
          </w:p>
        </w:tc>
        <w:tc>
          <w:tcPr>
            <w:tcW w:w="471" w:type="pct"/>
            <w:vAlign w:val="center"/>
            <w:tcPrChange w:id="215" w:author="DrJamalUddin" w:date="2023-02-04T21:11:00Z">
              <w:tcPr>
                <w:tcW w:w="473" w:type="pct"/>
                <w:gridSpan w:val="2"/>
                <w:vAlign w:val="center"/>
              </w:tcPr>
            </w:tcPrChange>
          </w:tcPr>
          <w:p w14:paraId="0F041596" w14:textId="7970B965" w:rsidR="00E53D7C" w:rsidRPr="00E53D7C" w:rsidRDefault="00E53D7C" w:rsidP="00E53D7C">
            <w:pPr>
              <w:rPr>
                <w:rFonts w:ascii="Times New Roman" w:hAnsi="Times New Roman" w:cs="Times New Roman"/>
                <w:sz w:val="20"/>
                <w:szCs w:val="20"/>
              </w:rPr>
            </w:pPr>
            <w:r w:rsidRPr="007866B0">
              <w:rPr>
                <w:rFonts w:ascii="Times New Roman" w:hAnsi="Times New Roman" w:cs="Times New Roman"/>
                <w:b/>
                <w:bCs/>
                <w:sz w:val="20"/>
                <w:szCs w:val="20"/>
              </w:rPr>
              <w:t>0.002</w:t>
            </w:r>
          </w:p>
        </w:tc>
      </w:tr>
      <w:tr w:rsidR="00E53D7C" w:rsidRPr="00C60F95" w14:paraId="6E1A1D5A" w14:textId="77777777" w:rsidTr="007179D5">
        <w:tblPrEx>
          <w:tblW w:w="5000" w:type="pct"/>
          <w:jc w:val="center"/>
          <w:tblPrExChange w:id="216" w:author="DrJamalUddin" w:date="2023-02-04T21:11:00Z">
            <w:tblPrEx>
              <w:tblW w:w="5000" w:type="pct"/>
              <w:jc w:val="center"/>
            </w:tblPrEx>
          </w:tblPrExChange>
        </w:tblPrEx>
        <w:trPr>
          <w:trHeight w:val="288"/>
          <w:jc w:val="center"/>
          <w:trPrChange w:id="217" w:author="DrJamalUddin" w:date="2023-02-04T21:11:00Z">
            <w:trPr>
              <w:trHeight w:val="288"/>
              <w:jc w:val="center"/>
            </w:trPr>
          </w:trPrChange>
        </w:trPr>
        <w:tc>
          <w:tcPr>
            <w:tcW w:w="880" w:type="pct"/>
            <w:vAlign w:val="center"/>
            <w:tcPrChange w:id="218" w:author="DrJamalUddin" w:date="2023-02-04T21:11:00Z">
              <w:tcPr>
                <w:tcW w:w="881" w:type="pct"/>
                <w:gridSpan w:val="2"/>
                <w:vAlign w:val="center"/>
              </w:tcPr>
            </w:tcPrChange>
          </w:tcPr>
          <w:p w14:paraId="728C7290"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Improved</w:t>
            </w:r>
          </w:p>
        </w:tc>
        <w:tc>
          <w:tcPr>
            <w:tcW w:w="852" w:type="pct"/>
            <w:vAlign w:val="center"/>
            <w:tcPrChange w:id="219" w:author="DrJamalUddin" w:date="2023-02-04T21:11:00Z">
              <w:tcPr>
                <w:tcW w:w="854" w:type="pct"/>
                <w:gridSpan w:val="2"/>
                <w:vAlign w:val="center"/>
              </w:tcPr>
            </w:tcPrChange>
          </w:tcPr>
          <w:p w14:paraId="1113F6F3"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80" w:type="pct"/>
            <w:vAlign w:val="center"/>
            <w:tcPrChange w:id="220" w:author="DrJamalUddin" w:date="2023-02-04T21:11:00Z">
              <w:tcPr>
                <w:tcW w:w="481" w:type="pct"/>
                <w:gridSpan w:val="2"/>
                <w:vAlign w:val="center"/>
              </w:tcPr>
            </w:tcPrChange>
          </w:tcPr>
          <w:p w14:paraId="7828CF4C"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888" w:type="pct"/>
            <w:vAlign w:val="center"/>
            <w:tcPrChange w:id="221" w:author="DrJamalUddin" w:date="2023-02-04T21:11:00Z">
              <w:tcPr>
                <w:tcW w:w="818" w:type="pct"/>
                <w:vAlign w:val="center"/>
              </w:tcPr>
            </w:tcPrChange>
          </w:tcPr>
          <w:p w14:paraId="50A5837B"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17" w:type="pct"/>
            <w:vAlign w:val="center"/>
            <w:tcPrChange w:id="222" w:author="DrJamalUddin" w:date="2023-02-04T21:11:00Z">
              <w:tcPr>
                <w:tcW w:w="481" w:type="pct"/>
                <w:gridSpan w:val="2"/>
                <w:vAlign w:val="center"/>
              </w:tcPr>
            </w:tcPrChange>
          </w:tcPr>
          <w:p w14:paraId="5A6BAE44"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1012" w:type="pct"/>
            <w:vAlign w:val="center"/>
            <w:tcPrChange w:id="223" w:author="DrJamalUddin" w:date="2023-02-04T21:11:00Z">
              <w:tcPr>
                <w:tcW w:w="1012" w:type="pct"/>
                <w:gridSpan w:val="2"/>
                <w:vAlign w:val="center"/>
              </w:tcPr>
            </w:tcPrChange>
          </w:tcPr>
          <w:p w14:paraId="7009433D"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71" w:type="pct"/>
            <w:vAlign w:val="center"/>
            <w:tcPrChange w:id="224" w:author="DrJamalUddin" w:date="2023-02-04T21:11:00Z">
              <w:tcPr>
                <w:tcW w:w="473" w:type="pct"/>
                <w:gridSpan w:val="2"/>
                <w:vAlign w:val="center"/>
              </w:tcPr>
            </w:tcPrChange>
          </w:tcPr>
          <w:p w14:paraId="025ABD3A"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w:t>
            </w:r>
          </w:p>
        </w:tc>
      </w:tr>
      <w:tr w:rsidR="00E53D7C" w:rsidRPr="00C60F95" w14:paraId="594E2009" w14:textId="3CB29EB1" w:rsidTr="007179D5">
        <w:tblPrEx>
          <w:tblW w:w="5000" w:type="pct"/>
          <w:jc w:val="center"/>
          <w:tblPrExChange w:id="225" w:author="DrJamalUddin" w:date="2023-02-04T21:11:00Z">
            <w:tblPrEx>
              <w:tblW w:w="5000" w:type="pct"/>
              <w:jc w:val="center"/>
            </w:tblPrEx>
          </w:tblPrExChange>
        </w:tblPrEx>
        <w:trPr>
          <w:trHeight w:val="288"/>
          <w:jc w:val="center"/>
          <w:trPrChange w:id="226" w:author="DrJamalUddin" w:date="2023-02-04T21:11:00Z">
            <w:trPr>
              <w:trHeight w:val="288"/>
              <w:jc w:val="center"/>
            </w:trPr>
          </w:trPrChange>
        </w:trPr>
        <w:tc>
          <w:tcPr>
            <w:tcW w:w="1732" w:type="pct"/>
            <w:gridSpan w:val="2"/>
            <w:vAlign w:val="center"/>
            <w:tcPrChange w:id="227" w:author="DrJamalUddin" w:date="2023-02-04T21:11:00Z">
              <w:tcPr>
                <w:tcW w:w="1735" w:type="pct"/>
                <w:gridSpan w:val="4"/>
                <w:vAlign w:val="center"/>
              </w:tcPr>
            </w:tcPrChange>
          </w:tcPr>
          <w:p w14:paraId="588AA0F8"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Salt Iodization</w:t>
            </w:r>
          </w:p>
        </w:tc>
        <w:tc>
          <w:tcPr>
            <w:tcW w:w="1368" w:type="pct"/>
            <w:gridSpan w:val="2"/>
            <w:vAlign w:val="center"/>
            <w:tcPrChange w:id="228" w:author="DrJamalUddin" w:date="2023-02-04T21:11:00Z">
              <w:tcPr>
                <w:tcW w:w="1299" w:type="pct"/>
                <w:gridSpan w:val="3"/>
                <w:vAlign w:val="center"/>
              </w:tcPr>
            </w:tcPrChange>
          </w:tcPr>
          <w:p w14:paraId="52165506" w14:textId="77777777" w:rsidR="00E53D7C" w:rsidRPr="0063530A" w:rsidRDefault="00E53D7C" w:rsidP="0063530A">
            <w:pPr>
              <w:rPr>
                <w:rFonts w:ascii="Times New Roman" w:hAnsi="Times New Roman" w:cs="Times New Roman"/>
                <w:sz w:val="20"/>
                <w:szCs w:val="20"/>
              </w:rPr>
            </w:pPr>
          </w:p>
        </w:tc>
        <w:tc>
          <w:tcPr>
            <w:tcW w:w="1429" w:type="pct"/>
            <w:gridSpan w:val="2"/>
            <w:vAlign w:val="center"/>
            <w:tcPrChange w:id="229" w:author="DrJamalUddin" w:date="2023-02-04T21:11:00Z">
              <w:tcPr>
                <w:tcW w:w="1493" w:type="pct"/>
                <w:gridSpan w:val="4"/>
                <w:vAlign w:val="center"/>
              </w:tcPr>
            </w:tcPrChange>
          </w:tcPr>
          <w:p w14:paraId="471E4C16" w14:textId="77777777" w:rsidR="00E53D7C" w:rsidRPr="0063530A" w:rsidRDefault="00E53D7C" w:rsidP="0063530A">
            <w:pPr>
              <w:rPr>
                <w:rFonts w:ascii="Times New Roman" w:hAnsi="Times New Roman" w:cs="Times New Roman"/>
                <w:sz w:val="20"/>
                <w:szCs w:val="20"/>
              </w:rPr>
            </w:pPr>
          </w:p>
        </w:tc>
        <w:tc>
          <w:tcPr>
            <w:tcW w:w="471" w:type="pct"/>
            <w:vAlign w:val="center"/>
            <w:tcPrChange w:id="230" w:author="DrJamalUddin" w:date="2023-02-04T21:11:00Z">
              <w:tcPr>
                <w:tcW w:w="473" w:type="pct"/>
                <w:gridSpan w:val="2"/>
                <w:vAlign w:val="center"/>
              </w:tcPr>
            </w:tcPrChange>
          </w:tcPr>
          <w:p w14:paraId="2B7EBDD3" w14:textId="77777777" w:rsidR="00E53D7C" w:rsidRPr="0063530A" w:rsidRDefault="00E53D7C" w:rsidP="0063530A">
            <w:pPr>
              <w:rPr>
                <w:rFonts w:ascii="Times New Roman" w:hAnsi="Times New Roman" w:cs="Times New Roman"/>
                <w:sz w:val="20"/>
                <w:szCs w:val="20"/>
              </w:rPr>
            </w:pPr>
          </w:p>
        </w:tc>
      </w:tr>
      <w:tr w:rsidR="00E53D7C" w:rsidRPr="00C60F95" w14:paraId="2D0C697F" w14:textId="77777777" w:rsidTr="007179D5">
        <w:tblPrEx>
          <w:tblW w:w="5000" w:type="pct"/>
          <w:jc w:val="center"/>
          <w:tblPrExChange w:id="231" w:author="DrJamalUddin" w:date="2023-02-04T21:11:00Z">
            <w:tblPrEx>
              <w:tblW w:w="5000" w:type="pct"/>
              <w:jc w:val="center"/>
            </w:tblPrEx>
          </w:tblPrExChange>
        </w:tblPrEx>
        <w:trPr>
          <w:trHeight w:val="288"/>
          <w:jc w:val="center"/>
          <w:trPrChange w:id="232" w:author="DrJamalUddin" w:date="2023-02-04T21:11:00Z">
            <w:trPr>
              <w:trHeight w:val="288"/>
              <w:jc w:val="center"/>
            </w:trPr>
          </w:trPrChange>
        </w:trPr>
        <w:tc>
          <w:tcPr>
            <w:tcW w:w="880" w:type="pct"/>
            <w:vAlign w:val="center"/>
            <w:tcPrChange w:id="233" w:author="DrJamalUddin" w:date="2023-02-04T21:11:00Z">
              <w:tcPr>
                <w:tcW w:w="881" w:type="pct"/>
                <w:gridSpan w:val="2"/>
                <w:vAlign w:val="center"/>
              </w:tcPr>
            </w:tcPrChange>
          </w:tcPr>
          <w:p w14:paraId="45F4982D" w14:textId="1980A339" w:rsidR="00E53D7C" w:rsidRPr="00E53D7C" w:rsidRDefault="00E53D7C" w:rsidP="00E53D7C">
            <w:pPr>
              <w:rPr>
                <w:rFonts w:ascii="Times New Roman" w:hAnsi="Times New Roman" w:cs="Times New Roman"/>
                <w:sz w:val="20"/>
                <w:szCs w:val="20"/>
              </w:rPr>
            </w:pPr>
            <w:r w:rsidRPr="007866B0">
              <w:rPr>
                <w:rFonts w:ascii="Times New Roman" w:hAnsi="Times New Roman" w:cs="Times New Roman"/>
                <w:sz w:val="20"/>
                <w:szCs w:val="20"/>
              </w:rPr>
              <w:t>No</w:t>
            </w:r>
          </w:p>
        </w:tc>
        <w:tc>
          <w:tcPr>
            <w:tcW w:w="852" w:type="pct"/>
            <w:vAlign w:val="center"/>
            <w:tcPrChange w:id="234" w:author="DrJamalUddin" w:date="2023-02-04T21:11:00Z">
              <w:tcPr>
                <w:tcW w:w="854" w:type="pct"/>
                <w:gridSpan w:val="2"/>
                <w:vAlign w:val="center"/>
              </w:tcPr>
            </w:tcPrChange>
          </w:tcPr>
          <w:p w14:paraId="537ED668" w14:textId="7702751B" w:rsidR="00E53D7C" w:rsidRPr="00E53D7C" w:rsidRDefault="00E53D7C" w:rsidP="00E53D7C">
            <w:pPr>
              <w:rPr>
                <w:rFonts w:ascii="Times New Roman" w:hAnsi="Times New Roman" w:cs="Times New Roman"/>
                <w:sz w:val="20"/>
                <w:szCs w:val="20"/>
              </w:rPr>
            </w:pPr>
            <w:r w:rsidRPr="007866B0">
              <w:rPr>
                <w:rFonts w:ascii="Times New Roman" w:hAnsi="Times New Roman" w:cs="Times New Roman"/>
                <w:sz w:val="20"/>
                <w:szCs w:val="20"/>
              </w:rPr>
              <w:t>1.27 (1.1</w:t>
            </w:r>
            <w:r>
              <w:rPr>
                <w:rFonts w:ascii="Times New Roman" w:hAnsi="Times New Roman" w:cs="Times New Roman"/>
                <w:sz w:val="20"/>
                <w:szCs w:val="20"/>
              </w:rPr>
              <w:t>2</w:t>
            </w:r>
            <w:r w:rsidRPr="007866B0">
              <w:rPr>
                <w:rFonts w:ascii="Times New Roman" w:hAnsi="Times New Roman" w:cs="Times New Roman"/>
                <w:sz w:val="20"/>
                <w:szCs w:val="20"/>
              </w:rPr>
              <w:t>, 1.45)</w:t>
            </w:r>
          </w:p>
        </w:tc>
        <w:tc>
          <w:tcPr>
            <w:tcW w:w="480" w:type="pct"/>
            <w:vAlign w:val="center"/>
            <w:tcPrChange w:id="235" w:author="DrJamalUddin" w:date="2023-02-04T21:11:00Z">
              <w:tcPr>
                <w:tcW w:w="481" w:type="pct"/>
                <w:gridSpan w:val="2"/>
                <w:vAlign w:val="center"/>
              </w:tcPr>
            </w:tcPrChange>
          </w:tcPr>
          <w:p w14:paraId="43F42860" w14:textId="34537DE0" w:rsidR="00E53D7C" w:rsidRPr="00E53D7C" w:rsidRDefault="00E53D7C" w:rsidP="00E53D7C">
            <w:pPr>
              <w:rPr>
                <w:rFonts w:ascii="Times New Roman" w:hAnsi="Times New Roman" w:cs="Times New Roman"/>
                <w:sz w:val="20"/>
                <w:szCs w:val="20"/>
              </w:rPr>
            </w:pPr>
            <w:r w:rsidRPr="007866B0">
              <w:rPr>
                <w:rFonts w:ascii="Times New Roman" w:hAnsi="Times New Roman" w:cs="Times New Roman"/>
                <w:b/>
                <w:bCs/>
                <w:sz w:val="20"/>
                <w:szCs w:val="20"/>
              </w:rPr>
              <w:t>&lt;0.001</w:t>
            </w:r>
          </w:p>
        </w:tc>
        <w:tc>
          <w:tcPr>
            <w:tcW w:w="888" w:type="pct"/>
            <w:vAlign w:val="center"/>
            <w:tcPrChange w:id="236" w:author="DrJamalUddin" w:date="2023-02-04T21:11:00Z">
              <w:tcPr>
                <w:tcW w:w="818" w:type="pct"/>
                <w:vAlign w:val="center"/>
              </w:tcPr>
            </w:tcPrChange>
          </w:tcPr>
          <w:p w14:paraId="08BDC77D" w14:textId="0210D7F7" w:rsidR="00E53D7C" w:rsidRPr="00E53D7C" w:rsidRDefault="00E53D7C" w:rsidP="00E53D7C">
            <w:pPr>
              <w:rPr>
                <w:rFonts w:ascii="Times New Roman" w:hAnsi="Times New Roman" w:cs="Times New Roman"/>
                <w:sz w:val="20"/>
                <w:szCs w:val="20"/>
              </w:rPr>
            </w:pPr>
            <w:r w:rsidRPr="007866B0">
              <w:rPr>
                <w:rFonts w:ascii="Times New Roman" w:hAnsi="Times New Roman" w:cs="Times New Roman"/>
                <w:sz w:val="20"/>
                <w:szCs w:val="20"/>
              </w:rPr>
              <w:t>0.95 (0.77, 1.16)</w:t>
            </w:r>
          </w:p>
        </w:tc>
        <w:tc>
          <w:tcPr>
            <w:tcW w:w="417" w:type="pct"/>
            <w:vAlign w:val="center"/>
            <w:tcPrChange w:id="237" w:author="DrJamalUddin" w:date="2023-02-04T21:11:00Z">
              <w:tcPr>
                <w:tcW w:w="481" w:type="pct"/>
                <w:gridSpan w:val="2"/>
                <w:vAlign w:val="center"/>
              </w:tcPr>
            </w:tcPrChange>
          </w:tcPr>
          <w:p w14:paraId="739ACD5D" w14:textId="5B39CD2F" w:rsidR="00E53D7C" w:rsidRPr="00E53D7C" w:rsidRDefault="00E53D7C" w:rsidP="00E53D7C">
            <w:pPr>
              <w:rPr>
                <w:rFonts w:ascii="Times New Roman" w:hAnsi="Times New Roman" w:cs="Times New Roman"/>
                <w:sz w:val="20"/>
                <w:szCs w:val="20"/>
              </w:rPr>
            </w:pPr>
            <w:r w:rsidRPr="007866B0">
              <w:rPr>
                <w:rFonts w:ascii="Times New Roman" w:hAnsi="Times New Roman" w:cs="Times New Roman"/>
                <w:sz w:val="20"/>
                <w:szCs w:val="20"/>
              </w:rPr>
              <w:t>0.601</w:t>
            </w:r>
          </w:p>
        </w:tc>
        <w:tc>
          <w:tcPr>
            <w:tcW w:w="1012" w:type="pct"/>
            <w:vAlign w:val="center"/>
            <w:tcPrChange w:id="238" w:author="DrJamalUddin" w:date="2023-02-04T21:11:00Z">
              <w:tcPr>
                <w:tcW w:w="1012" w:type="pct"/>
                <w:gridSpan w:val="2"/>
                <w:vAlign w:val="center"/>
              </w:tcPr>
            </w:tcPrChange>
          </w:tcPr>
          <w:p w14:paraId="14C56984" w14:textId="53817598" w:rsidR="00E53D7C" w:rsidRPr="00E53D7C" w:rsidRDefault="00E53D7C" w:rsidP="00E53D7C">
            <w:pPr>
              <w:rPr>
                <w:rFonts w:ascii="Times New Roman" w:hAnsi="Times New Roman" w:cs="Times New Roman"/>
                <w:sz w:val="20"/>
                <w:szCs w:val="20"/>
              </w:rPr>
            </w:pPr>
            <w:r w:rsidRPr="007866B0">
              <w:rPr>
                <w:rFonts w:ascii="Times New Roman" w:hAnsi="Times New Roman" w:cs="Times New Roman"/>
                <w:sz w:val="20"/>
                <w:szCs w:val="20"/>
              </w:rPr>
              <w:t>1.24 (1.08, 1.41)</w:t>
            </w:r>
          </w:p>
        </w:tc>
        <w:tc>
          <w:tcPr>
            <w:tcW w:w="471" w:type="pct"/>
            <w:vAlign w:val="center"/>
            <w:tcPrChange w:id="239" w:author="DrJamalUddin" w:date="2023-02-04T21:11:00Z">
              <w:tcPr>
                <w:tcW w:w="473" w:type="pct"/>
                <w:gridSpan w:val="2"/>
                <w:vAlign w:val="center"/>
              </w:tcPr>
            </w:tcPrChange>
          </w:tcPr>
          <w:p w14:paraId="746DA2D3" w14:textId="288919D1" w:rsidR="00E53D7C" w:rsidRPr="00E53D7C" w:rsidRDefault="00E53D7C" w:rsidP="00E53D7C">
            <w:pPr>
              <w:rPr>
                <w:rFonts w:ascii="Times New Roman" w:hAnsi="Times New Roman" w:cs="Times New Roman"/>
                <w:sz w:val="20"/>
                <w:szCs w:val="20"/>
              </w:rPr>
            </w:pPr>
            <w:r w:rsidRPr="007866B0">
              <w:rPr>
                <w:rFonts w:ascii="Times New Roman" w:hAnsi="Times New Roman" w:cs="Times New Roman"/>
                <w:b/>
                <w:bCs/>
                <w:sz w:val="20"/>
                <w:szCs w:val="20"/>
              </w:rPr>
              <w:t>0.002</w:t>
            </w:r>
          </w:p>
        </w:tc>
      </w:tr>
      <w:tr w:rsidR="00E53D7C" w:rsidRPr="00C60F95" w14:paraId="24401C7B" w14:textId="77777777" w:rsidTr="007179D5">
        <w:tblPrEx>
          <w:tblW w:w="5000" w:type="pct"/>
          <w:jc w:val="center"/>
          <w:tblPrExChange w:id="240" w:author="DrJamalUddin" w:date="2023-02-04T21:11:00Z">
            <w:tblPrEx>
              <w:tblW w:w="5000" w:type="pct"/>
              <w:jc w:val="center"/>
            </w:tblPrEx>
          </w:tblPrExChange>
        </w:tblPrEx>
        <w:trPr>
          <w:trHeight w:val="288"/>
          <w:jc w:val="center"/>
          <w:trPrChange w:id="241" w:author="DrJamalUddin" w:date="2023-02-04T21:11:00Z">
            <w:trPr>
              <w:trHeight w:val="288"/>
              <w:jc w:val="center"/>
            </w:trPr>
          </w:trPrChange>
        </w:trPr>
        <w:tc>
          <w:tcPr>
            <w:tcW w:w="880" w:type="pct"/>
            <w:vAlign w:val="center"/>
            <w:tcPrChange w:id="242" w:author="DrJamalUddin" w:date="2023-02-04T21:11:00Z">
              <w:tcPr>
                <w:tcW w:w="881" w:type="pct"/>
                <w:gridSpan w:val="2"/>
                <w:vAlign w:val="center"/>
              </w:tcPr>
            </w:tcPrChange>
          </w:tcPr>
          <w:p w14:paraId="252FE039"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Yes</w:t>
            </w:r>
          </w:p>
        </w:tc>
        <w:tc>
          <w:tcPr>
            <w:tcW w:w="852" w:type="pct"/>
            <w:vAlign w:val="center"/>
            <w:tcPrChange w:id="243" w:author="DrJamalUddin" w:date="2023-02-04T21:11:00Z">
              <w:tcPr>
                <w:tcW w:w="854" w:type="pct"/>
                <w:gridSpan w:val="2"/>
                <w:vAlign w:val="center"/>
              </w:tcPr>
            </w:tcPrChange>
          </w:tcPr>
          <w:p w14:paraId="38B9B436"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80" w:type="pct"/>
            <w:vAlign w:val="center"/>
            <w:tcPrChange w:id="244" w:author="DrJamalUddin" w:date="2023-02-04T21:11:00Z">
              <w:tcPr>
                <w:tcW w:w="481" w:type="pct"/>
                <w:gridSpan w:val="2"/>
                <w:vAlign w:val="center"/>
              </w:tcPr>
            </w:tcPrChange>
          </w:tcPr>
          <w:p w14:paraId="7E490EA1"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888" w:type="pct"/>
            <w:vAlign w:val="center"/>
            <w:tcPrChange w:id="245" w:author="DrJamalUddin" w:date="2023-02-04T21:11:00Z">
              <w:tcPr>
                <w:tcW w:w="818" w:type="pct"/>
                <w:vAlign w:val="center"/>
              </w:tcPr>
            </w:tcPrChange>
          </w:tcPr>
          <w:p w14:paraId="53C32621"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17" w:type="pct"/>
            <w:vAlign w:val="center"/>
            <w:tcPrChange w:id="246" w:author="DrJamalUddin" w:date="2023-02-04T21:11:00Z">
              <w:tcPr>
                <w:tcW w:w="481" w:type="pct"/>
                <w:gridSpan w:val="2"/>
                <w:vAlign w:val="center"/>
              </w:tcPr>
            </w:tcPrChange>
          </w:tcPr>
          <w:p w14:paraId="49C680C0"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1012" w:type="pct"/>
            <w:vAlign w:val="center"/>
            <w:tcPrChange w:id="247" w:author="DrJamalUddin" w:date="2023-02-04T21:11:00Z">
              <w:tcPr>
                <w:tcW w:w="1012" w:type="pct"/>
                <w:gridSpan w:val="2"/>
                <w:vAlign w:val="center"/>
              </w:tcPr>
            </w:tcPrChange>
          </w:tcPr>
          <w:p w14:paraId="5F462C07"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71" w:type="pct"/>
            <w:vAlign w:val="center"/>
            <w:tcPrChange w:id="248" w:author="DrJamalUddin" w:date="2023-02-04T21:11:00Z">
              <w:tcPr>
                <w:tcW w:w="473" w:type="pct"/>
                <w:gridSpan w:val="2"/>
                <w:vAlign w:val="center"/>
              </w:tcPr>
            </w:tcPrChange>
          </w:tcPr>
          <w:p w14:paraId="713F4B7E"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w:t>
            </w:r>
          </w:p>
        </w:tc>
      </w:tr>
      <w:tr w:rsidR="00E53D7C" w:rsidRPr="00C60F95" w14:paraId="6A7A3E75" w14:textId="275CD1B8" w:rsidTr="007179D5">
        <w:tblPrEx>
          <w:tblW w:w="5000" w:type="pct"/>
          <w:jc w:val="center"/>
          <w:tblPrExChange w:id="249" w:author="DrJamalUddin" w:date="2023-02-04T21:11:00Z">
            <w:tblPrEx>
              <w:tblW w:w="5000" w:type="pct"/>
              <w:jc w:val="center"/>
            </w:tblPrEx>
          </w:tblPrExChange>
        </w:tblPrEx>
        <w:trPr>
          <w:trHeight w:val="288"/>
          <w:jc w:val="center"/>
          <w:trPrChange w:id="250" w:author="DrJamalUddin" w:date="2023-02-04T21:11:00Z">
            <w:trPr>
              <w:trHeight w:val="288"/>
              <w:jc w:val="center"/>
            </w:trPr>
          </w:trPrChange>
        </w:trPr>
        <w:tc>
          <w:tcPr>
            <w:tcW w:w="1732" w:type="pct"/>
            <w:gridSpan w:val="2"/>
            <w:vAlign w:val="center"/>
            <w:tcPrChange w:id="251" w:author="DrJamalUddin" w:date="2023-02-04T21:11:00Z">
              <w:tcPr>
                <w:tcW w:w="1735" w:type="pct"/>
                <w:gridSpan w:val="4"/>
                <w:vAlign w:val="center"/>
              </w:tcPr>
            </w:tcPrChange>
          </w:tcPr>
          <w:p w14:paraId="245EF8C4"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Mass Media</w:t>
            </w:r>
          </w:p>
        </w:tc>
        <w:tc>
          <w:tcPr>
            <w:tcW w:w="1368" w:type="pct"/>
            <w:gridSpan w:val="2"/>
            <w:vAlign w:val="center"/>
            <w:tcPrChange w:id="252" w:author="DrJamalUddin" w:date="2023-02-04T21:11:00Z">
              <w:tcPr>
                <w:tcW w:w="1299" w:type="pct"/>
                <w:gridSpan w:val="3"/>
                <w:vAlign w:val="center"/>
              </w:tcPr>
            </w:tcPrChange>
          </w:tcPr>
          <w:p w14:paraId="16CEA465" w14:textId="77777777" w:rsidR="00E53D7C" w:rsidRPr="0063530A" w:rsidRDefault="00E53D7C" w:rsidP="0063530A">
            <w:pPr>
              <w:rPr>
                <w:rFonts w:ascii="Times New Roman" w:hAnsi="Times New Roman" w:cs="Times New Roman"/>
                <w:sz w:val="20"/>
                <w:szCs w:val="20"/>
              </w:rPr>
            </w:pPr>
          </w:p>
        </w:tc>
        <w:tc>
          <w:tcPr>
            <w:tcW w:w="1429" w:type="pct"/>
            <w:gridSpan w:val="2"/>
            <w:vAlign w:val="center"/>
            <w:tcPrChange w:id="253" w:author="DrJamalUddin" w:date="2023-02-04T21:11:00Z">
              <w:tcPr>
                <w:tcW w:w="1493" w:type="pct"/>
                <w:gridSpan w:val="4"/>
                <w:vAlign w:val="center"/>
              </w:tcPr>
            </w:tcPrChange>
          </w:tcPr>
          <w:p w14:paraId="4A943622" w14:textId="77777777" w:rsidR="00E53D7C" w:rsidRPr="0063530A" w:rsidRDefault="00E53D7C" w:rsidP="0063530A">
            <w:pPr>
              <w:rPr>
                <w:rFonts w:ascii="Times New Roman" w:hAnsi="Times New Roman" w:cs="Times New Roman"/>
                <w:sz w:val="20"/>
                <w:szCs w:val="20"/>
              </w:rPr>
            </w:pPr>
          </w:p>
        </w:tc>
        <w:tc>
          <w:tcPr>
            <w:tcW w:w="471" w:type="pct"/>
            <w:vAlign w:val="center"/>
            <w:tcPrChange w:id="254" w:author="DrJamalUddin" w:date="2023-02-04T21:11:00Z">
              <w:tcPr>
                <w:tcW w:w="473" w:type="pct"/>
                <w:gridSpan w:val="2"/>
                <w:vAlign w:val="center"/>
              </w:tcPr>
            </w:tcPrChange>
          </w:tcPr>
          <w:p w14:paraId="2EE650B1" w14:textId="77777777" w:rsidR="00E53D7C" w:rsidRPr="0063530A" w:rsidRDefault="00E53D7C" w:rsidP="0063530A">
            <w:pPr>
              <w:rPr>
                <w:rFonts w:ascii="Times New Roman" w:hAnsi="Times New Roman" w:cs="Times New Roman"/>
                <w:sz w:val="20"/>
                <w:szCs w:val="20"/>
              </w:rPr>
            </w:pPr>
          </w:p>
        </w:tc>
      </w:tr>
      <w:tr w:rsidR="00E53D7C" w:rsidRPr="00C60F95" w14:paraId="02116B09" w14:textId="77777777" w:rsidTr="007179D5">
        <w:tblPrEx>
          <w:tblW w:w="5000" w:type="pct"/>
          <w:jc w:val="center"/>
          <w:tblPrExChange w:id="255" w:author="DrJamalUddin" w:date="2023-02-04T21:11:00Z">
            <w:tblPrEx>
              <w:tblW w:w="5000" w:type="pct"/>
              <w:jc w:val="center"/>
            </w:tblPrEx>
          </w:tblPrExChange>
        </w:tblPrEx>
        <w:trPr>
          <w:trHeight w:val="288"/>
          <w:jc w:val="center"/>
          <w:trPrChange w:id="256" w:author="DrJamalUddin" w:date="2023-02-04T21:11:00Z">
            <w:trPr>
              <w:trHeight w:val="288"/>
              <w:jc w:val="center"/>
            </w:trPr>
          </w:trPrChange>
        </w:trPr>
        <w:tc>
          <w:tcPr>
            <w:tcW w:w="880" w:type="pct"/>
            <w:vAlign w:val="center"/>
            <w:tcPrChange w:id="257" w:author="DrJamalUddin" w:date="2023-02-04T21:11:00Z">
              <w:tcPr>
                <w:tcW w:w="881" w:type="pct"/>
                <w:gridSpan w:val="2"/>
                <w:vAlign w:val="center"/>
              </w:tcPr>
            </w:tcPrChange>
          </w:tcPr>
          <w:p w14:paraId="1384BE6B" w14:textId="5535CF0F" w:rsidR="00E53D7C" w:rsidRPr="00E53D7C" w:rsidRDefault="00E53D7C" w:rsidP="00E53D7C">
            <w:pPr>
              <w:rPr>
                <w:rFonts w:ascii="Times New Roman" w:hAnsi="Times New Roman" w:cs="Times New Roman"/>
                <w:sz w:val="20"/>
                <w:szCs w:val="20"/>
              </w:rPr>
            </w:pPr>
            <w:r w:rsidRPr="007866B0">
              <w:rPr>
                <w:rFonts w:ascii="Times New Roman" w:hAnsi="Times New Roman" w:cs="Times New Roman"/>
                <w:sz w:val="20"/>
                <w:szCs w:val="20"/>
              </w:rPr>
              <w:t>No</w:t>
            </w:r>
          </w:p>
        </w:tc>
        <w:tc>
          <w:tcPr>
            <w:tcW w:w="852" w:type="pct"/>
            <w:vAlign w:val="center"/>
            <w:tcPrChange w:id="258" w:author="DrJamalUddin" w:date="2023-02-04T21:11:00Z">
              <w:tcPr>
                <w:tcW w:w="854" w:type="pct"/>
                <w:gridSpan w:val="2"/>
                <w:vAlign w:val="center"/>
              </w:tcPr>
            </w:tcPrChange>
          </w:tcPr>
          <w:p w14:paraId="6689CE09" w14:textId="0C555056" w:rsidR="00E53D7C" w:rsidRPr="00E53D7C" w:rsidRDefault="00E53D7C" w:rsidP="00E53D7C">
            <w:pPr>
              <w:rPr>
                <w:rFonts w:ascii="Times New Roman" w:hAnsi="Times New Roman" w:cs="Times New Roman"/>
                <w:sz w:val="20"/>
                <w:szCs w:val="20"/>
              </w:rPr>
            </w:pPr>
            <w:r w:rsidRPr="007866B0">
              <w:rPr>
                <w:rFonts w:ascii="Times New Roman" w:hAnsi="Times New Roman" w:cs="Times New Roman"/>
                <w:sz w:val="20"/>
                <w:szCs w:val="20"/>
              </w:rPr>
              <w:t>-</w:t>
            </w:r>
          </w:p>
        </w:tc>
        <w:tc>
          <w:tcPr>
            <w:tcW w:w="480" w:type="pct"/>
            <w:vAlign w:val="center"/>
            <w:tcPrChange w:id="259" w:author="DrJamalUddin" w:date="2023-02-04T21:11:00Z">
              <w:tcPr>
                <w:tcW w:w="481" w:type="pct"/>
                <w:gridSpan w:val="2"/>
                <w:vAlign w:val="center"/>
              </w:tcPr>
            </w:tcPrChange>
          </w:tcPr>
          <w:p w14:paraId="4FB20DD4" w14:textId="77777777" w:rsidR="00E53D7C" w:rsidRPr="00E53D7C" w:rsidRDefault="00E53D7C" w:rsidP="00E53D7C">
            <w:pPr>
              <w:rPr>
                <w:rFonts w:ascii="Times New Roman" w:hAnsi="Times New Roman" w:cs="Times New Roman"/>
                <w:sz w:val="20"/>
                <w:szCs w:val="20"/>
              </w:rPr>
            </w:pPr>
          </w:p>
        </w:tc>
        <w:tc>
          <w:tcPr>
            <w:tcW w:w="888" w:type="pct"/>
            <w:vAlign w:val="center"/>
            <w:tcPrChange w:id="260" w:author="DrJamalUddin" w:date="2023-02-04T21:11:00Z">
              <w:tcPr>
                <w:tcW w:w="818" w:type="pct"/>
                <w:vAlign w:val="center"/>
              </w:tcPr>
            </w:tcPrChange>
          </w:tcPr>
          <w:p w14:paraId="7CC960B1" w14:textId="3FF7BD92" w:rsidR="00E53D7C" w:rsidRPr="00E53D7C" w:rsidRDefault="00E53D7C" w:rsidP="00E53D7C">
            <w:pPr>
              <w:rPr>
                <w:rFonts w:ascii="Times New Roman" w:hAnsi="Times New Roman" w:cs="Times New Roman"/>
                <w:sz w:val="20"/>
                <w:szCs w:val="20"/>
              </w:rPr>
            </w:pPr>
            <w:r w:rsidRPr="007866B0">
              <w:rPr>
                <w:rFonts w:ascii="Times New Roman" w:hAnsi="Times New Roman" w:cs="Times New Roman"/>
                <w:sz w:val="20"/>
                <w:szCs w:val="20"/>
              </w:rPr>
              <w:t>0.98 (0.81, 1.19)</w:t>
            </w:r>
          </w:p>
        </w:tc>
        <w:tc>
          <w:tcPr>
            <w:tcW w:w="417" w:type="pct"/>
            <w:vAlign w:val="center"/>
            <w:tcPrChange w:id="261" w:author="DrJamalUddin" w:date="2023-02-04T21:11:00Z">
              <w:tcPr>
                <w:tcW w:w="481" w:type="pct"/>
                <w:gridSpan w:val="2"/>
                <w:vAlign w:val="center"/>
              </w:tcPr>
            </w:tcPrChange>
          </w:tcPr>
          <w:p w14:paraId="548F6EF8" w14:textId="1E306B13" w:rsidR="00E53D7C" w:rsidRPr="00E53D7C" w:rsidRDefault="00E53D7C" w:rsidP="00E53D7C">
            <w:pPr>
              <w:rPr>
                <w:rFonts w:ascii="Times New Roman" w:hAnsi="Times New Roman" w:cs="Times New Roman"/>
                <w:sz w:val="20"/>
                <w:szCs w:val="20"/>
              </w:rPr>
            </w:pPr>
            <w:r w:rsidRPr="007866B0">
              <w:rPr>
                <w:rFonts w:ascii="Times New Roman" w:hAnsi="Times New Roman" w:cs="Times New Roman"/>
                <w:sz w:val="20"/>
                <w:szCs w:val="20"/>
              </w:rPr>
              <w:t>0.817</w:t>
            </w:r>
          </w:p>
        </w:tc>
        <w:tc>
          <w:tcPr>
            <w:tcW w:w="1012" w:type="pct"/>
            <w:vAlign w:val="center"/>
            <w:tcPrChange w:id="262" w:author="DrJamalUddin" w:date="2023-02-04T21:11:00Z">
              <w:tcPr>
                <w:tcW w:w="1012" w:type="pct"/>
                <w:gridSpan w:val="2"/>
                <w:vAlign w:val="center"/>
              </w:tcPr>
            </w:tcPrChange>
          </w:tcPr>
          <w:p w14:paraId="1DA105EC" w14:textId="428873FF" w:rsidR="00E53D7C" w:rsidRPr="00E53D7C" w:rsidRDefault="00E53D7C" w:rsidP="00E53D7C">
            <w:pPr>
              <w:rPr>
                <w:rFonts w:ascii="Times New Roman" w:hAnsi="Times New Roman" w:cs="Times New Roman"/>
                <w:sz w:val="20"/>
                <w:szCs w:val="20"/>
              </w:rPr>
            </w:pPr>
            <w:r w:rsidRPr="007866B0">
              <w:rPr>
                <w:rFonts w:ascii="Times New Roman" w:hAnsi="Times New Roman" w:cs="Times New Roman"/>
                <w:sz w:val="20"/>
                <w:szCs w:val="20"/>
              </w:rPr>
              <w:t>1.12 (1.00, 1.27)</w:t>
            </w:r>
          </w:p>
        </w:tc>
        <w:tc>
          <w:tcPr>
            <w:tcW w:w="471" w:type="pct"/>
            <w:vAlign w:val="center"/>
            <w:tcPrChange w:id="263" w:author="DrJamalUddin" w:date="2023-02-04T21:11:00Z">
              <w:tcPr>
                <w:tcW w:w="473" w:type="pct"/>
                <w:gridSpan w:val="2"/>
                <w:vAlign w:val="center"/>
              </w:tcPr>
            </w:tcPrChange>
          </w:tcPr>
          <w:p w14:paraId="456D02CE" w14:textId="07D6CB0B" w:rsidR="00E53D7C" w:rsidRPr="00E53D7C" w:rsidRDefault="00E53D7C" w:rsidP="00E53D7C">
            <w:pPr>
              <w:rPr>
                <w:rFonts w:ascii="Times New Roman" w:hAnsi="Times New Roman" w:cs="Times New Roman"/>
                <w:sz w:val="20"/>
                <w:szCs w:val="20"/>
              </w:rPr>
            </w:pPr>
            <w:r w:rsidRPr="007866B0">
              <w:rPr>
                <w:rFonts w:ascii="Times New Roman" w:hAnsi="Times New Roman" w:cs="Times New Roman"/>
                <w:sz w:val="20"/>
                <w:szCs w:val="20"/>
              </w:rPr>
              <w:t>0.059</w:t>
            </w:r>
          </w:p>
        </w:tc>
      </w:tr>
      <w:tr w:rsidR="00E53D7C" w:rsidRPr="00C60F95" w14:paraId="19484C94" w14:textId="77777777" w:rsidTr="007179D5">
        <w:tblPrEx>
          <w:tblW w:w="5000" w:type="pct"/>
          <w:jc w:val="center"/>
          <w:tblPrExChange w:id="264" w:author="DrJamalUddin" w:date="2023-02-04T21:11:00Z">
            <w:tblPrEx>
              <w:tblW w:w="5000" w:type="pct"/>
              <w:jc w:val="center"/>
            </w:tblPrEx>
          </w:tblPrExChange>
        </w:tblPrEx>
        <w:trPr>
          <w:trHeight w:val="288"/>
          <w:jc w:val="center"/>
          <w:trPrChange w:id="265" w:author="DrJamalUddin" w:date="2023-02-04T21:11:00Z">
            <w:trPr>
              <w:trHeight w:val="288"/>
              <w:jc w:val="center"/>
            </w:trPr>
          </w:trPrChange>
        </w:trPr>
        <w:tc>
          <w:tcPr>
            <w:tcW w:w="880" w:type="pct"/>
            <w:vAlign w:val="center"/>
            <w:tcPrChange w:id="266" w:author="DrJamalUddin" w:date="2023-02-04T21:11:00Z">
              <w:tcPr>
                <w:tcW w:w="881" w:type="pct"/>
                <w:gridSpan w:val="2"/>
                <w:vAlign w:val="center"/>
              </w:tcPr>
            </w:tcPrChange>
          </w:tcPr>
          <w:p w14:paraId="6EBB04BD"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Yes</w:t>
            </w:r>
          </w:p>
        </w:tc>
        <w:tc>
          <w:tcPr>
            <w:tcW w:w="852" w:type="pct"/>
            <w:vAlign w:val="center"/>
            <w:tcPrChange w:id="267" w:author="DrJamalUddin" w:date="2023-02-04T21:11:00Z">
              <w:tcPr>
                <w:tcW w:w="854" w:type="pct"/>
                <w:gridSpan w:val="2"/>
                <w:vAlign w:val="center"/>
              </w:tcPr>
            </w:tcPrChange>
          </w:tcPr>
          <w:p w14:paraId="17B1B8A1"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80" w:type="pct"/>
            <w:vAlign w:val="center"/>
            <w:tcPrChange w:id="268" w:author="DrJamalUddin" w:date="2023-02-04T21:11:00Z">
              <w:tcPr>
                <w:tcW w:w="481" w:type="pct"/>
                <w:gridSpan w:val="2"/>
                <w:vAlign w:val="center"/>
              </w:tcPr>
            </w:tcPrChange>
          </w:tcPr>
          <w:p w14:paraId="07DE220B"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888" w:type="pct"/>
            <w:vAlign w:val="center"/>
            <w:tcPrChange w:id="269" w:author="DrJamalUddin" w:date="2023-02-04T21:11:00Z">
              <w:tcPr>
                <w:tcW w:w="818" w:type="pct"/>
                <w:vAlign w:val="center"/>
              </w:tcPr>
            </w:tcPrChange>
          </w:tcPr>
          <w:p w14:paraId="6FCCA947"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17" w:type="pct"/>
            <w:vAlign w:val="center"/>
            <w:tcPrChange w:id="270" w:author="DrJamalUddin" w:date="2023-02-04T21:11:00Z">
              <w:tcPr>
                <w:tcW w:w="481" w:type="pct"/>
                <w:gridSpan w:val="2"/>
                <w:vAlign w:val="center"/>
              </w:tcPr>
            </w:tcPrChange>
          </w:tcPr>
          <w:p w14:paraId="6CEC8AE5"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1012" w:type="pct"/>
            <w:vAlign w:val="center"/>
            <w:tcPrChange w:id="271" w:author="DrJamalUddin" w:date="2023-02-04T21:11:00Z">
              <w:tcPr>
                <w:tcW w:w="1012" w:type="pct"/>
                <w:gridSpan w:val="2"/>
                <w:vAlign w:val="center"/>
              </w:tcPr>
            </w:tcPrChange>
          </w:tcPr>
          <w:p w14:paraId="49996921"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71" w:type="pct"/>
            <w:vAlign w:val="center"/>
            <w:tcPrChange w:id="272" w:author="DrJamalUddin" w:date="2023-02-04T21:11:00Z">
              <w:tcPr>
                <w:tcW w:w="473" w:type="pct"/>
                <w:gridSpan w:val="2"/>
                <w:vAlign w:val="center"/>
              </w:tcPr>
            </w:tcPrChange>
          </w:tcPr>
          <w:p w14:paraId="7733CCE4"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w:t>
            </w:r>
          </w:p>
        </w:tc>
      </w:tr>
      <w:tr w:rsidR="00E53D7C" w:rsidRPr="00C60F95" w14:paraId="49B61AA8" w14:textId="667C233E" w:rsidTr="007179D5">
        <w:tblPrEx>
          <w:tblW w:w="5000" w:type="pct"/>
          <w:jc w:val="center"/>
          <w:tblPrExChange w:id="273" w:author="DrJamalUddin" w:date="2023-02-04T21:11:00Z">
            <w:tblPrEx>
              <w:tblW w:w="5000" w:type="pct"/>
              <w:jc w:val="center"/>
            </w:tblPrEx>
          </w:tblPrExChange>
        </w:tblPrEx>
        <w:trPr>
          <w:trHeight w:val="257"/>
          <w:jc w:val="center"/>
          <w:trPrChange w:id="274" w:author="DrJamalUddin" w:date="2023-02-04T21:11:00Z">
            <w:trPr>
              <w:trHeight w:val="257"/>
              <w:jc w:val="center"/>
            </w:trPr>
          </w:trPrChange>
        </w:trPr>
        <w:tc>
          <w:tcPr>
            <w:tcW w:w="1732" w:type="pct"/>
            <w:gridSpan w:val="2"/>
            <w:vAlign w:val="center"/>
            <w:tcPrChange w:id="275" w:author="DrJamalUddin" w:date="2023-02-04T21:11:00Z">
              <w:tcPr>
                <w:tcW w:w="1735" w:type="pct"/>
                <w:gridSpan w:val="4"/>
                <w:vAlign w:val="center"/>
              </w:tcPr>
            </w:tcPrChange>
          </w:tcPr>
          <w:p w14:paraId="729B4515"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Household size</w:t>
            </w:r>
          </w:p>
        </w:tc>
        <w:tc>
          <w:tcPr>
            <w:tcW w:w="1368" w:type="pct"/>
            <w:gridSpan w:val="2"/>
            <w:vAlign w:val="center"/>
            <w:tcPrChange w:id="276" w:author="DrJamalUddin" w:date="2023-02-04T21:11:00Z">
              <w:tcPr>
                <w:tcW w:w="1299" w:type="pct"/>
                <w:gridSpan w:val="3"/>
                <w:vAlign w:val="center"/>
              </w:tcPr>
            </w:tcPrChange>
          </w:tcPr>
          <w:p w14:paraId="39FB8D63" w14:textId="77777777" w:rsidR="00E53D7C" w:rsidRPr="0063530A" w:rsidRDefault="00E53D7C" w:rsidP="0063530A">
            <w:pPr>
              <w:rPr>
                <w:rFonts w:ascii="Times New Roman" w:hAnsi="Times New Roman" w:cs="Times New Roman"/>
                <w:sz w:val="20"/>
                <w:szCs w:val="20"/>
              </w:rPr>
            </w:pPr>
          </w:p>
        </w:tc>
        <w:tc>
          <w:tcPr>
            <w:tcW w:w="1429" w:type="pct"/>
            <w:gridSpan w:val="2"/>
            <w:vAlign w:val="center"/>
            <w:tcPrChange w:id="277" w:author="DrJamalUddin" w:date="2023-02-04T21:11:00Z">
              <w:tcPr>
                <w:tcW w:w="1493" w:type="pct"/>
                <w:gridSpan w:val="4"/>
                <w:vAlign w:val="center"/>
              </w:tcPr>
            </w:tcPrChange>
          </w:tcPr>
          <w:p w14:paraId="4D2BA8F6" w14:textId="77777777" w:rsidR="00E53D7C" w:rsidRPr="0063530A" w:rsidRDefault="00E53D7C" w:rsidP="0063530A">
            <w:pPr>
              <w:rPr>
                <w:rFonts w:ascii="Times New Roman" w:hAnsi="Times New Roman" w:cs="Times New Roman"/>
                <w:sz w:val="20"/>
                <w:szCs w:val="20"/>
              </w:rPr>
            </w:pPr>
          </w:p>
        </w:tc>
        <w:tc>
          <w:tcPr>
            <w:tcW w:w="471" w:type="pct"/>
            <w:vAlign w:val="center"/>
            <w:tcPrChange w:id="278" w:author="DrJamalUddin" w:date="2023-02-04T21:11:00Z">
              <w:tcPr>
                <w:tcW w:w="473" w:type="pct"/>
                <w:gridSpan w:val="2"/>
                <w:vAlign w:val="center"/>
              </w:tcPr>
            </w:tcPrChange>
          </w:tcPr>
          <w:p w14:paraId="4360E7F3" w14:textId="77777777" w:rsidR="00E53D7C" w:rsidRPr="0063530A" w:rsidRDefault="00E53D7C" w:rsidP="0063530A">
            <w:pPr>
              <w:rPr>
                <w:rFonts w:ascii="Times New Roman" w:hAnsi="Times New Roman" w:cs="Times New Roman"/>
                <w:sz w:val="20"/>
                <w:szCs w:val="20"/>
              </w:rPr>
            </w:pPr>
          </w:p>
        </w:tc>
      </w:tr>
      <w:tr w:rsidR="00E53D7C" w:rsidRPr="00C60F95" w14:paraId="65525A50" w14:textId="77777777" w:rsidTr="007179D5">
        <w:tblPrEx>
          <w:tblW w:w="5000" w:type="pct"/>
          <w:jc w:val="center"/>
          <w:tblPrExChange w:id="279" w:author="DrJamalUddin" w:date="2023-02-04T21:11:00Z">
            <w:tblPrEx>
              <w:tblW w:w="5000" w:type="pct"/>
              <w:jc w:val="center"/>
            </w:tblPrEx>
          </w:tblPrExChange>
        </w:tblPrEx>
        <w:trPr>
          <w:trHeight w:val="257"/>
          <w:jc w:val="center"/>
          <w:trPrChange w:id="280" w:author="DrJamalUddin" w:date="2023-02-04T21:11:00Z">
            <w:trPr>
              <w:trHeight w:val="257"/>
              <w:jc w:val="center"/>
            </w:trPr>
          </w:trPrChange>
        </w:trPr>
        <w:tc>
          <w:tcPr>
            <w:tcW w:w="880" w:type="pct"/>
            <w:vAlign w:val="center"/>
            <w:tcPrChange w:id="281" w:author="DrJamalUddin" w:date="2023-02-04T21:11:00Z">
              <w:tcPr>
                <w:tcW w:w="881" w:type="pct"/>
                <w:gridSpan w:val="2"/>
                <w:vAlign w:val="center"/>
              </w:tcPr>
            </w:tcPrChange>
          </w:tcPr>
          <w:p w14:paraId="1F80B7D8" w14:textId="0F2D97E1" w:rsidR="00E53D7C" w:rsidRPr="00E53D7C" w:rsidRDefault="00E53D7C" w:rsidP="00E53D7C">
            <w:pPr>
              <w:rPr>
                <w:rFonts w:ascii="Times New Roman" w:hAnsi="Times New Roman" w:cs="Times New Roman"/>
                <w:sz w:val="20"/>
                <w:szCs w:val="20"/>
              </w:rPr>
            </w:pPr>
            <w:r w:rsidRPr="007866B0">
              <w:rPr>
                <w:rFonts w:ascii="Times New Roman" w:hAnsi="Times New Roman" w:cs="Times New Roman"/>
                <w:sz w:val="20"/>
                <w:szCs w:val="20"/>
              </w:rPr>
              <w:t>5/5+</w:t>
            </w:r>
          </w:p>
        </w:tc>
        <w:tc>
          <w:tcPr>
            <w:tcW w:w="852" w:type="pct"/>
            <w:vAlign w:val="center"/>
            <w:tcPrChange w:id="282" w:author="DrJamalUddin" w:date="2023-02-04T21:11:00Z">
              <w:tcPr>
                <w:tcW w:w="854" w:type="pct"/>
                <w:gridSpan w:val="2"/>
                <w:vAlign w:val="center"/>
              </w:tcPr>
            </w:tcPrChange>
          </w:tcPr>
          <w:p w14:paraId="28199E68" w14:textId="63285A5E" w:rsidR="00E53D7C" w:rsidRPr="00E53D7C" w:rsidRDefault="00E53D7C" w:rsidP="00E53D7C">
            <w:pPr>
              <w:rPr>
                <w:rFonts w:ascii="Times New Roman" w:hAnsi="Times New Roman" w:cs="Times New Roman"/>
                <w:sz w:val="20"/>
                <w:szCs w:val="20"/>
              </w:rPr>
            </w:pPr>
            <w:r w:rsidRPr="007866B0">
              <w:rPr>
                <w:rFonts w:ascii="Times New Roman" w:hAnsi="Times New Roman" w:cs="Times New Roman"/>
                <w:sz w:val="20"/>
                <w:szCs w:val="20"/>
              </w:rPr>
              <w:t>1.06 (0.94, 1.19)</w:t>
            </w:r>
          </w:p>
        </w:tc>
        <w:tc>
          <w:tcPr>
            <w:tcW w:w="480" w:type="pct"/>
            <w:vAlign w:val="center"/>
            <w:tcPrChange w:id="283" w:author="DrJamalUddin" w:date="2023-02-04T21:11:00Z">
              <w:tcPr>
                <w:tcW w:w="481" w:type="pct"/>
                <w:gridSpan w:val="2"/>
                <w:vAlign w:val="center"/>
              </w:tcPr>
            </w:tcPrChange>
          </w:tcPr>
          <w:p w14:paraId="79DEB373" w14:textId="1E1FBADE" w:rsidR="00E53D7C" w:rsidRPr="00E53D7C" w:rsidRDefault="00E53D7C" w:rsidP="00E53D7C">
            <w:pPr>
              <w:rPr>
                <w:rFonts w:ascii="Times New Roman" w:hAnsi="Times New Roman" w:cs="Times New Roman"/>
                <w:sz w:val="20"/>
                <w:szCs w:val="20"/>
              </w:rPr>
            </w:pPr>
            <w:r w:rsidRPr="007866B0">
              <w:rPr>
                <w:rFonts w:ascii="Times New Roman" w:hAnsi="Times New Roman" w:cs="Times New Roman"/>
                <w:sz w:val="20"/>
                <w:szCs w:val="20"/>
              </w:rPr>
              <w:t>0.322</w:t>
            </w:r>
          </w:p>
        </w:tc>
        <w:tc>
          <w:tcPr>
            <w:tcW w:w="888" w:type="pct"/>
            <w:vAlign w:val="center"/>
            <w:tcPrChange w:id="284" w:author="DrJamalUddin" w:date="2023-02-04T21:11:00Z">
              <w:tcPr>
                <w:tcW w:w="818" w:type="pct"/>
                <w:vAlign w:val="center"/>
              </w:tcPr>
            </w:tcPrChange>
          </w:tcPr>
          <w:p w14:paraId="6F974167" w14:textId="42508DA5" w:rsidR="00E53D7C" w:rsidRPr="00E53D7C" w:rsidRDefault="00E53D7C" w:rsidP="00E53D7C">
            <w:pPr>
              <w:rPr>
                <w:rFonts w:ascii="Times New Roman" w:hAnsi="Times New Roman" w:cs="Times New Roman"/>
                <w:sz w:val="20"/>
                <w:szCs w:val="20"/>
              </w:rPr>
            </w:pPr>
            <w:r w:rsidRPr="007866B0">
              <w:rPr>
                <w:rFonts w:ascii="Times New Roman" w:hAnsi="Times New Roman" w:cs="Times New Roman"/>
                <w:sz w:val="20"/>
                <w:szCs w:val="20"/>
              </w:rPr>
              <w:t>1.15 (0.95, 1.40)</w:t>
            </w:r>
          </w:p>
        </w:tc>
        <w:tc>
          <w:tcPr>
            <w:tcW w:w="417" w:type="pct"/>
            <w:vAlign w:val="center"/>
            <w:tcPrChange w:id="285" w:author="DrJamalUddin" w:date="2023-02-04T21:11:00Z">
              <w:tcPr>
                <w:tcW w:w="481" w:type="pct"/>
                <w:gridSpan w:val="2"/>
                <w:vAlign w:val="center"/>
              </w:tcPr>
            </w:tcPrChange>
          </w:tcPr>
          <w:p w14:paraId="18B50BB9" w14:textId="2756D938" w:rsidR="00E53D7C" w:rsidRPr="00E53D7C" w:rsidRDefault="00E53D7C" w:rsidP="00E53D7C">
            <w:pPr>
              <w:rPr>
                <w:rFonts w:ascii="Times New Roman" w:hAnsi="Times New Roman" w:cs="Times New Roman"/>
                <w:sz w:val="20"/>
                <w:szCs w:val="20"/>
              </w:rPr>
            </w:pPr>
            <w:r w:rsidRPr="007866B0">
              <w:rPr>
                <w:rFonts w:ascii="Times New Roman" w:hAnsi="Times New Roman" w:cs="Times New Roman"/>
                <w:sz w:val="20"/>
                <w:szCs w:val="20"/>
              </w:rPr>
              <w:t>0.154</w:t>
            </w:r>
          </w:p>
        </w:tc>
        <w:tc>
          <w:tcPr>
            <w:tcW w:w="1012" w:type="pct"/>
            <w:vAlign w:val="center"/>
            <w:tcPrChange w:id="286" w:author="DrJamalUddin" w:date="2023-02-04T21:11:00Z">
              <w:tcPr>
                <w:tcW w:w="1012" w:type="pct"/>
                <w:gridSpan w:val="2"/>
                <w:vAlign w:val="center"/>
              </w:tcPr>
            </w:tcPrChange>
          </w:tcPr>
          <w:p w14:paraId="748F830F" w14:textId="49D810DC" w:rsidR="00E53D7C" w:rsidRPr="00E53D7C" w:rsidRDefault="00E53D7C" w:rsidP="00E53D7C">
            <w:pPr>
              <w:rPr>
                <w:rFonts w:ascii="Times New Roman" w:hAnsi="Times New Roman" w:cs="Times New Roman"/>
                <w:sz w:val="20"/>
                <w:szCs w:val="20"/>
              </w:rPr>
            </w:pPr>
            <w:r w:rsidRPr="007866B0">
              <w:rPr>
                <w:rFonts w:ascii="Times New Roman" w:hAnsi="Times New Roman" w:cs="Times New Roman"/>
                <w:sz w:val="20"/>
                <w:szCs w:val="20"/>
              </w:rPr>
              <w:t>0.92 (0.82, 1.04)</w:t>
            </w:r>
          </w:p>
        </w:tc>
        <w:tc>
          <w:tcPr>
            <w:tcW w:w="471" w:type="pct"/>
            <w:vAlign w:val="center"/>
            <w:tcPrChange w:id="287" w:author="DrJamalUddin" w:date="2023-02-04T21:11:00Z">
              <w:tcPr>
                <w:tcW w:w="473" w:type="pct"/>
                <w:gridSpan w:val="2"/>
                <w:vAlign w:val="center"/>
              </w:tcPr>
            </w:tcPrChange>
          </w:tcPr>
          <w:p w14:paraId="40A3C1E6" w14:textId="010BA7C2" w:rsidR="00E53D7C" w:rsidRPr="00E53D7C" w:rsidRDefault="00E53D7C" w:rsidP="00E53D7C">
            <w:pPr>
              <w:rPr>
                <w:rFonts w:ascii="Times New Roman" w:hAnsi="Times New Roman" w:cs="Times New Roman"/>
                <w:sz w:val="20"/>
                <w:szCs w:val="20"/>
              </w:rPr>
            </w:pPr>
            <w:r w:rsidRPr="007866B0">
              <w:rPr>
                <w:rFonts w:ascii="Times New Roman" w:hAnsi="Times New Roman" w:cs="Times New Roman"/>
                <w:sz w:val="20"/>
                <w:szCs w:val="20"/>
              </w:rPr>
              <w:t>0.191</w:t>
            </w:r>
          </w:p>
        </w:tc>
      </w:tr>
      <w:tr w:rsidR="00E53D7C" w:rsidRPr="00C60F95" w14:paraId="1696D797" w14:textId="77777777" w:rsidTr="007179D5">
        <w:tblPrEx>
          <w:tblW w:w="5000" w:type="pct"/>
          <w:jc w:val="center"/>
          <w:tblPrExChange w:id="288" w:author="DrJamalUddin" w:date="2023-02-04T21:11:00Z">
            <w:tblPrEx>
              <w:tblW w:w="5000" w:type="pct"/>
              <w:jc w:val="center"/>
            </w:tblPrEx>
          </w:tblPrExChange>
        </w:tblPrEx>
        <w:trPr>
          <w:trHeight w:val="257"/>
          <w:jc w:val="center"/>
          <w:trPrChange w:id="289" w:author="DrJamalUddin" w:date="2023-02-04T21:11:00Z">
            <w:trPr>
              <w:trHeight w:val="257"/>
              <w:jc w:val="center"/>
            </w:trPr>
          </w:trPrChange>
        </w:trPr>
        <w:tc>
          <w:tcPr>
            <w:tcW w:w="880" w:type="pct"/>
            <w:vAlign w:val="center"/>
            <w:tcPrChange w:id="290" w:author="DrJamalUddin" w:date="2023-02-04T21:11:00Z">
              <w:tcPr>
                <w:tcW w:w="881" w:type="pct"/>
                <w:gridSpan w:val="2"/>
                <w:vAlign w:val="center"/>
              </w:tcPr>
            </w:tcPrChange>
          </w:tcPr>
          <w:p w14:paraId="6A298BC0"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&lt;5</w:t>
            </w:r>
          </w:p>
        </w:tc>
        <w:tc>
          <w:tcPr>
            <w:tcW w:w="852" w:type="pct"/>
            <w:vAlign w:val="center"/>
            <w:tcPrChange w:id="291" w:author="DrJamalUddin" w:date="2023-02-04T21:11:00Z">
              <w:tcPr>
                <w:tcW w:w="854" w:type="pct"/>
                <w:gridSpan w:val="2"/>
                <w:vAlign w:val="center"/>
              </w:tcPr>
            </w:tcPrChange>
          </w:tcPr>
          <w:p w14:paraId="56E33418"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80" w:type="pct"/>
            <w:vAlign w:val="center"/>
            <w:tcPrChange w:id="292" w:author="DrJamalUddin" w:date="2023-02-04T21:11:00Z">
              <w:tcPr>
                <w:tcW w:w="481" w:type="pct"/>
                <w:gridSpan w:val="2"/>
                <w:vAlign w:val="center"/>
              </w:tcPr>
            </w:tcPrChange>
          </w:tcPr>
          <w:p w14:paraId="2256C30E"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888" w:type="pct"/>
            <w:vAlign w:val="center"/>
            <w:tcPrChange w:id="293" w:author="DrJamalUddin" w:date="2023-02-04T21:11:00Z">
              <w:tcPr>
                <w:tcW w:w="818" w:type="pct"/>
                <w:vAlign w:val="center"/>
              </w:tcPr>
            </w:tcPrChange>
          </w:tcPr>
          <w:p w14:paraId="7585B6BE"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17" w:type="pct"/>
            <w:vAlign w:val="center"/>
            <w:tcPrChange w:id="294" w:author="DrJamalUddin" w:date="2023-02-04T21:11:00Z">
              <w:tcPr>
                <w:tcW w:w="481" w:type="pct"/>
                <w:gridSpan w:val="2"/>
                <w:vAlign w:val="center"/>
              </w:tcPr>
            </w:tcPrChange>
          </w:tcPr>
          <w:p w14:paraId="645D2D18"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1012" w:type="pct"/>
            <w:vAlign w:val="center"/>
            <w:tcPrChange w:id="295" w:author="DrJamalUddin" w:date="2023-02-04T21:11:00Z">
              <w:tcPr>
                <w:tcW w:w="1012" w:type="pct"/>
                <w:gridSpan w:val="2"/>
                <w:vAlign w:val="center"/>
              </w:tcPr>
            </w:tcPrChange>
          </w:tcPr>
          <w:p w14:paraId="6597E10F"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71" w:type="pct"/>
            <w:vAlign w:val="center"/>
            <w:tcPrChange w:id="296" w:author="DrJamalUddin" w:date="2023-02-04T21:11:00Z">
              <w:tcPr>
                <w:tcW w:w="473" w:type="pct"/>
                <w:gridSpan w:val="2"/>
                <w:vAlign w:val="center"/>
              </w:tcPr>
            </w:tcPrChange>
          </w:tcPr>
          <w:p w14:paraId="76EDA9C5"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w:t>
            </w:r>
          </w:p>
        </w:tc>
      </w:tr>
      <w:tr w:rsidR="00E53D7C" w:rsidRPr="00C60F95" w14:paraId="0AEC477B" w14:textId="06B7A847" w:rsidTr="007179D5">
        <w:tblPrEx>
          <w:tblW w:w="5000" w:type="pct"/>
          <w:jc w:val="center"/>
          <w:tblPrExChange w:id="297" w:author="DrJamalUddin" w:date="2023-02-04T21:11:00Z">
            <w:tblPrEx>
              <w:tblW w:w="5000" w:type="pct"/>
              <w:jc w:val="center"/>
            </w:tblPrEx>
          </w:tblPrExChange>
        </w:tblPrEx>
        <w:trPr>
          <w:trHeight w:val="257"/>
          <w:jc w:val="center"/>
          <w:trPrChange w:id="298" w:author="DrJamalUddin" w:date="2023-02-04T21:11:00Z">
            <w:trPr>
              <w:trHeight w:val="257"/>
              <w:jc w:val="center"/>
            </w:trPr>
          </w:trPrChange>
        </w:trPr>
        <w:tc>
          <w:tcPr>
            <w:tcW w:w="1732" w:type="pct"/>
            <w:gridSpan w:val="2"/>
            <w:vAlign w:val="center"/>
            <w:tcPrChange w:id="299" w:author="DrJamalUddin" w:date="2023-02-04T21:11:00Z">
              <w:tcPr>
                <w:tcW w:w="1735" w:type="pct"/>
                <w:gridSpan w:val="4"/>
                <w:vAlign w:val="center"/>
              </w:tcPr>
            </w:tcPrChange>
          </w:tcPr>
          <w:p w14:paraId="0167EC99"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Livestock ownership</w:t>
            </w:r>
          </w:p>
        </w:tc>
        <w:tc>
          <w:tcPr>
            <w:tcW w:w="1368" w:type="pct"/>
            <w:gridSpan w:val="2"/>
            <w:vAlign w:val="center"/>
            <w:tcPrChange w:id="300" w:author="DrJamalUddin" w:date="2023-02-04T21:11:00Z">
              <w:tcPr>
                <w:tcW w:w="1299" w:type="pct"/>
                <w:gridSpan w:val="3"/>
                <w:vAlign w:val="center"/>
              </w:tcPr>
            </w:tcPrChange>
          </w:tcPr>
          <w:p w14:paraId="18B5B955" w14:textId="77777777" w:rsidR="00E53D7C" w:rsidRPr="0063530A" w:rsidRDefault="00E53D7C" w:rsidP="0063530A">
            <w:pPr>
              <w:rPr>
                <w:rFonts w:ascii="Times New Roman" w:hAnsi="Times New Roman" w:cs="Times New Roman"/>
                <w:sz w:val="20"/>
                <w:szCs w:val="20"/>
              </w:rPr>
            </w:pPr>
          </w:p>
        </w:tc>
        <w:tc>
          <w:tcPr>
            <w:tcW w:w="1429" w:type="pct"/>
            <w:gridSpan w:val="2"/>
            <w:vAlign w:val="center"/>
            <w:tcPrChange w:id="301" w:author="DrJamalUddin" w:date="2023-02-04T21:11:00Z">
              <w:tcPr>
                <w:tcW w:w="1493" w:type="pct"/>
                <w:gridSpan w:val="4"/>
                <w:vAlign w:val="center"/>
              </w:tcPr>
            </w:tcPrChange>
          </w:tcPr>
          <w:p w14:paraId="665B35C0" w14:textId="77777777" w:rsidR="00E53D7C" w:rsidRPr="0063530A" w:rsidRDefault="00E53D7C" w:rsidP="0063530A">
            <w:pPr>
              <w:rPr>
                <w:rFonts w:ascii="Times New Roman" w:hAnsi="Times New Roman" w:cs="Times New Roman"/>
                <w:sz w:val="20"/>
                <w:szCs w:val="20"/>
              </w:rPr>
            </w:pPr>
          </w:p>
        </w:tc>
        <w:tc>
          <w:tcPr>
            <w:tcW w:w="471" w:type="pct"/>
            <w:vAlign w:val="center"/>
            <w:tcPrChange w:id="302" w:author="DrJamalUddin" w:date="2023-02-04T21:11:00Z">
              <w:tcPr>
                <w:tcW w:w="473" w:type="pct"/>
                <w:gridSpan w:val="2"/>
                <w:vAlign w:val="center"/>
              </w:tcPr>
            </w:tcPrChange>
          </w:tcPr>
          <w:p w14:paraId="4EBF6E7B" w14:textId="77777777" w:rsidR="00E53D7C" w:rsidRPr="0063530A" w:rsidRDefault="00E53D7C" w:rsidP="0063530A">
            <w:pPr>
              <w:rPr>
                <w:rFonts w:ascii="Times New Roman" w:hAnsi="Times New Roman" w:cs="Times New Roman"/>
                <w:sz w:val="20"/>
                <w:szCs w:val="20"/>
              </w:rPr>
            </w:pPr>
          </w:p>
        </w:tc>
      </w:tr>
      <w:tr w:rsidR="00E53D7C" w:rsidRPr="00C60F95" w14:paraId="0BBB7334" w14:textId="77777777" w:rsidTr="007179D5">
        <w:tblPrEx>
          <w:tblW w:w="5000" w:type="pct"/>
          <w:jc w:val="center"/>
          <w:tblPrExChange w:id="303" w:author="DrJamalUddin" w:date="2023-02-04T21:11:00Z">
            <w:tblPrEx>
              <w:tblW w:w="5000" w:type="pct"/>
              <w:jc w:val="center"/>
            </w:tblPrEx>
          </w:tblPrExChange>
        </w:tblPrEx>
        <w:trPr>
          <w:trHeight w:val="257"/>
          <w:jc w:val="center"/>
          <w:trPrChange w:id="304" w:author="DrJamalUddin" w:date="2023-02-04T21:11:00Z">
            <w:trPr>
              <w:trHeight w:val="257"/>
              <w:jc w:val="center"/>
            </w:trPr>
          </w:trPrChange>
        </w:trPr>
        <w:tc>
          <w:tcPr>
            <w:tcW w:w="880" w:type="pct"/>
            <w:vAlign w:val="center"/>
            <w:tcPrChange w:id="305" w:author="DrJamalUddin" w:date="2023-02-04T21:11:00Z">
              <w:tcPr>
                <w:tcW w:w="881" w:type="pct"/>
                <w:gridSpan w:val="2"/>
                <w:vAlign w:val="center"/>
              </w:tcPr>
            </w:tcPrChange>
          </w:tcPr>
          <w:p w14:paraId="257EFF5F"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Yes</w:t>
            </w:r>
          </w:p>
        </w:tc>
        <w:tc>
          <w:tcPr>
            <w:tcW w:w="852" w:type="pct"/>
            <w:vAlign w:val="center"/>
            <w:tcPrChange w:id="306" w:author="DrJamalUddin" w:date="2023-02-04T21:11:00Z">
              <w:tcPr>
                <w:tcW w:w="854" w:type="pct"/>
                <w:gridSpan w:val="2"/>
                <w:vAlign w:val="center"/>
              </w:tcPr>
            </w:tcPrChange>
          </w:tcPr>
          <w:p w14:paraId="14179BA5"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80" w:type="pct"/>
            <w:vAlign w:val="center"/>
            <w:tcPrChange w:id="307" w:author="DrJamalUddin" w:date="2023-02-04T21:11:00Z">
              <w:tcPr>
                <w:tcW w:w="481" w:type="pct"/>
                <w:gridSpan w:val="2"/>
                <w:vAlign w:val="center"/>
              </w:tcPr>
            </w:tcPrChange>
          </w:tcPr>
          <w:p w14:paraId="606384E3"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888" w:type="pct"/>
            <w:vAlign w:val="center"/>
            <w:tcPrChange w:id="308" w:author="DrJamalUddin" w:date="2023-02-04T21:11:00Z">
              <w:tcPr>
                <w:tcW w:w="818" w:type="pct"/>
                <w:vAlign w:val="center"/>
              </w:tcPr>
            </w:tcPrChange>
          </w:tcPr>
          <w:p w14:paraId="64EDF1FF" w14:textId="30BE113D"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1.03 (0.85, 1.25)</w:t>
            </w:r>
          </w:p>
        </w:tc>
        <w:tc>
          <w:tcPr>
            <w:tcW w:w="417" w:type="pct"/>
            <w:vAlign w:val="center"/>
            <w:tcPrChange w:id="309" w:author="DrJamalUddin" w:date="2023-02-04T21:11:00Z">
              <w:tcPr>
                <w:tcW w:w="481" w:type="pct"/>
                <w:gridSpan w:val="2"/>
                <w:vAlign w:val="center"/>
              </w:tcPr>
            </w:tcPrChange>
          </w:tcPr>
          <w:p w14:paraId="4D5D39DE"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0.786</w:t>
            </w:r>
          </w:p>
        </w:tc>
        <w:tc>
          <w:tcPr>
            <w:tcW w:w="1012" w:type="pct"/>
            <w:vAlign w:val="center"/>
            <w:tcPrChange w:id="310" w:author="DrJamalUddin" w:date="2023-02-04T21:11:00Z">
              <w:tcPr>
                <w:tcW w:w="1012" w:type="pct"/>
                <w:gridSpan w:val="2"/>
                <w:vAlign w:val="center"/>
              </w:tcPr>
            </w:tcPrChange>
          </w:tcPr>
          <w:p w14:paraId="0C81CCE6" w14:textId="0DD1AD6D"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0.99 (0.88, 1.11)</w:t>
            </w:r>
          </w:p>
        </w:tc>
        <w:tc>
          <w:tcPr>
            <w:tcW w:w="471" w:type="pct"/>
            <w:vAlign w:val="center"/>
            <w:tcPrChange w:id="311" w:author="DrJamalUddin" w:date="2023-02-04T21:11:00Z">
              <w:tcPr>
                <w:tcW w:w="473" w:type="pct"/>
                <w:gridSpan w:val="2"/>
                <w:vAlign w:val="center"/>
              </w:tcPr>
            </w:tcPrChange>
          </w:tcPr>
          <w:p w14:paraId="53F57CA4"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0.858</w:t>
            </w:r>
          </w:p>
        </w:tc>
      </w:tr>
      <w:tr w:rsidR="00E53D7C" w:rsidRPr="00C60F95" w14:paraId="568F837B" w14:textId="77777777" w:rsidTr="007179D5">
        <w:tblPrEx>
          <w:tblW w:w="5000" w:type="pct"/>
          <w:jc w:val="center"/>
          <w:tblPrExChange w:id="312" w:author="DrJamalUddin" w:date="2023-02-04T21:11:00Z">
            <w:tblPrEx>
              <w:tblW w:w="5000" w:type="pct"/>
              <w:jc w:val="center"/>
            </w:tblPrEx>
          </w:tblPrExChange>
        </w:tblPrEx>
        <w:trPr>
          <w:trHeight w:val="257"/>
          <w:jc w:val="center"/>
          <w:trPrChange w:id="313" w:author="DrJamalUddin" w:date="2023-02-04T21:11:00Z">
            <w:trPr>
              <w:trHeight w:val="257"/>
              <w:jc w:val="center"/>
            </w:trPr>
          </w:trPrChange>
        </w:trPr>
        <w:tc>
          <w:tcPr>
            <w:tcW w:w="880" w:type="pct"/>
            <w:vAlign w:val="center"/>
            <w:tcPrChange w:id="314" w:author="DrJamalUddin" w:date="2023-02-04T21:11:00Z">
              <w:tcPr>
                <w:tcW w:w="881" w:type="pct"/>
                <w:gridSpan w:val="2"/>
                <w:vAlign w:val="center"/>
              </w:tcPr>
            </w:tcPrChange>
          </w:tcPr>
          <w:p w14:paraId="313F3A47"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No</w:t>
            </w:r>
          </w:p>
        </w:tc>
        <w:tc>
          <w:tcPr>
            <w:tcW w:w="852" w:type="pct"/>
            <w:vAlign w:val="center"/>
            <w:tcPrChange w:id="315" w:author="DrJamalUddin" w:date="2023-02-04T21:11:00Z">
              <w:tcPr>
                <w:tcW w:w="854" w:type="pct"/>
                <w:gridSpan w:val="2"/>
                <w:vAlign w:val="center"/>
              </w:tcPr>
            </w:tcPrChange>
          </w:tcPr>
          <w:p w14:paraId="61AB8BF5"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80" w:type="pct"/>
            <w:vAlign w:val="center"/>
            <w:tcPrChange w:id="316" w:author="DrJamalUddin" w:date="2023-02-04T21:11:00Z">
              <w:tcPr>
                <w:tcW w:w="481" w:type="pct"/>
                <w:gridSpan w:val="2"/>
                <w:vAlign w:val="center"/>
              </w:tcPr>
            </w:tcPrChange>
          </w:tcPr>
          <w:p w14:paraId="66F6A86D"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888" w:type="pct"/>
            <w:vAlign w:val="center"/>
            <w:tcPrChange w:id="317" w:author="DrJamalUddin" w:date="2023-02-04T21:11:00Z">
              <w:tcPr>
                <w:tcW w:w="818" w:type="pct"/>
                <w:vAlign w:val="center"/>
              </w:tcPr>
            </w:tcPrChange>
          </w:tcPr>
          <w:p w14:paraId="1FA83FD5"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17" w:type="pct"/>
            <w:vAlign w:val="center"/>
            <w:tcPrChange w:id="318" w:author="DrJamalUddin" w:date="2023-02-04T21:11:00Z">
              <w:tcPr>
                <w:tcW w:w="481" w:type="pct"/>
                <w:gridSpan w:val="2"/>
                <w:vAlign w:val="center"/>
              </w:tcPr>
            </w:tcPrChange>
          </w:tcPr>
          <w:p w14:paraId="2D341791"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1012" w:type="pct"/>
            <w:vAlign w:val="center"/>
            <w:tcPrChange w:id="319" w:author="DrJamalUddin" w:date="2023-02-04T21:11:00Z">
              <w:tcPr>
                <w:tcW w:w="1012" w:type="pct"/>
                <w:gridSpan w:val="2"/>
                <w:vAlign w:val="center"/>
              </w:tcPr>
            </w:tcPrChange>
          </w:tcPr>
          <w:p w14:paraId="4278E77F"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71" w:type="pct"/>
            <w:vAlign w:val="center"/>
            <w:tcPrChange w:id="320" w:author="DrJamalUddin" w:date="2023-02-04T21:11:00Z">
              <w:tcPr>
                <w:tcW w:w="473" w:type="pct"/>
                <w:gridSpan w:val="2"/>
                <w:vAlign w:val="center"/>
              </w:tcPr>
            </w:tcPrChange>
          </w:tcPr>
          <w:p w14:paraId="7FAACD36"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w:t>
            </w:r>
          </w:p>
        </w:tc>
      </w:tr>
      <w:tr w:rsidR="00E53D7C" w:rsidRPr="00C60F95" w14:paraId="44338B17" w14:textId="39077651" w:rsidTr="007179D5">
        <w:trPr>
          <w:trHeight w:val="257"/>
          <w:jc w:val="center"/>
        </w:trPr>
        <w:tc>
          <w:tcPr>
            <w:tcW w:w="1732" w:type="pct"/>
            <w:gridSpan w:val="2"/>
            <w:vAlign w:val="center"/>
          </w:tcPr>
          <w:p w14:paraId="5AB3F10E"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Source water type</w:t>
            </w:r>
          </w:p>
        </w:tc>
        <w:tc>
          <w:tcPr>
            <w:tcW w:w="2797" w:type="pct"/>
            <w:gridSpan w:val="4"/>
            <w:vAlign w:val="center"/>
          </w:tcPr>
          <w:p w14:paraId="7099DAB3" w14:textId="77777777" w:rsidR="00E53D7C" w:rsidRPr="0063530A" w:rsidRDefault="00E53D7C" w:rsidP="0063530A">
            <w:pPr>
              <w:rPr>
                <w:rFonts w:ascii="Times New Roman" w:hAnsi="Times New Roman" w:cs="Times New Roman"/>
                <w:sz w:val="20"/>
                <w:szCs w:val="20"/>
              </w:rPr>
            </w:pPr>
          </w:p>
        </w:tc>
        <w:tc>
          <w:tcPr>
            <w:tcW w:w="471" w:type="pct"/>
            <w:vAlign w:val="center"/>
          </w:tcPr>
          <w:p w14:paraId="6E52D6EB" w14:textId="77777777" w:rsidR="00E53D7C" w:rsidRPr="0063530A" w:rsidRDefault="00E53D7C" w:rsidP="0063530A">
            <w:pPr>
              <w:rPr>
                <w:rFonts w:ascii="Times New Roman" w:hAnsi="Times New Roman" w:cs="Times New Roman"/>
                <w:sz w:val="20"/>
                <w:szCs w:val="20"/>
              </w:rPr>
            </w:pPr>
          </w:p>
        </w:tc>
      </w:tr>
      <w:tr w:rsidR="00E53D7C" w:rsidRPr="00C60F95" w14:paraId="632BABE0" w14:textId="77777777" w:rsidTr="007179D5">
        <w:tblPrEx>
          <w:tblW w:w="5000" w:type="pct"/>
          <w:jc w:val="center"/>
          <w:tblPrExChange w:id="321" w:author="DrJamalUddin" w:date="2023-02-04T21:11:00Z">
            <w:tblPrEx>
              <w:tblW w:w="5000" w:type="pct"/>
              <w:jc w:val="center"/>
            </w:tblPrEx>
          </w:tblPrExChange>
        </w:tblPrEx>
        <w:trPr>
          <w:trHeight w:val="257"/>
          <w:jc w:val="center"/>
          <w:trPrChange w:id="322" w:author="DrJamalUddin" w:date="2023-02-04T21:11:00Z">
            <w:trPr>
              <w:trHeight w:val="257"/>
              <w:jc w:val="center"/>
            </w:trPr>
          </w:trPrChange>
        </w:trPr>
        <w:tc>
          <w:tcPr>
            <w:tcW w:w="880" w:type="pct"/>
            <w:vAlign w:val="center"/>
            <w:tcPrChange w:id="323" w:author="DrJamalUddin" w:date="2023-02-04T21:11:00Z">
              <w:tcPr>
                <w:tcW w:w="881" w:type="pct"/>
                <w:gridSpan w:val="2"/>
                <w:vAlign w:val="center"/>
              </w:tcPr>
            </w:tcPrChange>
          </w:tcPr>
          <w:p w14:paraId="086BC581"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Improved</w:t>
            </w:r>
          </w:p>
        </w:tc>
        <w:tc>
          <w:tcPr>
            <w:tcW w:w="852" w:type="pct"/>
            <w:vAlign w:val="center"/>
            <w:tcPrChange w:id="324" w:author="DrJamalUddin" w:date="2023-02-04T21:11:00Z">
              <w:tcPr>
                <w:tcW w:w="854" w:type="pct"/>
                <w:gridSpan w:val="2"/>
                <w:vAlign w:val="center"/>
              </w:tcPr>
            </w:tcPrChange>
          </w:tcPr>
          <w:p w14:paraId="298498AB" w14:textId="128A889F"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1.04 (0.69, 1.57)</w:t>
            </w:r>
          </w:p>
        </w:tc>
        <w:tc>
          <w:tcPr>
            <w:tcW w:w="480" w:type="pct"/>
            <w:vAlign w:val="center"/>
            <w:tcPrChange w:id="325" w:author="DrJamalUddin" w:date="2023-02-04T21:11:00Z">
              <w:tcPr>
                <w:tcW w:w="481" w:type="pct"/>
                <w:gridSpan w:val="2"/>
                <w:vAlign w:val="center"/>
              </w:tcPr>
            </w:tcPrChange>
          </w:tcPr>
          <w:p w14:paraId="0E95742B"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0.854</w:t>
            </w:r>
          </w:p>
        </w:tc>
        <w:tc>
          <w:tcPr>
            <w:tcW w:w="888" w:type="pct"/>
            <w:vAlign w:val="center"/>
            <w:tcPrChange w:id="326" w:author="DrJamalUddin" w:date="2023-02-04T21:11:00Z">
              <w:tcPr>
                <w:tcW w:w="818" w:type="pct"/>
                <w:vAlign w:val="center"/>
              </w:tcPr>
            </w:tcPrChange>
          </w:tcPr>
          <w:p w14:paraId="1696607A" w14:textId="7031CCDC"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1.15 (0.58, 2.31)</w:t>
            </w:r>
          </w:p>
        </w:tc>
        <w:tc>
          <w:tcPr>
            <w:tcW w:w="417" w:type="pct"/>
            <w:vAlign w:val="center"/>
            <w:tcPrChange w:id="327" w:author="DrJamalUddin" w:date="2023-02-04T21:11:00Z">
              <w:tcPr>
                <w:tcW w:w="481" w:type="pct"/>
                <w:gridSpan w:val="2"/>
                <w:vAlign w:val="center"/>
              </w:tcPr>
            </w:tcPrChange>
          </w:tcPr>
          <w:p w14:paraId="72437463"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0.688</w:t>
            </w:r>
          </w:p>
        </w:tc>
        <w:tc>
          <w:tcPr>
            <w:tcW w:w="1012" w:type="pct"/>
            <w:vAlign w:val="center"/>
            <w:tcPrChange w:id="328" w:author="DrJamalUddin" w:date="2023-02-04T21:11:00Z">
              <w:tcPr>
                <w:tcW w:w="1012" w:type="pct"/>
                <w:gridSpan w:val="2"/>
                <w:vAlign w:val="center"/>
              </w:tcPr>
            </w:tcPrChange>
          </w:tcPr>
          <w:p w14:paraId="20D4F05B" w14:textId="4BF7D0A0"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0.91 (0.67, 1.23)</w:t>
            </w:r>
          </w:p>
        </w:tc>
        <w:tc>
          <w:tcPr>
            <w:tcW w:w="471" w:type="pct"/>
            <w:vAlign w:val="center"/>
            <w:tcPrChange w:id="329" w:author="DrJamalUddin" w:date="2023-02-04T21:11:00Z">
              <w:tcPr>
                <w:tcW w:w="473" w:type="pct"/>
                <w:gridSpan w:val="2"/>
                <w:vAlign w:val="center"/>
              </w:tcPr>
            </w:tcPrChange>
          </w:tcPr>
          <w:p w14:paraId="68CB87F5"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0.537</w:t>
            </w:r>
          </w:p>
        </w:tc>
      </w:tr>
      <w:tr w:rsidR="00E53D7C" w:rsidRPr="00C60F95" w14:paraId="6BA432D5" w14:textId="77777777" w:rsidTr="007179D5">
        <w:tblPrEx>
          <w:tblW w:w="5000" w:type="pct"/>
          <w:jc w:val="center"/>
          <w:tblPrExChange w:id="330" w:author="DrJamalUddin" w:date="2023-02-04T21:11:00Z">
            <w:tblPrEx>
              <w:tblW w:w="5000" w:type="pct"/>
              <w:jc w:val="center"/>
            </w:tblPrEx>
          </w:tblPrExChange>
        </w:tblPrEx>
        <w:trPr>
          <w:trHeight w:val="257"/>
          <w:jc w:val="center"/>
          <w:trPrChange w:id="331" w:author="DrJamalUddin" w:date="2023-02-04T21:11:00Z">
            <w:trPr>
              <w:trHeight w:val="257"/>
              <w:jc w:val="center"/>
            </w:trPr>
          </w:trPrChange>
        </w:trPr>
        <w:tc>
          <w:tcPr>
            <w:tcW w:w="880" w:type="pct"/>
            <w:vAlign w:val="center"/>
            <w:tcPrChange w:id="332" w:author="DrJamalUddin" w:date="2023-02-04T21:11:00Z">
              <w:tcPr>
                <w:tcW w:w="881" w:type="pct"/>
                <w:gridSpan w:val="2"/>
                <w:vAlign w:val="center"/>
              </w:tcPr>
            </w:tcPrChange>
          </w:tcPr>
          <w:p w14:paraId="1D6DA378"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Unimproved</w:t>
            </w:r>
          </w:p>
        </w:tc>
        <w:tc>
          <w:tcPr>
            <w:tcW w:w="852" w:type="pct"/>
            <w:vAlign w:val="center"/>
            <w:tcPrChange w:id="333" w:author="DrJamalUddin" w:date="2023-02-04T21:11:00Z">
              <w:tcPr>
                <w:tcW w:w="854" w:type="pct"/>
                <w:gridSpan w:val="2"/>
                <w:vAlign w:val="center"/>
              </w:tcPr>
            </w:tcPrChange>
          </w:tcPr>
          <w:p w14:paraId="1224E613"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80" w:type="pct"/>
            <w:vAlign w:val="center"/>
            <w:tcPrChange w:id="334" w:author="DrJamalUddin" w:date="2023-02-04T21:11:00Z">
              <w:tcPr>
                <w:tcW w:w="481" w:type="pct"/>
                <w:gridSpan w:val="2"/>
                <w:vAlign w:val="center"/>
              </w:tcPr>
            </w:tcPrChange>
          </w:tcPr>
          <w:p w14:paraId="54167B01"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888" w:type="pct"/>
            <w:vAlign w:val="center"/>
            <w:tcPrChange w:id="335" w:author="DrJamalUddin" w:date="2023-02-04T21:11:00Z">
              <w:tcPr>
                <w:tcW w:w="818" w:type="pct"/>
                <w:vAlign w:val="center"/>
              </w:tcPr>
            </w:tcPrChange>
          </w:tcPr>
          <w:p w14:paraId="7D79C9F3"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17" w:type="pct"/>
            <w:vAlign w:val="center"/>
            <w:tcPrChange w:id="336" w:author="DrJamalUddin" w:date="2023-02-04T21:11:00Z">
              <w:tcPr>
                <w:tcW w:w="481" w:type="pct"/>
                <w:gridSpan w:val="2"/>
                <w:vAlign w:val="center"/>
              </w:tcPr>
            </w:tcPrChange>
          </w:tcPr>
          <w:p w14:paraId="34B62BBF"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1012" w:type="pct"/>
            <w:vAlign w:val="center"/>
            <w:tcPrChange w:id="337" w:author="DrJamalUddin" w:date="2023-02-04T21:11:00Z">
              <w:tcPr>
                <w:tcW w:w="1012" w:type="pct"/>
                <w:gridSpan w:val="2"/>
                <w:vAlign w:val="center"/>
              </w:tcPr>
            </w:tcPrChange>
          </w:tcPr>
          <w:p w14:paraId="4BB8FFE0"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71" w:type="pct"/>
            <w:vAlign w:val="center"/>
            <w:tcPrChange w:id="338" w:author="DrJamalUddin" w:date="2023-02-04T21:11:00Z">
              <w:tcPr>
                <w:tcW w:w="473" w:type="pct"/>
                <w:gridSpan w:val="2"/>
                <w:vAlign w:val="center"/>
              </w:tcPr>
            </w:tcPrChange>
          </w:tcPr>
          <w:p w14:paraId="26ECF5F3"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w:t>
            </w:r>
          </w:p>
        </w:tc>
      </w:tr>
      <w:tr w:rsidR="00E53D7C" w:rsidRPr="00C60F95" w14:paraId="2D1B0A42" w14:textId="72782C9F" w:rsidTr="007179D5">
        <w:tblPrEx>
          <w:tblW w:w="5000" w:type="pct"/>
          <w:jc w:val="center"/>
          <w:tblPrExChange w:id="339" w:author="DrJamalUddin" w:date="2023-02-04T21:11:00Z">
            <w:tblPrEx>
              <w:tblW w:w="5000" w:type="pct"/>
              <w:jc w:val="center"/>
            </w:tblPrEx>
          </w:tblPrExChange>
        </w:tblPrEx>
        <w:trPr>
          <w:trHeight w:val="257"/>
          <w:jc w:val="center"/>
          <w:trPrChange w:id="340" w:author="DrJamalUddin" w:date="2023-02-04T21:11:00Z">
            <w:trPr>
              <w:trHeight w:val="257"/>
              <w:jc w:val="center"/>
            </w:trPr>
          </w:trPrChange>
        </w:trPr>
        <w:tc>
          <w:tcPr>
            <w:tcW w:w="1732" w:type="pct"/>
            <w:gridSpan w:val="2"/>
            <w:vAlign w:val="center"/>
            <w:tcPrChange w:id="341" w:author="DrJamalUddin" w:date="2023-02-04T21:11:00Z">
              <w:tcPr>
                <w:tcW w:w="1735" w:type="pct"/>
                <w:gridSpan w:val="4"/>
                <w:vAlign w:val="center"/>
              </w:tcPr>
            </w:tcPrChange>
          </w:tcPr>
          <w:p w14:paraId="153F0121" w14:textId="5CD2C11B"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Source of water</w:t>
            </w:r>
          </w:p>
        </w:tc>
        <w:tc>
          <w:tcPr>
            <w:tcW w:w="1368" w:type="pct"/>
            <w:gridSpan w:val="2"/>
            <w:vAlign w:val="center"/>
            <w:tcPrChange w:id="342" w:author="DrJamalUddin" w:date="2023-02-04T21:11:00Z">
              <w:tcPr>
                <w:tcW w:w="1299" w:type="pct"/>
                <w:gridSpan w:val="3"/>
                <w:vAlign w:val="center"/>
              </w:tcPr>
            </w:tcPrChange>
          </w:tcPr>
          <w:p w14:paraId="66804EEC" w14:textId="77777777" w:rsidR="00E53D7C" w:rsidRPr="0063530A" w:rsidRDefault="00E53D7C" w:rsidP="0063530A">
            <w:pPr>
              <w:rPr>
                <w:rFonts w:ascii="Times New Roman" w:hAnsi="Times New Roman" w:cs="Times New Roman"/>
                <w:sz w:val="20"/>
                <w:szCs w:val="20"/>
              </w:rPr>
            </w:pPr>
          </w:p>
        </w:tc>
        <w:tc>
          <w:tcPr>
            <w:tcW w:w="1429" w:type="pct"/>
            <w:gridSpan w:val="2"/>
            <w:vAlign w:val="center"/>
            <w:tcPrChange w:id="343" w:author="DrJamalUddin" w:date="2023-02-04T21:11:00Z">
              <w:tcPr>
                <w:tcW w:w="1493" w:type="pct"/>
                <w:gridSpan w:val="4"/>
                <w:vAlign w:val="center"/>
              </w:tcPr>
            </w:tcPrChange>
          </w:tcPr>
          <w:p w14:paraId="24E8ECA7" w14:textId="77777777" w:rsidR="00E53D7C" w:rsidRPr="0063530A" w:rsidRDefault="00E53D7C" w:rsidP="0063530A">
            <w:pPr>
              <w:rPr>
                <w:rFonts w:ascii="Times New Roman" w:hAnsi="Times New Roman" w:cs="Times New Roman"/>
                <w:sz w:val="20"/>
                <w:szCs w:val="20"/>
              </w:rPr>
            </w:pPr>
          </w:p>
        </w:tc>
        <w:tc>
          <w:tcPr>
            <w:tcW w:w="471" w:type="pct"/>
            <w:vAlign w:val="center"/>
            <w:tcPrChange w:id="344" w:author="DrJamalUddin" w:date="2023-02-04T21:11:00Z">
              <w:tcPr>
                <w:tcW w:w="473" w:type="pct"/>
                <w:gridSpan w:val="2"/>
                <w:vAlign w:val="center"/>
              </w:tcPr>
            </w:tcPrChange>
          </w:tcPr>
          <w:p w14:paraId="0754D6C9" w14:textId="77777777" w:rsidR="00E53D7C" w:rsidRPr="0063530A" w:rsidRDefault="00E53D7C" w:rsidP="0063530A">
            <w:pPr>
              <w:rPr>
                <w:rFonts w:ascii="Times New Roman" w:hAnsi="Times New Roman" w:cs="Times New Roman"/>
                <w:sz w:val="20"/>
                <w:szCs w:val="20"/>
              </w:rPr>
            </w:pPr>
          </w:p>
        </w:tc>
      </w:tr>
      <w:tr w:rsidR="00E53D7C" w:rsidRPr="00C60F95" w14:paraId="2FA0EC10" w14:textId="77777777" w:rsidTr="007179D5">
        <w:tblPrEx>
          <w:tblW w:w="5000" w:type="pct"/>
          <w:jc w:val="center"/>
          <w:tblPrExChange w:id="345" w:author="DrJamalUddin" w:date="2023-02-04T21:11:00Z">
            <w:tblPrEx>
              <w:tblW w:w="5000" w:type="pct"/>
              <w:jc w:val="center"/>
            </w:tblPrEx>
          </w:tblPrExChange>
        </w:tblPrEx>
        <w:trPr>
          <w:trHeight w:val="257"/>
          <w:jc w:val="center"/>
          <w:trPrChange w:id="346" w:author="DrJamalUddin" w:date="2023-02-04T21:11:00Z">
            <w:trPr>
              <w:trHeight w:val="257"/>
              <w:jc w:val="center"/>
            </w:trPr>
          </w:trPrChange>
        </w:trPr>
        <w:tc>
          <w:tcPr>
            <w:tcW w:w="880" w:type="pct"/>
            <w:vAlign w:val="center"/>
            <w:tcPrChange w:id="347" w:author="DrJamalUddin" w:date="2023-02-04T21:11:00Z">
              <w:tcPr>
                <w:tcW w:w="881" w:type="pct"/>
                <w:gridSpan w:val="2"/>
                <w:vAlign w:val="center"/>
              </w:tcPr>
            </w:tcPrChange>
          </w:tcPr>
          <w:p w14:paraId="01655375"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lastRenderedPageBreak/>
              <w:t>Direct from source</w:t>
            </w:r>
          </w:p>
        </w:tc>
        <w:tc>
          <w:tcPr>
            <w:tcW w:w="852" w:type="pct"/>
            <w:vAlign w:val="center"/>
            <w:tcPrChange w:id="348" w:author="DrJamalUddin" w:date="2023-02-04T21:11:00Z">
              <w:tcPr>
                <w:tcW w:w="854" w:type="pct"/>
                <w:gridSpan w:val="2"/>
                <w:vAlign w:val="center"/>
              </w:tcPr>
            </w:tcPrChange>
          </w:tcPr>
          <w:p w14:paraId="273F5BF0"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80" w:type="pct"/>
            <w:vAlign w:val="center"/>
            <w:tcPrChange w:id="349" w:author="DrJamalUddin" w:date="2023-02-04T21:11:00Z">
              <w:tcPr>
                <w:tcW w:w="481" w:type="pct"/>
                <w:gridSpan w:val="2"/>
                <w:vAlign w:val="center"/>
              </w:tcPr>
            </w:tcPrChange>
          </w:tcPr>
          <w:p w14:paraId="3516BCBA"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888" w:type="pct"/>
            <w:vAlign w:val="center"/>
            <w:tcPrChange w:id="350" w:author="DrJamalUddin" w:date="2023-02-04T21:11:00Z">
              <w:tcPr>
                <w:tcW w:w="818" w:type="pct"/>
                <w:vAlign w:val="center"/>
              </w:tcPr>
            </w:tcPrChange>
          </w:tcPr>
          <w:p w14:paraId="44530BA1" w14:textId="7E5A9C4B"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1.39 (0.61, 3.15)</w:t>
            </w:r>
          </w:p>
        </w:tc>
        <w:tc>
          <w:tcPr>
            <w:tcW w:w="417" w:type="pct"/>
            <w:vAlign w:val="center"/>
            <w:tcPrChange w:id="351" w:author="DrJamalUddin" w:date="2023-02-04T21:11:00Z">
              <w:tcPr>
                <w:tcW w:w="481" w:type="pct"/>
                <w:gridSpan w:val="2"/>
                <w:vAlign w:val="center"/>
              </w:tcPr>
            </w:tcPrChange>
          </w:tcPr>
          <w:p w14:paraId="1D2DA63E"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0.431</w:t>
            </w:r>
          </w:p>
        </w:tc>
        <w:tc>
          <w:tcPr>
            <w:tcW w:w="1012" w:type="pct"/>
            <w:vAlign w:val="center"/>
            <w:tcPrChange w:id="352" w:author="DrJamalUddin" w:date="2023-02-04T21:11:00Z">
              <w:tcPr>
                <w:tcW w:w="1012" w:type="pct"/>
                <w:gridSpan w:val="2"/>
                <w:vAlign w:val="center"/>
              </w:tcPr>
            </w:tcPrChange>
          </w:tcPr>
          <w:p w14:paraId="7B4F5F7A" w14:textId="1E5CAA1B"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1.40 (0.83, 2.35)</w:t>
            </w:r>
          </w:p>
        </w:tc>
        <w:tc>
          <w:tcPr>
            <w:tcW w:w="471" w:type="pct"/>
            <w:vAlign w:val="center"/>
            <w:tcPrChange w:id="353" w:author="DrJamalUddin" w:date="2023-02-04T21:11:00Z">
              <w:tcPr>
                <w:tcW w:w="473" w:type="pct"/>
                <w:gridSpan w:val="2"/>
                <w:vAlign w:val="center"/>
              </w:tcPr>
            </w:tcPrChange>
          </w:tcPr>
          <w:p w14:paraId="65B6C498"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0.205</w:t>
            </w:r>
          </w:p>
        </w:tc>
      </w:tr>
      <w:tr w:rsidR="00E53D7C" w:rsidRPr="00C60F95" w14:paraId="0B6BBCD9" w14:textId="77777777" w:rsidTr="007179D5">
        <w:tblPrEx>
          <w:tblW w:w="5000" w:type="pct"/>
          <w:jc w:val="center"/>
          <w:tblPrExChange w:id="354" w:author="DrJamalUddin" w:date="2023-02-04T21:11:00Z">
            <w:tblPrEx>
              <w:tblW w:w="5000" w:type="pct"/>
              <w:jc w:val="center"/>
            </w:tblPrEx>
          </w:tblPrExChange>
        </w:tblPrEx>
        <w:trPr>
          <w:trHeight w:val="257"/>
          <w:jc w:val="center"/>
          <w:trPrChange w:id="355" w:author="DrJamalUddin" w:date="2023-02-04T21:11:00Z">
            <w:trPr>
              <w:trHeight w:val="257"/>
              <w:jc w:val="center"/>
            </w:trPr>
          </w:trPrChange>
        </w:trPr>
        <w:tc>
          <w:tcPr>
            <w:tcW w:w="880" w:type="pct"/>
            <w:vAlign w:val="center"/>
            <w:tcPrChange w:id="356" w:author="DrJamalUddin" w:date="2023-02-04T21:11:00Z">
              <w:tcPr>
                <w:tcW w:w="881" w:type="pct"/>
                <w:gridSpan w:val="2"/>
                <w:vAlign w:val="center"/>
              </w:tcPr>
            </w:tcPrChange>
          </w:tcPr>
          <w:p w14:paraId="4B8CEA6B"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Covered container</w:t>
            </w:r>
          </w:p>
        </w:tc>
        <w:tc>
          <w:tcPr>
            <w:tcW w:w="852" w:type="pct"/>
            <w:vAlign w:val="center"/>
            <w:tcPrChange w:id="357" w:author="DrJamalUddin" w:date="2023-02-04T21:11:00Z">
              <w:tcPr>
                <w:tcW w:w="854" w:type="pct"/>
                <w:gridSpan w:val="2"/>
                <w:vAlign w:val="center"/>
              </w:tcPr>
            </w:tcPrChange>
          </w:tcPr>
          <w:p w14:paraId="7809E515"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80" w:type="pct"/>
            <w:vAlign w:val="center"/>
            <w:tcPrChange w:id="358" w:author="DrJamalUddin" w:date="2023-02-04T21:11:00Z">
              <w:tcPr>
                <w:tcW w:w="481" w:type="pct"/>
                <w:gridSpan w:val="2"/>
                <w:vAlign w:val="center"/>
              </w:tcPr>
            </w:tcPrChange>
          </w:tcPr>
          <w:p w14:paraId="3C9D8F4D"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888" w:type="pct"/>
            <w:vAlign w:val="center"/>
            <w:tcPrChange w:id="359" w:author="DrJamalUddin" w:date="2023-02-04T21:11:00Z">
              <w:tcPr>
                <w:tcW w:w="818" w:type="pct"/>
                <w:vAlign w:val="center"/>
              </w:tcPr>
            </w:tcPrChange>
          </w:tcPr>
          <w:p w14:paraId="038F540B" w14:textId="7DCA766C"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1.60 (1.04, 2.48)</w:t>
            </w:r>
          </w:p>
        </w:tc>
        <w:tc>
          <w:tcPr>
            <w:tcW w:w="417" w:type="pct"/>
            <w:vAlign w:val="center"/>
            <w:tcPrChange w:id="360" w:author="DrJamalUddin" w:date="2023-02-04T21:11:00Z">
              <w:tcPr>
                <w:tcW w:w="481" w:type="pct"/>
                <w:gridSpan w:val="2"/>
                <w:vAlign w:val="center"/>
              </w:tcPr>
            </w:tcPrChange>
          </w:tcPr>
          <w:p w14:paraId="5979F83B" w14:textId="77777777" w:rsidR="00E53D7C" w:rsidRPr="0063530A" w:rsidRDefault="00E53D7C" w:rsidP="0063530A">
            <w:pPr>
              <w:rPr>
                <w:rFonts w:ascii="Times New Roman" w:hAnsi="Times New Roman" w:cs="Times New Roman"/>
                <w:b/>
                <w:bCs/>
                <w:sz w:val="20"/>
                <w:szCs w:val="20"/>
              </w:rPr>
            </w:pPr>
            <w:r w:rsidRPr="0063530A">
              <w:rPr>
                <w:rFonts w:ascii="Times New Roman" w:hAnsi="Times New Roman" w:cs="Times New Roman"/>
                <w:b/>
                <w:bCs/>
                <w:sz w:val="20"/>
                <w:szCs w:val="20"/>
              </w:rPr>
              <w:t>0.033</w:t>
            </w:r>
          </w:p>
        </w:tc>
        <w:tc>
          <w:tcPr>
            <w:tcW w:w="1012" w:type="pct"/>
            <w:vAlign w:val="center"/>
            <w:tcPrChange w:id="361" w:author="DrJamalUddin" w:date="2023-02-04T21:11:00Z">
              <w:tcPr>
                <w:tcW w:w="1012" w:type="pct"/>
                <w:gridSpan w:val="2"/>
                <w:vAlign w:val="center"/>
              </w:tcPr>
            </w:tcPrChange>
          </w:tcPr>
          <w:p w14:paraId="3734D629" w14:textId="21F97080"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1.18 (0.87, 1.60)</w:t>
            </w:r>
          </w:p>
        </w:tc>
        <w:tc>
          <w:tcPr>
            <w:tcW w:w="471" w:type="pct"/>
            <w:vAlign w:val="center"/>
            <w:tcPrChange w:id="362" w:author="DrJamalUddin" w:date="2023-02-04T21:11:00Z">
              <w:tcPr>
                <w:tcW w:w="473" w:type="pct"/>
                <w:gridSpan w:val="2"/>
                <w:vAlign w:val="center"/>
              </w:tcPr>
            </w:tcPrChange>
          </w:tcPr>
          <w:p w14:paraId="47686807"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0.281</w:t>
            </w:r>
          </w:p>
        </w:tc>
      </w:tr>
      <w:tr w:rsidR="00E53D7C" w:rsidRPr="00C60F95" w14:paraId="5381A4B7" w14:textId="77777777" w:rsidTr="007179D5">
        <w:tblPrEx>
          <w:tblW w:w="5000" w:type="pct"/>
          <w:jc w:val="center"/>
          <w:tblPrExChange w:id="363" w:author="DrJamalUddin" w:date="2023-02-04T21:11:00Z">
            <w:tblPrEx>
              <w:tblW w:w="5000" w:type="pct"/>
              <w:jc w:val="center"/>
            </w:tblPrEx>
          </w:tblPrExChange>
        </w:tblPrEx>
        <w:trPr>
          <w:trHeight w:val="257"/>
          <w:jc w:val="center"/>
          <w:trPrChange w:id="364" w:author="DrJamalUddin" w:date="2023-02-04T21:11:00Z">
            <w:trPr>
              <w:trHeight w:val="257"/>
              <w:jc w:val="center"/>
            </w:trPr>
          </w:trPrChange>
        </w:trPr>
        <w:tc>
          <w:tcPr>
            <w:tcW w:w="880" w:type="pct"/>
            <w:vAlign w:val="center"/>
            <w:tcPrChange w:id="365" w:author="DrJamalUddin" w:date="2023-02-04T21:11:00Z">
              <w:tcPr>
                <w:tcW w:w="881" w:type="pct"/>
                <w:gridSpan w:val="2"/>
                <w:vAlign w:val="center"/>
              </w:tcPr>
            </w:tcPrChange>
          </w:tcPr>
          <w:p w14:paraId="3F3889C7"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Uncovered container</w:t>
            </w:r>
          </w:p>
        </w:tc>
        <w:tc>
          <w:tcPr>
            <w:tcW w:w="852" w:type="pct"/>
            <w:vAlign w:val="center"/>
            <w:tcPrChange w:id="366" w:author="DrJamalUddin" w:date="2023-02-04T21:11:00Z">
              <w:tcPr>
                <w:tcW w:w="854" w:type="pct"/>
                <w:gridSpan w:val="2"/>
                <w:vAlign w:val="center"/>
              </w:tcPr>
            </w:tcPrChange>
          </w:tcPr>
          <w:p w14:paraId="770A72ED"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80" w:type="pct"/>
            <w:vAlign w:val="center"/>
            <w:tcPrChange w:id="367" w:author="DrJamalUddin" w:date="2023-02-04T21:11:00Z">
              <w:tcPr>
                <w:tcW w:w="481" w:type="pct"/>
                <w:gridSpan w:val="2"/>
                <w:vAlign w:val="center"/>
              </w:tcPr>
            </w:tcPrChange>
          </w:tcPr>
          <w:p w14:paraId="6B856818"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888" w:type="pct"/>
            <w:vAlign w:val="center"/>
            <w:tcPrChange w:id="368" w:author="DrJamalUddin" w:date="2023-02-04T21:11:00Z">
              <w:tcPr>
                <w:tcW w:w="818" w:type="pct"/>
                <w:vAlign w:val="center"/>
              </w:tcPr>
            </w:tcPrChange>
          </w:tcPr>
          <w:p w14:paraId="77F745DE"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17" w:type="pct"/>
            <w:vAlign w:val="center"/>
            <w:tcPrChange w:id="369" w:author="DrJamalUddin" w:date="2023-02-04T21:11:00Z">
              <w:tcPr>
                <w:tcW w:w="481" w:type="pct"/>
                <w:gridSpan w:val="2"/>
                <w:vAlign w:val="center"/>
              </w:tcPr>
            </w:tcPrChange>
          </w:tcPr>
          <w:p w14:paraId="146C4F76"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1012" w:type="pct"/>
            <w:vAlign w:val="center"/>
            <w:tcPrChange w:id="370" w:author="DrJamalUddin" w:date="2023-02-04T21:11:00Z">
              <w:tcPr>
                <w:tcW w:w="1012" w:type="pct"/>
                <w:gridSpan w:val="2"/>
                <w:vAlign w:val="center"/>
              </w:tcPr>
            </w:tcPrChange>
          </w:tcPr>
          <w:p w14:paraId="1A311AAA"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71" w:type="pct"/>
            <w:vAlign w:val="center"/>
            <w:tcPrChange w:id="371" w:author="DrJamalUddin" w:date="2023-02-04T21:11:00Z">
              <w:tcPr>
                <w:tcW w:w="473" w:type="pct"/>
                <w:gridSpan w:val="2"/>
                <w:vAlign w:val="center"/>
              </w:tcPr>
            </w:tcPrChange>
          </w:tcPr>
          <w:p w14:paraId="5D4FA534"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w:t>
            </w:r>
          </w:p>
        </w:tc>
      </w:tr>
      <w:tr w:rsidR="00E53D7C" w:rsidRPr="00C60F95" w14:paraId="16A5E5D5" w14:textId="7C93DB3B" w:rsidTr="007179D5">
        <w:tblPrEx>
          <w:tblW w:w="5000" w:type="pct"/>
          <w:jc w:val="center"/>
          <w:tblPrExChange w:id="372" w:author="DrJamalUddin" w:date="2023-02-04T21:11:00Z">
            <w:tblPrEx>
              <w:tblW w:w="5000" w:type="pct"/>
              <w:jc w:val="center"/>
            </w:tblPrEx>
          </w:tblPrExChange>
        </w:tblPrEx>
        <w:trPr>
          <w:trHeight w:val="257"/>
          <w:jc w:val="center"/>
          <w:trPrChange w:id="373" w:author="DrJamalUddin" w:date="2023-02-04T21:11:00Z">
            <w:trPr>
              <w:trHeight w:val="257"/>
              <w:jc w:val="center"/>
            </w:trPr>
          </w:trPrChange>
        </w:trPr>
        <w:tc>
          <w:tcPr>
            <w:tcW w:w="1732" w:type="pct"/>
            <w:gridSpan w:val="2"/>
            <w:vAlign w:val="center"/>
            <w:tcPrChange w:id="374" w:author="DrJamalUddin" w:date="2023-02-04T21:11:00Z">
              <w:tcPr>
                <w:tcW w:w="1735" w:type="pct"/>
                <w:gridSpan w:val="4"/>
                <w:vAlign w:val="center"/>
              </w:tcPr>
            </w:tcPrChange>
          </w:tcPr>
          <w:p w14:paraId="2F98DEBE"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Water treatment</w:t>
            </w:r>
          </w:p>
        </w:tc>
        <w:tc>
          <w:tcPr>
            <w:tcW w:w="1368" w:type="pct"/>
            <w:gridSpan w:val="2"/>
            <w:vAlign w:val="center"/>
            <w:tcPrChange w:id="375" w:author="DrJamalUddin" w:date="2023-02-04T21:11:00Z">
              <w:tcPr>
                <w:tcW w:w="1299" w:type="pct"/>
                <w:gridSpan w:val="3"/>
                <w:vAlign w:val="center"/>
              </w:tcPr>
            </w:tcPrChange>
          </w:tcPr>
          <w:p w14:paraId="287BBECE" w14:textId="77777777" w:rsidR="00E53D7C" w:rsidRPr="0063530A" w:rsidRDefault="00E53D7C" w:rsidP="0063530A">
            <w:pPr>
              <w:rPr>
                <w:rFonts w:ascii="Times New Roman" w:hAnsi="Times New Roman" w:cs="Times New Roman"/>
                <w:sz w:val="20"/>
                <w:szCs w:val="20"/>
              </w:rPr>
            </w:pPr>
          </w:p>
        </w:tc>
        <w:tc>
          <w:tcPr>
            <w:tcW w:w="1429" w:type="pct"/>
            <w:gridSpan w:val="2"/>
            <w:vAlign w:val="center"/>
            <w:tcPrChange w:id="376" w:author="DrJamalUddin" w:date="2023-02-04T21:11:00Z">
              <w:tcPr>
                <w:tcW w:w="1493" w:type="pct"/>
                <w:gridSpan w:val="4"/>
                <w:vAlign w:val="center"/>
              </w:tcPr>
            </w:tcPrChange>
          </w:tcPr>
          <w:p w14:paraId="2CE6954B" w14:textId="77777777" w:rsidR="00E53D7C" w:rsidRPr="0063530A" w:rsidRDefault="00E53D7C" w:rsidP="0063530A">
            <w:pPr>
              <w:rPr>
                <w:rFonts w:ascii="Times New Roman" w:hAnsi="Times New Roman" w:cs="Times New Roman"/>
                <w:sz w:val="20"/>
                <w:szCs w:val="20"/>
              </w:rPr>
            </w:pPr>
          </w:p>
        </w:tc>
        <w:tc>
          <w:tcPr>
            <w:tcW w:w="471" w:type="pct"/>
            <w:vAlign w:val="center"/>
            <w:tcPrChange w:id="377" w:author="DrJamalUddin" w:date="2023-02-04T21:11:00Z">
              <w:tcPr>
                <w:tcW w:w="473" w:type="pct"/>
                <w:gridSpan w:val="2"/>
                <w:vAlign w:val="center"/>
              </w:tcPr>
            </w:tcPrChange>
          </w:tcPr>
          <w:p w14:paraId="4F4E6DFA" w14:textId="77777777" w:rsidR="00E53D7C" w:rsidRPr="0063530A" w:rsidRDefault="00E53D7C" w:rsidP="0063530A">
            <w:pPr>
              <w:rPr>
                <w:rFonts w:ascii="Times New Roman" w:hAnsi="Times New Roman" w:cs="Times New Roman"/>
                <w:sz w:val="20"/>
                <w:szCs w:val="20"/>
              </w:rPr>
            </w:pPr>
          </w:p>
        </w:tc>
      </w:tr>
      <w:tr w:rsidR="00E53D7C" w:rsidRPr="00C60F95" w14:paraId="43931981" w14:textId="77777777" w:rsidTr="007179D5">
        <w:tblPrEx>
          <w:tblW w:w="5000" w:type="pct"/>
          <w:jc w:val="center"/>
          <w:tblPrExChange w:id="378" w:author="DrJamalUddin" w:date="2023-02-04T21:11:00Z">
            <w:tblPrEx>
              <w:tblW w:w="5000" w:type="pct"/>
              <w:jc w:val="center"/>
            </w:tblPrEx>
          </w:tblPrExChange>
        </w:tblPrEx>
        <w:trPr>
          <w:trHeight w:val="257"/>
          <w:jc w:val="center"/>
          <w:trPrChange w:id="379" w:author="DrJamalUddin" w:date="2023-02-04T21:11:00Z">
            <w:trPr>
              <w:trHeight w:val="257"/>
              <w:jc w:val="center"/>
            </w:trPr>
          </w:trPrChange>
        </w:trPr>
        <w:tc>
          <w:tcPr>
            <w:tcW w:w="880" w:type="pct"/>
            <w:vAlign w:val="center"/>
            <w:tcPrChange w:id="380" w:author="DrJamalUddin" w:date="2023-02-04T21:11:00Z">
              <w:tcPr>
                <w:tcW w:w="881" w:type="pct"/>
                <w:gridSpan w:val="2"/>
                <w:vAlign w:val="center"/>
              </w:tcPr>
            </w:tcPrChange>
          </w:tcPr>
          <w:p w14:paraId="756EE8CE"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Yes</w:t>
            </w:r>
          </w:p>
        </w:tc>
        <w:tc>
          <w:tcPr>
            <w:tcW w:w="852" w:type="pct"/>
            <w:vAlign w:val="center"/>
            <w:tcPrChange w:id="381" w:author="DrJamalUddin" w:date="2023-02-04T21:11:00Z">
              <w:tcPr>
                <w:tcW w:w="854" w:type="pct"/>
                <w:gridSpan w:val="2"/>
                <w:vAlign w:val="center"/>
              </w:tcPr>
            </w:tcPrChange>
          </w:tcPr>
          <w:p w14:paraId="3AE60B2A" w14:textId="3319F5FB"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1.17 (0.91, 1.49)</w:t>
            </w:r>
          </w:p>
        </w:tc>
        <w:tc>
          <w:tcPr>
            <w:tcW w:w="480" w:type="pct"/>
            <w:vAlign w:val="center"/>
            <w:tcPrChange w:id="382" w:author="DrJamalUddin" w:date="2023-02-04T21:11:00Z">
              <w:tcPr>
                <w:tcW w:w="481" w:type="pct"/>
                <w:gridSpan w:val="2"/>
                <w:vAlign w:val="center"/>
              </w:tcPr>
            </w:tcPrChange>
          </w:tcPr>
          <w:p w14:paraId="13829646"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0.214</w:t>
            </w:r>
          </w:p>
        </w:tc>
        <w:tc>
          <w:tcPr>
            <w:tcW w:w="888" w:type="pct"/>
            <w:vAlign w:val="center"/>
            <w:tcPrChange w:id="383" w:author="DrJamalUddin" w:date="2023-02-04T21:11:00Z">
              <w:tcPr>
                <w:tcW w:w="818" w:type="pct"/>
                <w:vAlign w:val="center"/>
              </w:tcPr>
            </w:tcPrChange>
          </w:tcPr>
          <w:p w14:paraId="13CBAD43" w14:textId="7DD5C623"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1.18 (0.89, 1.58)</w:t>
            </w:r>
          </w:p>
        </w:tc>
        <w:tc>
          <w:tcPr>
            <w:tcW w:w="417" w:type="pct"/>
            <w:vAlign w:val="center"/>
            <w:tcPrChange w:id="384" w:author="DrJamalUddin" w:date="2023-02-04T21:11:00Z">
              <w:tcPr>
                <w:tcW w:w="481" w:type="pct"/>
                <w:gridSpan w:val="2"/>
                <w:vAlign w:val="center"/>
              </w:tcPr>
            </w:tcPrChange>
          </w:tcPr>
          <w:p w14:paraId="4DED0F6F"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0.257</w:t>
            </w:r>
          </w:p>
        </w:tc>
        <w:tc>
          <w:tcPr>
            <w:tcW w:w="1012" w:type="pct"/>
            <w:vAlign w:val="center"/>
            <w:tcPrChange w:id="385" w:author="DrJamalUddin" w:date="2023-02-04T21:11:00Z">
              <w:tcPr>
                <w:tcW w:w="1012" w:type="pct"/>
                <w:gridSpan w:val="2"/>
                <w:vAlign w:val="center"/>
              </w:tcPr>
            </w:tcPrChange>
          </w:tcPr>
          <w:p w14:paraId="1A7601AC" w14:textId="10DD0A34"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0.99 (0.81, 1.22)</w:t>
            </w:r>
          </w:p>
        </w:tc>
        <w:tc>
          <w:tcPr>
            <w:tcW w:w="471" w:type="pct"/>
            <w:vAlign w:val="center"/>
            <w:tcPrChange w:id="386" w:author="DrJamalUddin" w:date="2023-02-04T21:11:00Z">
              <w:tcPr>
                <w:tcW w:w="473" w:type="pct"/>
                <w:gridSpan w:val="2"/>
                <w:vAlign w:val="center"/>
              </w:tcPr>
            </w:tcPrChange>
          </w:tcPr>
          <w:p w14:paraId="564581D8"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0.945</w:t>
            </w:r>
          </w:p>
        </w:tc>
      </w:tr>
      <w:tr w:rsidR="00E53D7C" w:rsidRPr="00C60F95" w14:paraId="30BF8456" w14:textId="77777777" w:rsidTr="007179D5">
        <w:tblPrEx>
          <w:tblW w:w="5000" w:type="pct"/>
          <w:jc w:val="center"/>
          <w:tblPrExChange w:id="387" w:author="DrJamalUddin" w:date="2023-02-04T21:11:00Z">
            <w:tblPrEx>
              <w:tblW w:w="5000" w:type="pct"/>
              <w:jc w:val="center"/>
            </w:tblPrEx>
          </w:tblPrExChange>
        </w:tblPrEx>
        <w:trPr>
          <w:trHeight w:val="257"/>
          <w:jc w:val="center"/>
          <w:trPrChange w:id="388" w:author="DrJamalUddin" w:date="2023-02-04T21:11:00Z">
            <w:trPr>
              <w:trHeight w:val="257"/>
              <w:jc w:val="center"/>
            </w:trPr>
          </w:trPrChange>
        </w:trPr>
        <w:tc>
          <w:tcPr>
            <w:tcW w:w="880" w:type="pct"/>
            <w:vAlign w:val="center"/>
            <w:tcPrChange w:id="389" w:author="DrJamalUddin" w:date="2023-02-04T21:11:00Z">
              <w:tcPr>
                <w:tcW w:w="881" w:type="pct"/>
                <w:gridSpan w:val="2"/>
                <w:vAlign w:val="center"/>
              </w:tcPr>
            </w:tcPrChange>
          </w:tcPr>
          <w:p w14:paraId="7D464220"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No</w:t>
            </w:r>
          </w:p>
        </w:tc>
        <w:tc>
          <w:tcPr>
            <w:tcW w:w="852" w:type="pct"/>
            <w:vAlign w:val="center"/>
            <w:tcPrChange w:id="390" w:author="DrJamalUddin" w:date="2023-02-04T21:11:00Z">
              <w:tcPr>
                <w:tcW w:w="854" w:type="pct"/>
                <w:gridSpan w:val="2"/>
                <w:vAlign w:val="center"/>
              </w:tcPr>
            </w:tcPrChange>
          </w:tcPr>
          <w:p w14:paraId="0B63C4C8"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80" w:type="pct"/>
            <w:vAlign w:val="center"/>
            <w:tcPrChange w:id="391" w:author="DrJamalUddin" w:date="2023-02-04T21:11:00Z">
              <w:tcPr>
                <w:tcW w:w="481" w:type="pct"/>
                <w:gridSpan w:val="2"/>
                <w:vAlign w:val="center"/>
              </w:tcPr>
            </w:tcPrChange>
          </w:tcPr>
          <w:p w14:paraId="258D79BB"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888" w:type="pct"/>
            <w:vAlign w:val="center"/>
            <w:tcPrChange w:id="392" w:author="DrJamalUddin" w:date="2023-02-04T21:11:00Z">
              <w:tcPr>
                <w:tcW w:w="818" w:type="pct"/>
                <w:vAlign w:val="center"/>
              </w:tcPr>
            </w:tcPrChange>
          </w:tcPr>
          <w:p w14:paraId="3F83BFCB"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17" w:type="pct"/>
            <w:vAlign w:val="center"/>
            <w:tcPrChange w:id="393" w:author="DrJamalUddin" w:date="2023-02-04T21:11:00Z">
              <w:tcPr>
                <w:tcW w:w="481" w:type="pct"/>
                <w:gridSpan w:val="2"/>
                <w:vAlign w:val="center"/>
              </w:tcPr>
            </w:tcPrChange>
          </w:tcPr>
          <w:p w14:paraId="0922F8F4"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1012" w:type="pct"/>
            <w:vAlign w:val="center"/>
            <w:tcPrChange w:id="394" w:author="DrJamalUddin" w:date="2023-02-04T21:11:00Z">
              <w:tcPr>
                <w:tcW w:w="1012" w:type="pct"/>
                <w:gridSpan w:val="2"/>
                <w:vAlign w:val="center"/>
              </w:tcPr>
            </w:tcPrChange>
          </w:tcPr>
          <w:p w14:paraId="1DB55AB2"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71" w:type="pct"/>
            <w:vAlign w:val="center"/>
            <w:tcPrChange w:id="395" w:author="DrJamalUddin" w:date="2023-02-04T21:11:00Z">
              <w:tcPr>
                <w:tcW w:w="473" w:type="pct"/>
                <w:gridSpan w:val="2"/>
                <w:vAlign w:val="center"/>
              </w:tcPr>
            </w:tcPrChange>
          </w:tcPr>
          <w:p w14:paraId="2F642A82" w14:textId="77777777" w:rsidR="00E53D7C" w:rsidRPr="0063530A" w:rsidRDefault="00E53D7C" w:rsidP="0063530A">
            <w:pPr>
              <w:rPr>
                <w:rFonts w:ascii="Times New Roman" w:hAnsi="Times New Roman" w:cs="Times New Roman"/>
                <w:sz w:val="20"/>
                <w:szCs w:val="20"/>
              </w:rPr>
            </w:pPr>
            <w:r w:rsidRPr="0063530A">
              <w:rPr>
                <w:rFonts w:ascii="Times New Roman" w:hAnsi="Times New Roman" w:cs="Times New Roman"/>
                <w:sz w:val="20"/>
                <w:szCs w:val="20"/>
              </w:rPr>
              <w:t>-</w:t>
            </w:r>
          </w:p>
        </w:tc>
      </w:tr>
    </w:tbl>
    <w:p w14:paraId="3E44992E" w14:textId="019BE0E4" w:rsidR="00C2040A" w:rsidRPr="00D97196" w:rsidRDefault="00D74DD4" w:rsidP="0063530A">
      <w:pPr>
        <w:spacing w:line="240" w:lineRule="auto"/>
        <w:rPr>
          <w:rFonts w:ascii="Times New Roman" w:hAnsi="Times New Roman" w:cs="Times New Roman"/>
          <w:sz w:val="24"/>
          <w:szCs w:val="24"/>
        </w:rPr>
      </w:pPr>
      <w:ins w:id="396" w:author="DrJamalUddin" w:date="2023-02-04T21:18:00Z">
        <w:r>
          <w:rPr>
            <w:rFonts w:ascii="Times New Roman" w:hAnsi="Times New Roman" w:cs="Times New Roman"/>
            <w:sz w:val="24"/>
            <w:szCs w:val="24"/>
          </w:rPr>
          <w:t>COR: crud odds ratio</w:t>
        </w:r>
      </w:ins>
    </w:p>
    <w:p w14:paraId="17617D30" w14:textId="12F2917C" w:rsidR="00C2040A" w:rsidRPr="00D97196" w:rsidRDefault="00C2040A" w:rsidP="0063530A">
      <w:pPr>
        <w:spacing w:line="240" w:lineRule="auto"/>
        <w:rPr>
          <w:rFonts w:ascii="Times New Roman" w:hAnsi="Times New Roman" w:cs="Times New Roman"/>
          <w:b/>
          <w:sz w:val="24"/>
          <w:szCs w:val="24"/>
        </w:rPr>
      </w:pPr>
      <w:r w:rsidRPr="00D97196">
        <w:rPr>
          <w:rFonts w:ascii="Times New Roman" w:hAnsi="Times New Roman" w:cs="Times New Roman"/>
          <w:b/>
          <w:sz w:val="24"/>
          <w:szCs w:val="24"/>
        </w:rPr>
        <w:t>Table.3 Factors associated with the diarrhea status of children using multivar</w:t>
      </w:r>
      <w:ins w:id="397" w:author="DrJamalUddin" w:date="2023-02-04T21:12:00Z">
        <w:r w:rsidR="00D74DD4">
          <w:rPr>
            <w:rFonts w:ascii="Times New Roman" w:hAnsi="Times New Roman" w:cs="Times New Roman"/>
            <w:b/>
            <w:sz w:val="24"/>
            <w:szCs w:val="24"/>
          </w:rPr>
          <w:t>iable</w:t>
        </w:r>
      </w:ins>
      <w:del w:id="398" w:author="DrJamalUddin" w:date="2023-02-04T21:12:00Z">
        <w:r w:rsidRPr="00D97196" w:rsidDel="00D74DD4">
          <w:rPr>
            <w:rFonts w:ascii="Times New Roman" w:hAnsi="Times New Roman" w:cs="Times New Roman"/>
            <w:b/>
            <w:sz w:val="24"/>
            <w:szCs w:val="24"/>
          </w:rPr>
          <w:delText>iate</w:delText>
        </w:r>
      </w:del>
      <w:r w:rsidRPr="00D97196">
        <w:rPr>
          <w:rFonts w:ascii="Times New Roman" w:hAnsi="Times New Roman" w:cs="Times New Roman"/>
          <w:b/>
          <w:sz w:val="24"/>
          <w:szCs w:val="24"/>
        </w:rPr>
        <w:t xml:space="preserve"> logistic regression model (MICS 2006, 2012 and 2019)</w:t>
      </w:r>
    </w:p>
    <w:tbl>
      <w:tblPr>
        <w:tblStyle w:val="TableGrid"/>
        <w:tblW w:w="5000" w:type="pct"/>
        <w:jc w:val="center"/>
        <w:tblLayout w:type="fixed"/>
        <w:tblLook w:val="04A0" w:firstRow="1" w:lastRow="0" w:firstColumn="1" w:lastColumn="0" w:noHBand="0" w:noVBand="1"/>
      </w:tblPr>
      <w:tblGrid>
        <w:gridCol w:w="1405"/>
        <w:gridCol w:w="1653"/>
        <w:gridCol w:w="989"/>
        <w:gridCol w:w="1709"/>
        <w:gridCol w:w="899"/>
        <w:gridCol w:w="1801"/>
        <w:gridCol w:w="894"/>
      </w:tblGrid>
      <w:tr w:rsidR="001C3626" w:rsidRPr="00C91A19" w14:paraId="577169C9" w14:textId="19FDBF0B" w:rsidTr="0063530A">
        <w:trPr>
          <w:trHeight w:val="161"/>
          <w:jc w:val="center"/>
        </w:trPr>
        <w:tc>
          <w:tcPr>
            <w:tcW w:w="751" w:type="pct"/>
            <w:vMerge w:val="restart"/>
            <w:vAlign w:val="center"/>
          </w:tcPr>
          <w:p w14:paraId="120C64EB"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Characteristics</w:t>
            </w:r>
          </w:p>
        </w:tc>
        <w:tc>
          <w:tcPr>
            <w:tcW w:w="884" w:type="pct"/>
            <w:vAlign w:val="center"/>
          </w:tcPr>
          <w:p w14:paraId="008853FB"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2006</w:t>
            </w:r>
          </w:p>
        </w:tc>
        <w:tc>
          <w:tcPr>
            <w:tcW w:w="529" w:type="pct"/>
            <w:vAlign w:val="center"/>
          </w:tcPr>
          <w:p w14:paraId="54B2ABCB" w14:textId="77777777" w:rsidR="00AE3CAD" w:rsidRPr="008E73D6" w:rsidRDefault="00AE3CAD" w:rsidP="0063530A">
            <w:pPr>
              <w:rPr>
                <w:rFonts w:ascii="Times New Roman" w:hAnsi="Times New Roman" w:cs="Times New Roman"/>
                <w:sz w:val="20"/>
                <w:szCs w:val="20"/>
              </w:rPr>
            </w:pPr>
          </w:p>
        </w:tc>
        <w:tc>
          <w:tcPr>
            <w:tcW w:w="914" w:type="pct"/>
            <w:vAlign w:val="center"/>
          </w:tcPr>
          <w:p w14:paraId="090A780A" w14:textId="7C5B46A9"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2012</w:t>
            </w:r>
          </w:p>
        </w:tc>
        <w:tc>
          <w:tcPr>
            <w:tcW w:w="481" w:type="pct"/>
            <w:vAlign w:val="center"/>
          </w:tcPr>
          <w:p w14:paraId="4D84E875" w14:textId="77777777" w:rsidR="00AE3CAD" w:rsidRPr="009B5E2E" w:rsidRDefault="00AE3CAD" w:rsidP="0063530A">
            <w:pPr>
              <w:rPr>
                <w:rFonts w:ascii="Times New Roman" w:hAnsi="Times New Roman" w:cs="Times New Roman"/>
                <w:sz w:val="20"/>
                <w:szCs w:val="20"/>
              </w:rPr>
            </w:pPr>
          </w:p>
        </w:tc>
        <w:tc>
          <w:tcPr>
            <w:tcW w:w="963" w:type="pct"/>
            <w:vAlign w:val="center"/>
          </w:tcPr>
          <w:p w14:paraId="71ABBF6B" w14:textId="0CE1CD12"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2019</w:t>
            </w:r>
          </w:p>
        </w:tc>
        <w:tc>
          <w:tcPr>
            <w:tcW w:w="478" w:type="pct"/>
            <w:vAlign w:val="center"/>
          </w:tcPr>
          <w:p w14:paraId="3696CE9B" w14:textId="77777777" w:rsidR="00AE3CAD" w:rsidRPr="00EC32F4" w:rsidRDefault="00AE3CAD" w:rsidP="0063530A">
            <w:pPr>
              <w:rPr>
                <w:rFonts w:ascii="Times New Roman" w:hAnsi="Times New Roman" w:cs="Times New Roman"/>
                <w:sz w:val="20"/>
                <w:szCs w:val="20"/>
              </w:rPr>
            </w:pPr>
          </w:p>
        </w:tc>
      </w:tr>
      <w:tr w:rsidR="001C3626" w:rsidRPr="008E73D6" w14:paraId="5608449D" w14:textId="77777777" w:rsidTr="0063530A">
        <w:trPr>
          <w:trHeight w:val="684"/>
          <w:jc w:val="center"/>
        </w:trPr>
        <w:tc>
          <w:tcPr>
            <w:tcW w:w="751" w:type="pct"/>
            <w:vMerge/>
            <w:vAlign w:val="center"/>
          </w:tcPr>
          <w:p w14:paraId="4F5F671A" w14:textId="77777777" w:rsidR="00AE3CAD" w:rsidRPr="0063530A" w:rsidRDefault="00AE3CAD" w:rsidP="0063530A">
            <w:pPr>
              <w:rPr>
                <w:rFonts w:ascii="Times New Roman" w:hAnsi="Times New Roman" w:cs="Times New Roman"/>
                <w:sz w:val="20"/>
                <w:szCs w:val="20"/>
              </w:rPr>
            </w:pPr>
          </w:p>
        </w:tc>
        <w:tc>
          <w:tcPr>
            <w:tcW w:w="884" w:type="pct"/>
            <w:vAlign w:val="center"/>
          </w:tcPr>
          <w:p w14:paraId="1A0321AC" w14:textId="327EC184"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AOR (95% CI)</w:t>
            </w:r>
          </w:p>
        </w:tc>
        <w:tc>
          <w:tcPr>
            <w:tcW w:w="529" w:type="pct"/>
            <w:vAlign w:val="center"/>
          </w:tcPr>
          <w:p w14:paraId="085E13C5"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P-value</w:t>
            </w:r>
          </w:p>
        </w:tc>
        <w:tc>
          <w:tcPr>
            <w:tcW w:w="914" w:type="pct"/>
            <w:vAlign w:val="center"/>
          </w:tcPr>
          <w:p w14:paraId="1C290FB6" w14:textId="1F84C298"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AOR</w:t>
            </w:r>
            <w:r>
              <w:rPr>
                <w:rFonts w:ascii="Times New Roman" w:hAnsi="Times New Roman" w:cs="Times New Roman"/>
                <w:sz w:val="20"/>
                <w:szCs w:val="20"/>
              </w:rPr>
              <w:t xml:space="preserve"> (</w:t>
            </w:r>
            <w:r w:rsidRPr="00F13B5B">
              <w:rPr>
                <w:rFonts w:ascii="Times New Roman" w:hAnsi="Times New Roman" w:cs="Times New Roman"/>
                <w:sz w:val="20"/>
                <w:szCs w:val="20"/>
              </w:rPr>
              <w:t>95% CI</w:t>
            </w:r>
            <w:r>
              <w:rPr>
                <w:rFonts w:ascii="Times New Roman" w:hAnsi="Times New Roman" w:cs="Times New Roman"/>
                <w:sz w:val="20"/>
                <w:szCs w:val="20"/>
              </w:rPr>
              <w:t>)</w:t>
            </w:r>
          </w:p>
        </w:tc>
        <w:tc>
          <w:tcPr>
            <w:tcW w:w="481" w:type="pct"/>
            <w:vAlign w:val="center"/>
          </w:tcPr>
          <w:p w14:paraId="0605A85A"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P-value</w:t>
            </w:r>
          </w:p>
        </w:tc>
        <w:tc>
          <w:tcPr>
            <w:tcW w:w="963" w:type="pct"/>
            <w:vAlign w:val="center"/>
          </w:tcPr>
          <w:p w14:paraId="221827B0" w14:textId="240B22D3"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AOR</w:t>
            </w:r>
            <w:r>
              <w:rPr>
                <w:rFonts w:ascii="Times New Roman" w:hAnsi="Times New Roman" w:cs="Times New Roman"/>
                <w:sz w:val="20"/>
                <w:szCs w:val="20"/>
              </w:rPr>
              <w:t xml:space="preserve"> (</w:t>
            </w:r>
            <w:r w:rsidRPr="00F13B5B">
              <w:rPr>
                <w:rFonts w:ascii="Times New Roman" w:hAnsi="Times New Roman" w:cs="Times New Roman"/>
                <w:sz w:val="20"/>
                <w:szCs w:val="20"/>
              </w:rPr>
              <w:t>95% CI</w:t>
            </w:r>
            <w:r>
              <w:rPr>
                <w:rFonts w:ascii="Times New Roman" w:hAnsi="Times New Roman" w:cs="Times New Roman"/>
                <w:sz w:val="20"/>
                <w:szCs w:val="20"/>
              </w:rPr>
              <w:t>)</w:t>
            </w:r>
          </w:p>
        </w:tc>
        <w:tc>
          <w:tcPr>
            <w:tcW w:w="478" w:type="pct"/>
            <w:vAlign w:val="center"/>
          </w:tcPr>
          <w:p w14:paraId="7CA22379"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P-value</w:t>
            </w:r>
          </w:p>
        </w:tc>
      </w:tr>
      <w:tr w:rsidR="007179D5" w:rsidRPr="008E73D6" w14:paraId="590EC665" w14:textId="18CA1E41" w:rsidTr="007179D5">
        <w:trPr>
          <w:trHeight w:val="323"/>
          <w:jc w:val="center"/>
        </w:trPr>
        <w:tc>
          <w:tcPr>
            <w:tcW w:w="5000" w:type="pct"/>
            <w:gridSpan w:val="7"/>
            <w:vAlign w:val="center"/>
          </w:tcPr>
          <w:p w14:paraId="1CF75E96" w14:textId="03462DF4" w:rsidR="007179D5" w:rsidRPr="008E73D6" w:rsidRDefault="007179D5" w:rsidP="0063530A">
            <w:pPr>
              <w:rPr>
                <w:rFonts w:ascii="Times New Roman" w:hAnsi="Times New Roman" w:cs="Times New Roman"/>
                <w:sz w:val="20"/>
                <w:szCs w:val="20"/>
              </w:rPr>
            </w:pPr>
            <w:r w:rsidRPr="0063530A">
              <w:rPr>
                <w:rFonts w:ascii="Times New Roman" w:hAnsi="Times New Roman" w:cs="Times New Roman"/>
                <w:sz w:val="20"/>
                <w:szCs w:val="20"/>
              </w:rPr>
              <w:t>CHILD CHARACTERISTICS</w:t>
            </w:r>
          </w:p>
        </w:tc>
      </w:tr>
      <w:tr w:rsidR="001C3626" w:rsidRPr="008E73D6" w14:paraId="2E102BD3" w14:textId="1DCB4917" w:rsidTr="0063530A">
        <w:trPr>
          <w:trHeight w:val="161"/>
          <w:jc w:val="center"/>
        </w:trPr>
        <w:tc>
          <w:tcPr>
            <w:tcW w:w="1635" w:type="pct"/>
            <w:gridSpan w:val="2"/>
            <w:vAlign w:val="center"/>
          </w:tcPr>
          <w:p w14:paraId="26DE026F"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Age of child (in months)</w:t>
            </w:r>
          </w:p>
        </w:tc>
        <w:tc>
          <w:tcPr>
            <w:tcW w:w="1443" w:type="pct"/>
            <w:gridSpan w:val="2"/>
            <w:vAlign w:val="center"/>
          </w:tcPr>
          <w:p w14:paraId="547A0734" w14:textId="77777777" w:rsidR="00AE3CAD" w:rsidRPr="008E73D6" w:rsidRDefault="00AE3CAD" w:rsidP="0063530A">
            <w:pPr>
              <w:rPr>
                <w:rFonts w:ascii="Times New Roman" w:hAnsi="Times New Roman" w:cs="Times New Roman"/>
                <w:sz w:val="20"/>
                <w:szCs w:val="20"/>
              </w:rPr>
            </w:pPr>
          </w:p>
        </w:tc>
        <w:tc>
          <w:tcPr>
            <w:tcW w:w="1444" w:type="pct"/>
            <w:gridSpan w:val="2"/>
            <w:vAlign w:val="center"/>
          </w:tcPr>
          <w:p w14:paraId="1F24B19E" w14:textId="77777777" w:rsidR="00AE3CAD" w:rsidRPr="008E73D6" w:rsidRDefault="00AE3CAD" w:rsidP="0063530A">
            <w:pPr>
              <w:rPr>
                <w:rFonts w:ascii="Times New Roman" w:hAnsi="Times New Roman" w:cs="Times New Roman"/>
                <w:sz w:val="20"/>
                <w:szCs w:val="20"/>
              </w:rPr>
            </w:pPr>
          </w:p>
        </w:tc>
        <w:tc>
          <w:tcPr>
            <w:tcW w:w="478" w:type="pct"/>
            <w:vAlign w:val="center"/>
          </w:tcPr>
          <w:p w14:paraId="1ABFB759" w14:textId="77777777" w:rsidR="00AE3CAD" w:rsidRPr="008E73D6" w:rsidRDefault="00AE3CAD" w:rsidP="0063530A">
            <w:pPr>
              <w:rPr>
                <w:rFonts w:ascii="Times New Roman" w:hAnsi="Times New Roman" w:cs="Times New Roman"/>
                <w:sz w:val="20"/>
                <w:szCs w:val="20"/>
              </w:rPr>
            </w:pPr>
          </w:p>
        </w:tc>
      </w:tr>
      <w:tr w:rsidR="001C3626" w:rsidRPr="008E73D6" w14:paraId="3AD8819F" w14:textId="77777777" w:rsidTr="0063530A">
        <w:trPr>
          <w:trHeight w:val="250"/>
          <w:jc w:val="center"/>
        </w:trPr>
        <w:tc>
          <w:tcPr>
            <w:tcW w:w="751" w:type="pct"/>
            <w:vAlign w:val="center"/>
          </w:tcPr>
          <w:p w14:paraId="3D6E0CC7"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0-11</w:t>
            </w:r>
          </w:p>
        </w:tc>
        <w:tc>
          <w:tcPr>
            <w:tcW w:w="884" w:type="pct"/>
            <w:vAlign w:val="center"/>
          </w:tcPr>
          <w:p w14:paraId="41ED00F0" w14:textId="53294DBE"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1.81</w:t>
            </w:r>
            <w:r>
              <w:rPr>
                <w:rFonts w:ascii="Times New Roman" w:hAnsi="Times New Roman" w:cs="Times New Roman"/>
                <w:sz w:val="20"/>
                <w:szCs w:val="20"/>
              </w:rPr>
              <w:t xml:space="preserve"> (</w:t>
            </w:r>
            <w:r w:rsidRPr="00F13B5B">
              <w:rPr>
                <w:rFonts w:ascii="Times New Roman" w:hAnsi="Times New Roman" w:cs="Times New Roman"/>
                <w:sz w:val="20"/>
                <w:szCs w:val="20"/>
              </w:rPr>
              <w:t>1.50, 2.18</w:t>
            </w:r>
            <w:commentRangeStart w:id="399"/>
            <w:commentRangeEnd w:id="399"/>
            <w:r w:rsidRPr="00F13B5B">
              <w:rPr>
                <w:rStyle w:val="CommentReference"/>
                <w:sz w:val="20"/>
                <w:szCs w:val="20"/>
              </w:rPr>
              <w:commentReference w:id="399"/>
            </w:r>
            <w:commentRangeStart w:id="400"/>
            <w:commentRangeStart w:id="401"/>
            <w:commentRangeEnd w:id="400"/>
            <w:r w:rsidRPr="00F13B5B">
              <w:rPr>
                <w:rStyle w:val="CommentReference"/>
                <w:sz w:val="20"/>
                <w:szCs w:val="20"/>
              </w:rPr>
              <w:commentReference w:id="400"/>
            </w:r>
            <w:commentRangeEnd w:id="401"/>
            <w:r w:rsidR="00FC7AF7">
              <w:rPr>
                <w:rStyle w:val="CommentReference"/>
              </w:rPr>
              <w:commentReference w:id="401"/>
            </w:r>
            <w:r>
              <w:rPr>
                <w:rFonts w:ascii="Times New Roman" w:hAnsi="Times New Roman" w:cs="Times New Roman"/>
                <w:sz w:val="20"/>
                <w:szCs w:val="20"/>
              </w:rPr>
              <w:t>)</w:t>
            </w:r>
          </w:p>
        </w:tc>
        <w:tc>
          <w:tcPr>
            <w:tcW w:w="529" w:type="pct"/>
            <w:vAlign w:val="center"/>
          </w:tcPr>
          <w:p w14:paraId="78E75410" w14:textId="77777777" w:rsidR="00AE3CAD" w:rsidRPr="0063530A" w:rsidRDefault="00AE3CAD" w:rsidP="0063530A">
            <w:pPr>
              <w:rPr>
                <w:rFonts w:ascii="Times New Roman" w:hAnsi="Times New Roman" w:cs="Times New Roman"/>
                <w:b/>
                <w:bCs/>
                <w:sz w:val="20"/>
                <w:szCs w:val="20"/>
              </w:rPr>
            </w:pPr>
            <w:r w:rsidRPr="0063530A">
              <w:rPr>
                <w:rFonts w:ascii="Times New Roman" w:hAnsi="Times New Roman" w:cs="Times New Roman"/>
                <w:b/>
                <w:bCs/>
                <w:sz w:val="20"/>
                <w:szCs w:val="20"/>
              </w:rPr>
              <w:t>&lt;0.001</w:t>
            </w:r>
          </w:p>
        </w:tc>
        <w:tc>
          <w:tcPr>
            <w:tcW w:w="914" w:type="pct"/>
            <w:vAlign w:val="center"/>
          </w:tcPr>
          <w:p w14:paraId="5D90E0CC" w14:textId="42F16488"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4.3</w:t>
            </w:r>
            <w:r w:rsidR="0042074B">
              <w:rPr>
                <w:rFonts w:ascii="Times New Roman" w:hAnsi="Times New Roman" w:cs="Times New Roman"/>
                <w:sz w:val="20"/>
                <w:szCs w:val="20"/>
              </w:rPr>
              <w:t>5</w:t>
            </w:r>
            <w:r>
              <w:rPr>
                <w:rFonts w:ascii="Times New Roman" w:hAnsi="Times New Roman" w:cs="Times New Roman"/>
                <w:sz w:val="20"/>
                <w:szCs w:val="20"/>
              </w:rPr>
              <w:t xml:space="preserve"> (</w:t>
            </w:r>
            <w:r w:rsidRPr="00F13B5B">
              <w:rPr>
                <w:rFonts w:ascii="Times New Roman" w:hAnsi="Times New Roman" w:cs="Times New Roman"/>
                <w:sz w:val="20"/>
                <w:szCs w:val="20"/>
              </w:rPr>
              <w:t>2.1</w:t>
            </w:r>
            <w:r w:rsidR="001D6F0C">
              <w:rPr>
                <w:rFonts w:ascii="Times New Roman" w:hAnsi="Times New Roman" w:cs="Times New Roman"/>
                <w:sz w:val="20"/>
                <w:szCs w:val="20"/>
              </w:rPr>
              <w:t>0</w:t>
            </w:r>
            <w:r w:rsidRPr="00F13B5B">
              <w:rPr>
                <w:rFonts w:ascii="Times New Roman" w:hAnsi="Times New Roman" w:cs="Times New Roman"/>
                <w:sz w:val="20"/>
                <w:szCs w:val="20"/>
              </w:rPr>
              <w:t xml:space="preserve">, </w:t>
            </w:r>
            <w:r w:rsidR="001D6F0C">
              <w:rPr>
                <w:rFonts w:ascii="Times New Roman" w:hAnsi="Times New Roman" w:cs="Times New Roman"/>
                <w:sz w:val="20"/>
                <w:szCs w:val="20"/>
              </w:rPr>
              <w:t>9.01</w:t>
            </w:r>
            <w:r>
              <w:rPr>
                <w:rFonts w:ascii="Times New Roman" w:hAnsi="Times New Roman" w:cs="Times New Roman"/>
                <w:sz w:val="20"/>
                <w:szCs w:val="20"/>
              </w:rPr>
              <w:t>)</w:t>
            </w:r>
          </w:p>
        </w:tc>
        <w:tc>
          <w:tcPr>
            <w:tcW w:w="481" w:type="pct"/>
            <w:vAlign w:val="center"/>
          </w:tcPr>
          <w:p w14:paraId="7A885D76" w14:textId="77777777" w:rsidR="00AE3CAD" w:rsidRPr="0063530A" w:rsidRDefault="00AE3CAD" w:rsidP="0063530A">
            <w:pPr>
              <w:rPr>
                <w:rFonts w:ascii="Times New Roman" w:hAnsi="Times New Roman" w:cs="Times New Roman"/>
                <w:b/>
                <w:bCs/>
                <w:sz w:val="20"/>
                <w:szCs w:val="20"/>
              </w:rPr>
            </w:pPr>
            <w:r w:rsidRPr="0063530A">
              <w:rPr>
                <w:rFonts w:ascii="Times New Roman" w:hAnsi="Times New Roman" w:cs="Times New Roman"/>
                <w:b/>
                <w:bCs/>
                <w:sz w:val="20"/>
                <w:szCs w:val="20"/>
              </w:rPr>
              <w:t>&lt;0.001</w:t>
            </w:r>
          </w:p>
        </w:tc>
        <w:tc>
          <w:tcPr>
            <w:tcW w:w="963" w:type="pct"/>
            <w:vAlign w:val="center"/>
          </w:tcPr>
          <w:p w14:paraId="5C7664BD" w14:textId="48F929E2"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3.32</w:t>
            </w:r>
            <w:r>
              <w:rPr>
                <w:rFonts w:ascii="Times New Roman" w:hAnsi="Times New Roman" w:cs="Times New Roman"/>
                <w:sz w:val="20"/>
                <w:szCs w:val="20"/>
              </w:rPr>
              <w:t xml:space="preserve"> (</w:t>
            </w:r>
            <w:r w:rsidRPr="00F13B5B">
              <w:rPr>
                <w:rFonts w:ascii="Times New Roman" w:hAnsi="Times New Roman" w:cs="Times New Roman"/>
                <w:sz w:val="20"/>
                <w:szCs w:val="20"/>
              </w:rPr>
              <w:t>2.63, 4.19</w:t>
            </w:r>
            <w:r>
              <w:rPr>
                <w:rFonts w:ascii="Times New Roman" w:hAnsi="Times New Roman" w:cs="Times New Roman"/>
                <w:sz w:val="20"/>
                <w:szCs w:val="20"/>
              </w:rPr>
              <w:t>)</w:t>
            </w:r>
          </w:p>
        </w:tc>
        <w:tc>
          <w:tcPr>
            <w:tcW w:w="478" w:type="pct"/>
            <w:vAlign w:val="center"/>
          </w:tcPr>
          <w:p w14:paraId="31F84516" w14:textId="77777777" w:rsidR="00AE3CAD" w:rsidRPr="0063530A" w:rsidRDefault="00AE3CAD" w:rsidP="0063530A">
            <w:pPr>
              <w:rPr>
                <w:rFonts w:ascii="Times New Roman" w:hAnsi="Times New Roman" w:cs="Times New Roman"/>
                <w:b/>
                <w:bCs/>
                <w:sz w:val="20"/>
                <w:szCs w:val="20"/>
                <w:highlight w:val="yellow"/>
              </w:rPr>
            </w:pPr>
            <w:r w:rsidRPr="0063530A">
              <w:rPr>
                <w:rFonts w:ascii="Times New Roman" w:hAnsi="Times New Roman" w:cs="Times New Roman"/>
                <w:b/>
                <w:bCs/>
                <w:sz w:val="20"/>
                <w:szCs w:val="20"/>
              </w:rPr>
              <w:t>&lt;0.001</w:t>
            </w:r>
          </w:p>
        </w:tc>
      </w:tr>
      <w:tr w:rsidR="001C3626" w:rsidRPr="008E73D6" w14:paraId="3970538E" w14:textId="77777777" w:rsidTr="0063530A">
        <w:trPr>
          <w:trHeight w:val="138"/>
          <w:jc w:val="center"/>
        </w:trPr>
        <w:tc>
          <w:tcPr>
            <w:tcW w:w="751" w:type="pct"/>
            <w:vAlign w:val="center"/>
          </w:tcPr>
          <w:p w14:paraId="57CED665"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12-23</w:t>
            </w:r>
          </w:p>
        </w:tc>
        <w:tc>
          <w:tcPr>
            <w:tcW w:w="884" w:type="pct"/>
            <w:vAlign w:val="center"/>
          </w:tcPr>
          <w:p w14:paraId="3503BF2D" w14:textId="321B45A9"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2.22</w:t>
            </w:r>
            <w:r>
              <w:rPr>
                <w:rFonts w:ascii="Times New Roman" w:hAnsi="Times New Roman" w:cs="Times New Roman"/>
                <w:sz w:val="20"/>
                <w:szCs w:val="20"/>
              </w:rPr>
              <w:t xml:space="preserve"> (</w:t>
            </w:r>
            <w:r w:rsidRPr="00F13B5B">
              <w:rPr>
                <w:rFonts w:ascii="Times New Roman" w:hAnsi="Times New Roman" w:cs="Times New Roman"/>
                <w:sz w:val="20"/>
                <w:szCs w:val="20"/>
              </w:rPr>
              <w:t>1.86, 2.65</w:t>
            </w:r>
            <w:r>
              <w:rPr>
                <w:rFonts w:ascii="Times New Roman" w:hAnsi="Times New Roman" w:cs="Times New Roman"/>
                <w:sz w:val="20"/>
                <w:szCs w:val="20"/>
              </w:rPr>
              <w:t>)</w:t>
            </w:r>
          </w:p>
        </w:tc>
        <w:tc>
          <w:tcPr>
            <w:tcW w:w="529" w:type="pct"/>
            <w:vAlign w:val="center"/>
          </w:tcPr>
          <w:p w14:paraId="3EFE0EE0" w14:textId="77777777" w:rsidR="00AE3CAD" w:rsidRPr="0063530A" w:rsidRDefault="00AE3CAD" w:rsidP="0063530A">
            <w:pPr>
              <w:rPr>
                <w:rFonts w:ascii="Times New Roman" w:hAnsi="Times New Roman" w:cs="Times New Roman"/>
                <w:b/>
                <w:bCs/>
                <w:sz w:val="20"/>
                <w:szCs w:val="20"/>
              </w:rPr>
            </w:pPr>
            <w:r w:rsidRPr="0063530A">
              <w:rPr>
                <w:rFonts w:ascii="Times New Roman" w:hAnsi="Times New Roman" w:cs="Times New Roman"/>
                <w:b/>
                <w:bCs/>
                <w:sz w:val="20"/>
                <w:szCs w:val="20"/>
              </w:rPr>
              <w:t>&lt;0.001</w:t>
            </w:r>
          </w:p>
        </w:tc>
        <w:tc>
          <w:tcPr>
            <w:tcW w:w="914" w:type="pct"/>
            <w:vAlign w:val="center"/>
          </w:tcPr>
          <w:p w14:paraId="338D8CE7" w14:textId="352CBCED"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5.</w:t>
            </w:r>
            <w:r w:rsidR="001D6F0C">
              <w:rPr>
                <w:rFonts w:ascii="Times New Roman" w:hAnsi="Times New Roman" w:cs="Times New Roman"/>
                <w:sz w:val="20"/>
                <w:szCs w:val="20"/>
              </w:rPr>
              <w:t>24</w:t>
            </w:r>
            <w:r>
              <w:rPr>
                <w:rFonts w:ascii="Times New Roman" w:hAnsi="Times New Roman" w:cs="Times New Roman"/>
                <w:sz w:val="20"/>
                <w:szCs w:val="20"/>
              </w:rPr>
              <w:t xml:space="preserve"> (</w:t>
            </w:r>
            <w:r w:rsidRPr="00F13B5B">
              <w:rPr>
                <w:rFonts w:ascii="Times New Roman" w:hAnsi="Times New Roman" w:cs="Times New Roman"/>
                <w:sz w:val="20"/>
                <w:szCs w:val="20"/>
              </w:rPr>
              <w:t>2.</w:t>
            </w:r>
            <w:r w:rsidR="0042074B">
              <w:rPr>
                <w:rFonts w:ascii="Times New Roman" w:hAnsi="Times New Roman" w:cs="Times New Roman"/>
                <w:sz w:val="20"/>
                <w:szCs w:val="20"/>
              </w:rPr>
              <w:t>5</w:t>
            </w:r>
            <w:r w:rsidR="001D6F0C">
              <w:rPr>
                <w:rFonts w:ascii="Times New Roman" w:hAnsi="Times New Roman" w:cs="Times New Roman"/>
                <w:sz w:val="20"/>
                <w:szCs w:val="20"/>
              </w:rPr>
              <w:t>1</w:t>
            </w:r>
            <w:r w:rsidRPr="00F13B5B">
              <w:rPr>
                <w:rFonts w:ascii="Times New Roman" w:hAnsi="Times New Roman" w:cs="Times New Roman"/>
                <w:sz w:val="20"/>
                <w:szCs w:val="20"/>
              </w:rPr>
              <w:t>, 1</w:t>
            </w:r>
            <w:r w:rsidR="001D6F0C">
              <w:rPr>
                <w:rFonts w:ascii="Times New Roman" w:hAnsi="Times New Roman" w:cs="Times New Roman"/>
                <w:sz w:val="20"/>
                <w:szCs w:val="20"/>
              </w:rPr>
              <w:t>0</w:t>
            </w:r>
            <w:r w:rsidRPr="00F13B5B">
              <w:rPr>
                <w:rFonts w:ascii="Times New Roman" w:hAnsi="Times New Roman" w:cs="Times New Roman"/>
                <w:sz w:val="20"/>
                <w:szCs w:val="20"/>
              </w:rPr>
              <w:t>.</w:t>
            </w:r>
            <w:r w:rsidR="001D6F0C">
              <w:rPr>
                <w:rFonts w:ascii="Times New Roman" w:hAnsi="Times New Roman" w:cs="Times New Roman"/>
                <w:sz w:val="20"/>
                <w:szCs w:val="20"/>
              </w:rPr>
              <w:t>95</w:t>
            </w:r>
            <w:r>
              <w:rPr>
                <w:rFonts w:ascii="Times New Roman" w:hAnsi="Times New Roman" w:cs="Times New Roman"/>
                <w:sz w:val="20"/>
                <w:szCs w:val="20"/>
              </w:rPr>
              <w:t>)</w:t>
            </w:r>
          </w:p>
        </w:tc>
        <w:tc>
          <w:tcPr>
            <w:tcW w:w="481" w:type="pct"/>
            <w:vAlign w:val="center"/>
          </w:tcPr>
          <w:p w14:paraId="764622FF" w14:textId="77777777" w:rsidR="00AE3CAD" w:rsidRPr="0063530A" w:rsidRDefault="00AE3CAD" w:rsidP="0063530A">
            <w:pPr>
              <w:rPr>
                <w:rFonts w:ascii="Times New Roman" w:hAnsi="Times New Roman" w:cs="Times New Roman"/>
                <w:b/>
                <w:bCs/>
                <w:sz w:val="20"/>
                <w:szCs w:val="20"/>
              </w:rPr>
            </w:pPr>
            <w:r w:rsidRPr="0063530A">
              <w:rPr>
                <w:rFonts w:ascii="Times New Roman" w:hAnsi="Times New Roman" w:cs="Times New Roman"/>
                <w:b/>
                <w:bCs/>
                <w:sz w:val="20"/>
                <w:szCs w:val="20"/>
              </w:rPr>
              <w:t>&lt;0.001</w:t>
            </w:r>
          </w:p>
        </w:tc>
        <w:tc>
          <w:tcPr>
            <w:tcW w:w="963" w:type="pct"/>
            <w:vAlign w:val="center"/>
          </w:tcPr>
          <w:p w14:paraId="7BB9994D" w14:textId="227C1858"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3.36</w:t>
            </w:r>
            <w:r>
              <w:rPr>
                <w:rFonts w:ascii="Times New Roman" w:hAnsi="Times New Roman" w:cs="Times New Roman"/>
                <w:sz w:val="20"/>
                <w:szCs w:val="20"/>
              </w:rPr>
              <w:t xml:space="preserve"> (</w:t>
            </w:r>
            <w:r w:rsidRPr="00F13B5B">
              <w:rPr>
                <w:rFonts w:ascii="Times New Roman" w:hAnsi="Times New Roman" w:cs="Times New Roman"/>
                <w:sz w:val="20"/>
                <w:szCs w:val="20"/>
              </w:rPr>
              <w:t>2.67, 4.22</w:t>
            </w:r>
            <w:r>
              <w:rPr>
                <w:rFonts w:ascii="Times New Roman" w:hAnsi="Times New Roman" w:cs="Times New Roman"/>
                <w:sz w:val="20"/>
                <w:szCs w:val="20"/>
              </w:rPr>
              <w:t>)</w:t>
            </w:r>
          </w:p>
        </w:tc>
        <w:tc>
          <w:tcPr>
            <w:tcW w:w="478" w:type="pct"/>
            <w:vAlign w:val="center"/>
          </w:tcPr>
          <w:p w14:paraId="6AF3BE66" w14:textId="77777777" w:rsidR="00AE3CAD" w:rsidRPr="0063530A" w:rsidRDefault="00AE3CAD" w:rsidP="0063530A">
            <w:pPr>
              <w:rPr>
                <w:rFonts w:ascii="Times New Roman" w:hAnsi="Times New Roman" w:cs="Times New Roman"/>
                <w:b/>
                <w:bCs/>
                <w:sz w:val="20"/>
                <w:szCs w:val="20"/>
              </w:rPr>
            </w:pPr>
            <w:r w:rsidRPr="0063530A">
              <w:rPr>
                <w:rFonts w:ascii="Times New Roman" w:hAnsi="Times New Roman" w:cs="Times New Roman"/>
                <w:b/>
                <w:bCs/>
                <w:sz w:val="20"/>
                <w:szCs w:val="20"/>
              </w:rPr>
              <w:t>&lt;0.001</w:t>
            </w:r>
          </w:p>
        </w:tc>
      </w:tr>
      <w:tr w:rsidR="001C3626" w:rsidRPr="008E73D6" w14:paraId="06B24F71" w14:textId="77777777" w:rsidTr="0063530A">
        <w:trPr>
          <w:trHeight w:val="138"/>
          <w:jc w:val="center"/>
        </w:trPr>
        <w:tc>
          <w:tcPr>
            <w:tcW w:w="751" w:type="pct"/>
            <w:vAlign w:val="center"/>
          </w:tcPr>
          <w:p w14:paraId="55BF89F6"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24-35</w:t>
            </w:r>
          </w:p>
        </w:tc>
        <w:tc>
          <w:tcPr>
            <w:tcW w:w="884" w:type="pct"/>
            <w:vAlign w:val="center"/>
          </w:tcPr>
          <w:p w14:paraId="301C886C" w14:textId="0951696C"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1.45</w:t>
            </w:r>
            <w:r>
              <w:rPr>
                <w:rFonts w:ascii="Times New Roman" w:hAnsi="Times New Roman" w:cs="Times New Roman"/>
                <w:sz w:val="20"/>
                <w:szCs w:val="20"/>
              </w:rPr>
              <w:t xml:space="preserve"> (</w:t>
            </w:r>
            <w:r w:rsidRPr="00F13B5B">
              <w:rPr>
                <w:rFonts w:ascii="Times New Roman" w:hAnsi="Times New Roman" w:cs="Times New Roman"/>
                <w:sz w:val="20"/>
                <w:szCs w:val="20"/>
              </w:rPr>
              <w:t>1.22, 1.73</w:t>
            </w:r>
            <w:r>
              <w:rPr>
                <w:rFonts w:ascii="Times New Roman" w:hAnsi="Times New Roman" w:cs="Times New Roman"/>
                <w:sz w:val="20"/>
                <w:szCs w:val="20"/>
              </w:rPr>
              <w:t>)</w:t>
            </w:r>
          </w:p>
        </w:tc>
        <w:tc>
          <w:tcPr>
            <w:tcW w:w="529" w:type="pct"/>
            <w:vAlign w:val="center"/>
          </w:tcPr>
          <w:p w14:paraId="0F459FAB" w14:textId="77777777" w:rsidR="00AE3CAD" w:rsidRPr="0063530A" w:rsidRDefault="00AE3CAD" w:rsidP="0063530A">
            <w:pPr>
              <w:rPr>
                <w:rFonts w:ascii="Times New Roman" w:hAnsi="Times New Roman" w:cs="Times New Roman"/>
                <w:b/>
                <w:bCs/>
                <w:sz w:val="20"/>
                <w:szCs w:val="20"/>
              </w:rPr>
            </w:pPr>
            <w:r w:rsidRPr="0063530A">
              <w:rPr>
                <w:rFonts w:ascii="Times New Roman" w:hAnsi="Times New Roman" w:cs="Times New Roman"/>
                <w:b/>
                <w:bCs/>
                <w:sz w:val="20"/>
                <w:szCs w:val="20"/>
              </w:rPr>
              <w:t>&lt;0.001</w:t>
            </w:r>
          </w:p>
        </w:tc>
        <w:tc>
          <w:tcPr>
            <w:tcW w:w="914" w:type="pct"/>
            <w:vAlign w:val="center"/>
          </w:tcPr>
          <w:p w14:paraId="7D0B21AF" w14:textId="49A3EC7B"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1.</w:t>
            </w:r>
            <w:r w:rsidR="001D6F0C">
              <w:rPr>
                <w:rFonts w:ascii="Times New Roman" w:hAnsi="Times New Roman" w:cs="Times New Roman"/>
                <w:sz w:val="20"/>
                <w:szCs w:val="20"/>
              </w:rPr>
              <w:t>59</w:t>
            </w:r>
            <w:r>
              <w:rPr>
                <w:rFonts w:ascii="Times New Roman" w:hAnsi="Times New Roman" w:cs="Times New Roman"/>
                <w:sz w:val="20"/>
                <w:szCs w:val="20"/>
              </w:rPr>
              <w:t xml:space="preserve"> (</w:t>
            </w:r>
            <w:r w:rsidRPr="00F13B5B">
              <w:rPr>
                <w:rFonts w:ascii="Times New Roman" w:hAnsi="Times New Roman" w:cs="Times New Roman"/>
                <w:sz w:val="20"/>
                <w:szCs w:val="20"/>
              </w:rPr>
              <w:t>0.7</w:t>
            </w:r>
            <w:r w:rsidR="0042074B">
              <w:rPr>
                <w:rFonts w:ascii="Times New Roman" w:hAnsi="Times New Roman" w:cs="Times New Roman"/>
                <w:sz w:val="20"/>
                <w:szCs w:val="20"/>
              </w:rPr>
              <w:t>1</w:t>
            </w:r>
            <w:r w:rsidRPr="00F13B5B">
              <w:rPr>
                <w:rFonts w:ascii="Times New Roman" w:hAnsi="Times New Roman" w:cs="Times New Roman"/>
                <w:sz w:val="20"/>
                <w:szCs w:val="20"/>
              </w:rPr>
              <w:t>, 3.</w:t>
            </w:r>
            <w:r w:rsidR="001D6F0C">
              <w:rPr>
                <w:rFonts w:ascii="Times New Roman" w:hAnsi="Times New Roman" w:cs="Times New Roman"/>
                <w:sz w:val="20"/>
                <w:szCs w:val="20"/>
              </w:rPr>
              <w:t>59</w:t>
            </w:r>
            <w:r>
              <w:rPr>
                <w:rFonts w:ascii="Times New Roman" w:hAnsi="Times New Roman" w:cs="Times New Roman"/>
                <w:sz w:val="20"/>
                <w:szCs w:val="20"/>
              </w:rPr>
              <w:t>)</w:t>
            </w:r>
          </w:p>
        </w:tc>
        <w:tc>
          <w:tcPr>
            <w:tcW w:w="481" w:type="pct"/>
            <w:vAlign w:val="center"/>
          </w:tcPr>
          <w:p w14:paraId="4D1477F8" w14:textId="5F3F0765"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0.</w:t>
            </w:r>
            <w:r w:rsidR="0042074B">
              <w:rPr>
                <w:rFonts w:ascii="Times New Roman" w:hAnsi="Times New Roman" w:cs="Times New Roman"/>
                <w:sz w:val="20"/>
                <w:szCs w:val="20"/>
              </w:rPr>
              <w:t>2</w:t>
            </w:r>
            <w:r w:rsidR="001D6F0C">
              <w:rPr>
                <w:rFonts w:ascii="Times New Roman" w:hAnsi="Times New Roman" w:cs="Times New Roman"/>
                <w:sz w:val="20"/>
                <w:szCs w:val="20"/>
              </w:rPr>
              <w:t>61</w:t>
            </w:r>
          </w:p>
        </w:tc>
        <w:tc>
          <w:tcPr>
            <w:tcW w:w="963" w:type="pct"/>
            <w:vAlign w:val="center"/>
          </w:tcPr>
          <w:p w14:paraId="254B5257" w14:textId="3E77A34E"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2.26</w:t>
            </w:r>
            <w:r>
              <w:rPr>
                <w:rFonts w:ascii="Times New Roman" w:hAnsi="Times New Roman" w:cs="Times New Roman"/>
                <w:sz w:val="20"/>
                <w:szCs w:val="20"/>
              </w:rPr>
              <w:t xml:space="preserve"> (</w:t>
            </w:r>
            <w:r w:rsidRPr="00F13B5B">
              <w:rPr>
                <w:rFonts w:ascii="Times New Roman" w:hAnsi="Times New Roman" w:cs="Times New Roman"/>
                <w:sz w:val="20"/>
                <w:szCs w:val="20"/>
              </w:rPr>
              <w:t>1.76, 2.89</w:t>
            </w:r>
            <w:r>
              <w:rPr>
                <w:rFonts w:ascii="Times New Roman" w:hAnsi="Times New Roman" w:cs="Times New Roman"/>
                <w:sz w:val="20"/>
                <w:szCs w:val="20"/>
              </w:rPr>
              <w:t>)</w:t>
            </w:r>
          </w:p>
        </w:tc>
        <w:tc>
          <w:tcPr>
            <w:tcW w:w="478" w:type="pct"/>
            <w:vAlign w:val="center"/>
          </w:tcPr>
          <w:p w14:paraId="5BED8B35" w14:textId="77777777" w:rsidR="00AE3CAD" w:rsidRPr="0063530A" w:rsidRDefault="00AE3CAD" w:rsidP="0063530A">
            <w:pPr>
              <w:rPr>
                <w:rFonts w:ascii="Times New Roman" w:hAnsi="Times New Roman" w:cs="Times New Roman"/>
                <w:b/>
                <w:bCs/>
                <w:sz w:val="20"/>
                <w:szCs w:val="20"/>
                <w:highlight w:val="yellow"/>
              </w:rPr>
            </w:pPr>
            <w:r w:rsidRPr="0063530A">
              <w:rPr>
                <w:rFonts w:ascii="Times New Roman" w:hAnsi="Times New Roman" w:cs="Times New Roman"/>
                <w:b/>
                <w:bCs/>
                <w:sz w:val="20"/>
                <w:szCs w:val="20"/>
              </w:rPr>
              <w:t>&lt;0.001</w:t>
            </w:r>
          </w:p>
        </w:tc>
      </w:tr>
      <w:tr w:rsidR="001C3626" w:rsidRPr="008E73D6" w14:paraId="3B635D3C" w14:textId="77777777" w:rsidTr="0063530A">
        <w:trPr>
          <w:trHeight w:val="138"/>
          <w:jc w:val="center"/>
        </w:trPr>
        <w:tc>
          <w:tcPr>
            <w:tcW w:w="751" w:type="pct"/>
            <w:vAlign w:val="center"/>
          </w:tcPr>
          <w:p w14:paraId="4B2EBD63"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36-47</w:t>
            </w:r>
          </w:p>
        </w:tc>
        <w:tc>
          <w:tcPr>
            <w:tcW w:w="884" w:type="pct"/>
            <w:vAlign w:val="center"/>
          </w:tcPr>
          <w:p w14:paraId="5B246D08" w14:textId="2F7F0BED"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1.17</w:t>
            </w:r>
            <w:r>
              <w:rPr>
                <w:rFonts w:ascii="Times New Roman" w:hAnsi="Times New Roman" w:cs="Times New Roman"/>
                <w:sz w:val="20"/>
                <w:szCs w:val="20"/>
              </w:rPr>
              <w:t xml:space="preserve"> (</w:t>
            </w:r>
            <w:r w:rsidRPr="00F13B5B">
              <w:rPr>
                <w:rFonts w:ascii="Times New Roman" w:hAnsi="Times New Roman" w:cs="Times New Roman"/>
                <w:sz w:val="20"/>
                <w:szCs w:val="20"/>
              </w:rPr>
              <w:t>0.97, 1.42</w:t>
            </w:r>
            <w:r>
              <w:rPr>
                <w:rFonts w:ascii="Times New Roman" w:hAnsi="Times New Roman" w:cs="Times New Roman"/>
                <w:sz w:val="20"/>
                <w:szCs w:val="20"/>
              </w:rPr>
              <w:t>)</w:t>
            </w:r>
          </w:p>
        </w:tc>
        <w:tc>
          <w:tcPr>
            <w:tcW w:w="529" w:type="pct"/>
            <w:vAlign w:val="center"/>
          </w:tcPr>
          <w:p w14:paraId="50E40B18"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0.108</w:t>
            </w:r>
          </w:p>
        </w:tc>
        <w:tc>
          <w:tcPr>
            <w:tcW w:w="914" w:type="pct"/>
            <w:vAlign w:val="center"/>
          </w:tcPr>
          <w:p w14:paraId="578A7E5F" w14:textId="57FFE045"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2.</w:t>
            </w:r>
            <w:r w:rsidR="001D6F0C">
              <w:rPr>
                <w:rFonts w:ascii="Times New Roman" w:hAnsi="Times New Roman" w:cs="Times New Roman"/>
                <w:sz w:val="20"/>
                <w:szCs w:val="20"/>
              </w:rPr>
              <w:t>11</w:t>
            </w:r>
            <w:r w:rsidRPr="0063530A">
              <w:rPr>
                <w:rFonts w:ascii="Times New Roman" w:hAnsi="Times New Roman" w:cs="Times New Roman"/>
                <w:sz w:val="20"/>
                <w:szCs w:val="20"/>
              </w:rPr>
              <w:t xml:space="preserve"> </w:t>
            </w:r>
            <w:r>
              <w:rPr>
                <w:rFonts w:ascii="Times New Roman" w:hAnsi="Times New Roman" w:cs="Times New Roman"/>
                <w:sz w:val="20"/>
                <w:szCs w:val="20"/>
              </w:rPr>
              <w:t>(</w:t>
            </w:r>
            <w:r w:rsidRPr="00F13B5B">
              <w:rPr>
                <w:rFonts w:ascii="Times New Roman" w:hAnsi="Times New Roman" w:cs="Times New Roman"/>
                <w:sz w:val="20"/>
                <w:szCs w:val="20"/>
              </w:rPr>
              <w:t>0.9</w:t>
            </w:r>
            <w:r w:rsidR="0042074B">
              <w:rPr>
                <w:rFonts w:ascii="Times New Roman" w:hAnsi="Times New Roman" w:cs="Times New Roman"/>
                <w:sz w:val="20"/>
                <w:szCs w:val="20"/>
              </w:rPr>
              <w:t>2</w:t>
            </w:r>
            <w:r w:rsidRPr="00F13B5B">
              <w:rPr>
                <w:rFonts w:ascii="Times New Roman" w:hAnsi="Times New Roman" w:cs="Times New Roman"/>
                <w:sz w:val="20"/>
                <w:szCs w:val="20"/>
              </w:rPr>
              <w:t>, 4.</w:t>
            </w:r>
            <w:r w:rsidR="001D6F0C">
              <w:rPr>
                <w:rFonts w:ascii="Times New Roman" w:hAnsi="Times New Roman" w:cs="Times New Roman"/>
                <w:sz w:val="20"/>
                <w:szCs w:val="20"/>
              </w:rPr>
              <w:t>82</w:t>
            </w:r>
            <w:r>
              <w:rPr>
                <w:rFonts w:ascii="Times New Roman" w:hAnsi="Times New Roman" w:cs="Times New Roman"/>
                <w:sz w:val="20"/>
                <w:szCs w:val="20"/>
              </w:rPr>
              <w:t>)</w:t>
            </w:r>
          </w:p>
        </w:tc>
        <w:tc>
          <w:tcPr>
            <w:tcW w:w="481" w:type="pct"/>
            <w:vAlign w:val="center"/>
          </w:tcPr>
          <w:p w14:paraId="75180474" w14:textId="64E42DF2"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0.0</w:t>
            </w:r>
            <w:r w:rsidR="001D6F0C">
              <w:rPr>
                <w:rFonts w:ascii="Times New Roman" w:hAnsi="Times New Roman" w:cs="Times New Roman"/>
                <w:sz w:val="20"/>
                <w:szCs w:val="20"/>
              </w:rPr>
              <w:t>77</w:t>
            </w:r>
          </w:p>
        </w:tc>
        <w:tc>
          <w:tcPr>
            <w:tcW w:w="963" w:type="pct"/>
            <w:vAlign w:val="center"/>
          </w:tcPr>
          <w:p w14:paraId="356FBE11" w14:textId="6F663876"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1.52</w:t>
            </w:r>
            <w:r>
              <w:rPr>
                <w:rFonts w:ascii="Times New Roman" w:hAnsi="Times New Roman" w:cs="Times New Roman"/>
                <w:sz w:val="20"/>
                <w:szCs w:val="20"/>
              </w:rPr>
              <w:t xml:space="preserve"> (</w:t>
            </w:r>
            <w:r w:rsidRPr="00F13B5B">
              <w:rPr>
                <w:rFonts w:ascii="Times New Roman" w:hAnsi="Times New Roman" w:cs="Times New Roman"/>
                <w:sz w:val="20"/>
                <w:szCs w:val="20"/>
              </w:rPr>
              <w:t>1.18, 1.95</w:t>
            </w:r>
            <w:r>
              <w:rPr>
                <w:rFonts w:ascii="Times New Roman" w:hAnsi="Times New Roman" w:cs="Times New Roman"/>
                <w:sz w:val="20"/>
                <w:szCs w:val="20"/>
              </w:rPr>
              <w:t>)</w:t>
            </w:r>
          </w:p>
        </w:tc>
        <w:tc>
          <w:tcPr>
            <w:tcW w:w="478" w:type="pct"/>
            <w:vAlign w:val="center"/>
          </w:tcPr>
          <w:p w14:paraId="6E6FAB43" w14:textId="77777777" w:rsidR="00AE3CAD" w:rsidRPr="0063530A" w:rsidRDefault="00AE3CAD" w:rsidP="0063530A">
            <w:pPr>
              <w:rPr>
                <w:rFonts w:ascii="Times New Roman" w:hAnsi="Times New Roman" w:cs="Times New Roman"/>
                <w:b/>
                <w:bCs/>
                <w:sz w:val="20"/>
                <w:szCs w:val="20"/>
              </w:rPr>
            </w:pPr>
            <w:r w:rsidRPr="0063530A">
              <w:rPr>
                <w:rFonts w:ascii="Times New Roman" w:hAnsi="Times New Roman" w:cs="Times New Roman"/>
                <w:b/>
                <w:bCs/>
                <w:sz w:val="20"/>
                <w:szCs w:val="20"/>
              </w:rPr>
              <w:t>0.001</w:t>
            </w:r>
          </w:p>
        </w:tc>
      </w:tr>
      <w:tr w:rsidR="001C3626" w:rsidRPr="008E73D6" w14:paraId="002C5F2F" w14:textId="77777777" w:rsidTr="0063530A">
        <w:trPr>
          <w:trHeight w:val="138"/>
          <w:jc w:val="center"/>
        </w:trPr>
        <w:tc>
          <w:tcPr>
            <w:tcW w:w="751" w:type="pct"/>
            <w:vAlign w:val="center"/>
          </w:tcPr>
          <w:p w14:paraId="169B7144"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48-59</w:t>
            </w:r>
          </w:p>
        </w:tc>
        <w:tc>
          <w:tcPr>
            <w:tcW w:w="884" w:type="pct"/>
            <w:vAlign w:val="center"/>
          </w:tcPr>
          <w:p w14:paraId="64550E06"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529" w:type="pct"/>
            <w:vAlign w:val="center"/>
          </w:tcPr>
          <w:p w14:paraId="01CC1FE7"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14" w:type="pct"/>
            <w:vAlign w:val="center"/>
          </w:tcPr>
          <w:p w14:paraId="0EF07F91" w14:textId="13B02503"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Ref</w:t>
            </w:r>
            <w:r w:rsidR="00661DA1">
              <w:rPr>
                <w:rFonts w:ascii="Times New Roman" w:hAnsi="Times New Roman" w:cs="Times New Roman"/>
                <w:sz w:val="20"/>
                <w:szCs w:val="20"/>
              </w:rPr>
              <w:t>.</w:t>
            </w:r>
          </w:p>
        </w:tc>
        <w:tc>
          <w:tcPr>
            <w:tcW w:w="481" w:type="pct"/>
            <w:vAlign w:val="center"/>
          </w:tcPr>
          <w:p w14:paraId="1E2BBA93"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63" w:type="pct"/>
            <w:vAlign w:val="center"/>
          </w:tcPr>
          <w:p w14:paraId="0EA16981"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78" w:type="pct"/>
            <w:vAlign w:val="center"/>
          </w:tcPr>
          <w:p w14:paraId="362D08C5"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w:t>
            </w:r>
          </w:p>
        </w:tc>
      </w:tr>
      <w:tr w:rsidR="001C3626" w:rsidRPr="008E73D6" w14:paraId="47AB33A4" w14:textId="4EBD2D92" w:rsidTr="0063530A">
        <w:trPr>
          <w:trHeight w:val="138"/>
          <w:jc w:val="center"/>
        </w:trPr>
        <w:tc>
          <w:tcPr>
            <w:tcW w:w="1635" w:type="pct"/>
            <w:gridSpan w:val="2"/>
            <w:vAlign w:val="center"/>
          </w:tcPr>
          <w:p w14:paraId="0093F85A"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Child’s sex</w:t>
            </w:r>
          </w:p>
        </w:tc>
        <w:tc>
          <w:tcPr>
            <w:tcW w:w="1443" w:type="pct"/>
            <w:gridSpan w:val="2"/>
            <w:vAlign w:val="center"/>
          </w:tcPr>
          <w:p w14:paraId="529C29E5" w14:textId="77777777" w:rsidR="00AE3CAD" w:rsidRPr="008E73D6" w:rsidRDefault="00AE3CAD" w:rsidP="0063530A">
            <w:pPr>
              <w:rPr>
                <w:rFonts w:ascii="Times New Roman" w:hAnsi="Times New Roman" w:cs="Times New Roman"/>
                <w:sz w:val="20"/>
                <w:szCs w:val="20"/>
              </w:rPr>
            </w:pPr>
          </w:p>
        </w:tc>
        <w:tc>
          <w:tcPr>
            <w:tcW w:w="1444" w:type="pct"/>
            <w:gridSpan w:val="2"/>
            <w:vAlign w:val="center"/>
          </w:tcPr>
          <w:p w14:paraId="119FB1E0" w14:textId="77777777" w:rsidR="00AE3CAD" w:rsidRPr="008E73D6" w:rsidRDefault="00AE3CAD" w:rsidP="0063530A">
            <w:pPr>
              <w:rPr>
                <w:rFonts w:ascii="Times New Roman" w:hAnsi="Times New Roman" w:cs="Times New Roman"/>
                <w:sz w:val="20"/>
                <w:szCs w:val="20"/>
              </w:rPr>
            </w:pPr>
          </w:p>
        </w:tc>
        <w:tc>
          <w:tcPr>
            <w:tcW w:w="478" w:type="pct"/>
            <w:vAlign w:val="center"/>
          </w:tcPr>
          <w:p w14:paraId="4A8A20D7" w14:textId="77777777" w:rsidR="00AE3CAD" w:rsidRPr="008E73D6" w:rsidRDefault="00AE3CAD" w:rsidP="0063530A">
            <w:pPr>
              <w:rPr>
                <w:rFonts w:ascii="Times New Roman" w:hAnsi="Times New Roman" w:cs="Times New Roman"/>
                <w:sz w:val="20"/>
                <w:szCs w:val="20"/>
              </w:rPr>
            </w:pPr>
          </w:p>
        </w:tc>
      </w:tr>
      <w:tr w:rsidR="001C3626" w:rsidRPr="008E73D6" w14:paraId="3B5371EB" w14:textId="77777777" w:rsidTr="0063530A">
        <w:trPr>
          <w:trHeight w:val="268"/>
          <w:jc w:val="center"/>
        </w:trPr>
        <w:tc>
          <w:tcPr>
            <w:tcW w:w="751" w:type="pct"/>
            <w:vAlign w:val="center"/>
          </w:tcPr>
          <w:p w14:paraId="0DE8F519"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Male</w:t>
            </w:r>
          </w:p>
        </w:tc>
        <w:tc>
          <w:tcPr>
            <w:tcW w:w="884" w:type="pct"/>
            <w:vAlign w:val="center"/>
          </w:tcPr>
          <w:p w14:paraId="3D0F68D8" w14:textId="32AFDC9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1.05</w:t>
            </w:r>
            <w:r>
              <w:rPr>
                <w:rFonts w:ascii="Times New Roman" w:hAnsi="Times New Roman" w:cs="Times New Roman"/>
                <w:sz w:val="20"/>
                <w:szCs w:val="20"/>
              </w:rPr>
              <w:t xml:space="preserve"> (</w:t>
            </w:r>
            <w:r w:rsidRPr="00F13B5B">
              <w:rPr>
                <w:rFonts w:ascii="Times New Roman" w:hAnsi="Times New Roman" w:cs="Times New Roman"/>
                <w:sz w:val="20"/>
                <w:szCs w:val="20"/>
              </w:rPr>
              <w:t>0.95, 1.16</w:t>
            </w:r>
            <w:r>
              <w:rPr>
                <w:rFonts w:ascii="Times New Roman" w:hAnsi="Times New Roman" w:cs="Times New Roman"/>
                <w:sz w:val="20"/>
                <w:szCs w:val="20"/>
              </w:rPr>
              <w:t>)</w:t>
            </w:r>
          </w:p>
        </w:tc>
        <w:tc>
          <w:tcPr>
            <w:tcW w:w="529" w:type="pct"/>
            <w:vAlign w:val="center"/>
          </w:tcPr>
          <w:p w14:paraId="18A2B4CA"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0.351</w:t>
            </w:r>
          </w:p>
        </w:tc>
        <w:tc>
          <w:tcPr>
            <w:tcW w:w="914" w:type="pct"/>
            <w:vAlign w:val="center"/>
          </w:tcPr>
          <w:p w14:paraId="34FE6866"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81" w:type="pct"/>
            <w:vAlign w:val="center"/>
          </w:tcPr>
          <w:p w14:paraId="269994C6"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63" w:type="pct"/>
            <w:vAlign w:val="center"/>
          </w:tcPr>
          <w:p w14:paraId="6CED2B1F" w14:textId="0E1EA98D"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1.04</w:t>
            </w:r>
            <w:r>
              <w:rPr>
                <w:rFonts w:ascii="Times New Roman" w:hAnsi="Times New Roman" w:cs="Times New Roman"/>
                <w:sz w:val="20"/>
                <w:szCs w:val="20"/>
              </w:rPr>
              <w:t xml:space="preserve"> (</w:t>
            </w:r>
            <w:r w:rsidRPr="00F13B5B">
              <w:rPr>
                <w:rFonts w:ascii="Times New Roman" w:hAnsi="Times New Roman" w:cs="Times New Roman"/>
                <w:sz w:val="20"/>
                <w:szCs w:val="20"/>
              </w:rPr>
              <w:t>0.92, 1.19</w:t>
            </w:r>
            <w:r>
              <w:rPr>
                <w:rFonts w:ascii="Times New Roman" w:hAnsi="Times New Roman" w:cs="Times New Roman"/>
                <w:sz w:val="20"/>
                <w:szCs w:val="20"/>
              </w:rPr>
              <w:t>)</w:t>
            </w:r>
          </w:p>
        </w:tc>
        <w:tc>
          <w:tcPr>
            <w:tcW w:w="478" w:type="pct"/>
            <w:vAlign w:val="center"/>
          </w:tcPr>
          <w:p w14:paraId="4015BC58"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0.526</w:t>
            </w:r>
          </w:p>
        </w:tc>
      </w:tr>
      <w:tr w:rsidR="001C3626" w:rsidRPr="008E73D6" w14:paraId="01018E1B" w14:textId="77777777" w:rsidTr="0063530A">
        <w:trPr>
          <w:trHeight w:val="138"/>
          <w:jc w:val="center"/>
        </w:trPr>
        <w:tc>
          <w:tcPr>
            <w:tcW w:w="751" w:type="pct"/>
            <w:vAlign w:val="center"/>
          </w:tcPr>
          <w:p w14:paraId="712A1F80"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Female</w:t>
            </w:r>
          </w:p>
        </w:tc>
        <w:tc>
          <w:tcPr>
            <w:tcW w:w="884" w:type="pct"/>
            <w:vAlign w:val="center"/>
          </w:tcPr>
          <w:p w14:paraId="780757D9"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529" w:type="pct"/>
            <w:vAlign w:val="center"/>
          </w:tcPr>
          <w:p w14:paraId="4F0BC2BD"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14" w:type="pct"/>
            <w:vAlign w:val="center"/>
          </w:tcPr>
          <w:p w14:paraId="113AB1D1"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81" w:type="pct"/>
            <w:vAlign w:val="center"/>
          </w:tcPr>
          <w:p w14:paraId="6ED63CDD"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63" w:type="pct"/>
            <w:vAlign w:val="center"/>
          </w:tcPr>
          <w:p w14:paraId="2BE9CAB8"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78" w:type="pct"/>
            <w:vAlign w:val="center"/>
          </w:tcPr>
          <w:p w14:paraId="4242703F"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w:t>
            </w:r>
          </w:p>
        </w:tc>
      </w:tr>
      <w:tr w:rsidR="001C3626" w:rsidRPr="008E73D6" w14:paraId="0855DDC5" w14:textId="56D2CF1E" w:rsidTr="0063530A">
        <w:trPr>
          <w:trHeight w:val="138"/>
          <w:jc w:val="center"/>
        </w:trPr>
        <w:tc>
          <w:tcPr>
            <w:tcW w:w="1635" w:type="pct"/>
            <w:gridSpan w:val="2"/>
            <w:vAlign w:val="center"/>
          </w:tcPr>
          <w:p w14:paraId="66ACA57F"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Inadequate Supervision</w:t>
            </w:r>
          </w:p>
        </w:tc>
        <w:tc>
          <w:tcPr>
            <w:tcW w:w="1443" w:type="pct"/>
            <w:gridSpan w:val="2"/>
            <w:vAlign w:val="center"/>
          </w:tcPr>
          <w:p w14:paraId="17DFEF8E" w14:textId="77777777" w:rsidR="00AE3CAD" w:rsidRPr="008E73D6" w:rsidRDefault="00AE3CAD" w:rsidP="0063530A">
            <w:pPr>
              <w:rPr>
                <w:rFonts w:ascii="Times New Roman" w:hAnsi="Times New Roman" w:cs="Times New Roman"/>
                <w:sz w:val="20"/>
                <w:szCs w:val="20"/>
              </w:rPr>
            </w:pPr>
          </w:p>
        </w:tc>
        <w:tc>
          <w:tcPr>
            <w:tcW w:w="1444" w:type="pct"/>
            <w:gridSpan w:val="2"/>
            <w:vAlign w:val="center"/>
          </w:tcPr>
          <w:p w14:paraId="0DC1E27A" w14:textId="77777777" w:rsidR="00AE3CAD" w:rsidRPr="008E73D6" w:rsidRDefault="00AE3CAD" w:rsidP="0063530A">
            <w:pPr>
              <w:rPr>
                <w:rFonts w:ascii="Times New Roman" w:hAnsi="Times New Roman" w:cs="Times New Roman"/>
                <w:sz w:val="20"/>
                <w:szCs w:val="20"/>
              </w:rPr>
            </w:pPr>
          </w:p>
        </w:tc>
        <w:tc>
          <w:tcPr>
            <w:tcW w:w="478" w:type="pct"/>
            <w:vAlign w:val="center"/>
          </w:tcPr>
          <w:p w14:paraId="7060A3F0" w14:textId="77777777" w:rsidR="00AE3CAD" w:rsidRPr="008E73D6" w:rsidRDefault="00AE3CAD" w:rsidP="0063530A">
            <w:pPr>
              <w:rPr>
                <w:rFonts w:ascii="Times New Roman" w:hAnsi="Times New Roman" w:cs="Times New Roman"/>
                <w:sz w:val="20"/>
                <w:szCs w:val="20"/>
              </w:rPr>
            </w:pPr>
          </w:p>
        </w:tc>
      </w:tr>
      <w:tr w:rsidR="001C3626" w:rsidRPr="008E73D6" w14:paraId="43E220D0" w14:textId="77777777" w:rsidTr="0063530A">
        <w:trPr>
          <w:trHeight w:val="138"/>
          <w:jc w:val="center"/>
        </w:trPr>
        <w:tc>
          <w:tcPr>
            <w:tcW w:w="751" w:type="pct"/>
            <w:vAlign w:val="center"/>
          </w:tcPr>
          <w:p w14:paraId="61297FDE"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Yes</w:t>
            </w:r>
          </w:p>
        </w:tc>
        <w:tc>
          <w:tcPr>
            <w:tcW w:w="884" w:type="pct"/>
            <w:vAlign w:val="center"/>
          </w:tcPr>
          <w:p w14:paraId="101B556C"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529" w:type="pct"/>
            <w:vAlign w:val="center"/>
          </w:tcPr>
          <w:p w14:paraId="7D0147EE"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14" w:type="pct"/>
            <w:vAlign w:val="center"/>
          </w:tcPr>
          <w:p w14:paraId="353180FA" w14:textId="6F7B78B2"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1.</w:t>
            </w:r>
            <w:r w:rsidR="00784FAD">
              <w:rPr>
                <w:rFonts w:ascii="Times New Roman" w:hAnsi="Times New Roman" w:cs="Times New Roman"/>
                <w:sz w:val="20"/>
                <w:szCs w:val="20"/>
              </w:rPr>
              <w:t>37</w:t>
            </w:r>
            <w:r>
              <w:rPr>
                <w:rFonts w:ascii="Times New Roman" w:hAnsi="Times New Roman" w:cs="Times New Roman"/>
                <w:sz w:val="20"/>
                <w:szCs w:val="20"/>
              </w:rPr>
              <w:t xml:space="preserve"> (</w:t>
            </w:r>
            <w:r w:rsidRPr="00F13B5B">
              <w:rPr>
                <w:rFonts w:ascii="Times New Roman" w:hAnsi="Times New Roman" w:cs="Times New Roman"/>
                <w:sz w:val="20"/>
                <w:szCs w:val="20"/>
              </w:rPr>
              <w:t>0.</w:t>
            </w:r>
            <w:r w:rsidR="00784FAD">
              <w:rPr>
                <w:rFonts w:ascii="Times New Roman" w:hAnsi="Times New Roman" w:cs="Times New Roman"/>
                <w:sz w:val="20"/>
                <w:szCs w:val="20"/>
              </w:rPr>
              <w:t>69</w:t>
            </w:r>
            <w:r w:rsidRPr="00F13B5B">
              <w:rPr>
                <w:rFonts w:ascii="Times New Roman" w:hAnsi="Times New Roman" w:cs="Times New Roman"/>
                <w:sz w:val="20"/>
                <w:szCs w:val="20"/>
              </w:rPr>
              <w:t>, 2.</w:t>
            </w:r>
            <w:r w:rsidR="00784FAD">
              <w:rPr>
                <w:rFonts w:ascii="Times New Roman" w:hAnsi="Times New Roman" w:cs="Times New Roman"/>
                <w:sz w:val="20"/>
                <w:szCs w:val="20"/>
              </w:rPr>
              <w:t>73</w:t>
            </w:r>
            <w:r>
              <w:rPr>
                <w:rFonts w:ascii="Times New Roman" w:hAnsi="Times New Roman" w:cs="Times New Roman"/>
                <w:sz w:val="20"/>
                <w:szCs w:val="20"/>
              </w:rPr>
              <w:t>)</w:t>
            </w:r>
          </w:p>
        </w:tc>
        <w:tc>
          <w:tcPr>
            <w:tcW w:w="481" w:type="pct"/>
            <w:vAlign w:val="center"/>
          </w:tcPr>
          <w:p w14:paraId="44ECA695" w14:textId="4A50447E"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0.</w:t>
            </w:r>
            <w:r w:rsidR="0042074B">
              <w:rPr>
                <w:rFonts w:ascii="Times New Roman" w:hAnsi="Times New Roman" w:cs="Times New Roman"/>
                <w:sz w:val="20"/>
                <w:szCs w:val="20"/>
              </w:rPr>
              <w:t>3</w:t>
            </w:r>
            <w:r w:rsidR="00A90AA3">
              <w:rPr>
                <w:rFonts w:ascii="Times New Roman" w:hAnsi="Times New Roman" w:cs="Times New Roman"/>
                <w:sz w:val="20"/>
                <w:szCs w:val="20"/>
              </w:rPr>
              <w:t>68</w:t>
            </w:r>
          </w:p>
        </w:tc>
        <w:tc>
          <w:tcPr>
            <w:tcW w:w="963" w:type="pct"/>
            <w:vAlign w:val="center"/>
          </w:tcPr>
          <w:p w14:paraId="45BF7A52" w14:textId="254AB2EE"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1.18</w:t>
            </w:r>
            <w:r>
              <w:rPr>
                <w:rFonts w:ascii="Times New Roman" w:hAnsi="Times New Roman" w:cs="Times New Roman"/>
                <w:sz w:val="20"/>
                <w:szCs w:val="20"/>
              </w:rPr>
              <w:t xml:space="preserve"> (</w:t>
            </w:r>
            <w:r w:rsidRPr="00F13B5B">
              <w:rPr>
                <w:rFonts w:ascii="Times New Roman" w:hAnsi="Times New Roman" w:cs="Times New Roman"/>
                <w:sz w:val="20"/>
                <w:szCs w:val="20"/>
              </w:rPr>
              <w:t>0.94, 1.48</w:t>
            </w:r>
            <w:r>
              <w:rPr>
                <w:rFonts w:ascii="Times New Roman" w:hAnsi="Times New Roman" w:cs="Times New Roman"/>
                <w:sz w:val="20"/>
                <w:szCs w:val="20"/>
              </w:rPr>
              <w:t>)</w:t>
            </w:r>
          </w:p>
        </w:tc>
        <w:tc>
          <w:tcPr>
            <w:tcW w:w="478" w:type="pct"/>
            <w:vAlign w:val="center"/>
          </w:tcPr>
          <w:p w14:paraId="53ADE0FF"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0.148</w:t>
            </w:r>
          </w:p>
        </w:tc>
      </w:tr>
      <w:tr w:rsidR="001C3626" w:rsidRPr="008E73D6" w14:paraId="4D8E9C89" w14:textId="77777777" w:rsidTr="0063530A">
        <w:trPr>
          <w:trHeight w:val="138"/>
          <w:jc w:val="center"/>
        </w:trPr>
        <w:tc>
          <w:tcPr>
            <w:tcW w:w="751" w:type="pct"/>
            <w:vAlign w:val="center"/>
          </w:tcPr>
          <w:p w14:paraId="45B6CA0C"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No</w:t>
            </w:r>
          </w:p>
        </w:tc>
        <w:tc>
          <w:tcPr>
            <w:tcW w:w="884" w:type="pct"/>
            <w:vAlign w:val="center"/>
          </w:tcPr>
          <w:p w14:paraId="107219A9"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529" w:type="pct"/>
            <w:vAlign w:val="center"/>
          </w:tcPr>
          <w:p w14:paraId="6A8E0470"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14" w:type="pct"/>
            <w:vAlign w:val="center"/>
          </w:tcPr>
          <w:p w14:paraId="654D3BD7" w14:textId="6BC53E1C"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Ref</w:t>
            </w:r>
            <w:r w:rsidR="0042074B">
              <w:rPr>
                <w:rFonts w:ascii="Times New Roman" w:hAnsi="Times New Roman" w:cs="Times New Roman"/>
                <w:sz w:val="20"/>
                <w:szCs w:val="20"/>
              </w:rPr>
              <w:t>.</w:t>
            </w:r>
          </w:p>
        </w:tc>
        <w:tc>
          <w:tcPr>
            <w:tcW w:w="481" w:type="pct"/>
            <w:vAlign w:val="center"/>
          </w:tcPr>
          <w:p w14:paraId="3FAFE56C"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63" w:type="pct"/>
            <w:vAlign w:val="center"/>
          </w:tcPr>
          <w:p w14:paraId="5A012937"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78" w:type="pct"/>
            <w:vAlign w:val="center"/>
          </w:tcPr>
          <w:p w14:paraId="2FF51B65"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w:t>
            </w:r>
          </w:p>
        </w:tc>
      </w:tr>
      <w:tr w:rsidR="001C3626" w:rsidRPr="008E73D6" w14:paraId="412DDEA5" w14:textId="2124D9F6" w:rsidTr="0063530A">
        <w:trPr>
          <w:trHeight w:val="138"/>
          <w:jc w:val="center"/>
        </w:trPr>
        <w:tc>
          <w:tcPr>
            <w:tcW w:w="1635" w:type="pct"/>
            <w:gridSpan w:val="2"/>
            <w:vAlign w:val="center"/>
          </w:tcPr>
          <w:p w14:paraId="5A35132F"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Underweight</w:t>
            </w:r>
          </w:p>
        </w:tc>
        <w:tc>
          <w:tcPr>
            <w:tcW w:w="1443" w:type="pct"/>
            <w:gridSpan w:val="2"/>
            <w:vAlign w:val="center"/>
          </w:tcPr>
          <w:p w14:paraId="41F0D9E8" w14:textId="77777777" w:rsidR="00AE3CAD" w:rsidRPr="008E73D6" w:rsidRDefault="00AE3CAD" w:rsidP="0063530A">
            <w:pPr>
              <w:rPr>
                <w:rFonts w:ascii="Times New Roman" w:hAnsi="Times New Roman" w:cs="Times New Roman"/>
                <w:sz w:val="20"/>
                <w:szCs w:val="20"/>
              </w:rPr>
            </w:pPr>
          </w:p>
        </w:tc>
        <w:tc>
          <w:tcPr>
            <w:tcW w:w="1444" w:type="pct"/>
            <w:gridSpan w:val="2"/>
            <w:vAlign w:val="center"/>
          </w:tcPr>
          <w:p w14:paraId="654E325B" w14:textId="77777777" w:rsidR="00AE3CAD" w:rsidRPr="008E73D6" w:rsidRDefault="00AE3CAD" w:rsidP="0063530A">
            <w:pPr>
              <w:rPr>
                <w:rFonts w:ascii="Times New Roman" w:hAnsi="Times New Roman" w:cs="Times New Roman"/>
                <w:sz w:val="20"/>
                <w:szCs w:val="20"/>
              </w:rPr>
            </w:pPr>
          </w:p>
        </w:tc>
        <w:tc>
          <w:tcPr>
            <w:tcW w:w="478" w:type="pct"/>
            <w:vAlign w:val="center"/>
          </w:tcPr>
          <w:p w14:paraId="1DCA86F7" w14:textId="77777777" w:rsidR="00AE3CAD" w:rsidRPr="008E73D6" w:rsidRDefault="00AE3CAD" w:rsidP="0063530A">
            <w:pPr>
              <w:rPr>
                <w:rFonts w:ascii="Times New Roman" w:hAnsi="Times New Roman" w:cs="Times New Roman"/>
                <w:sz w:val="20"/>
                <w:szCs w:val="20"/>
              </w:rPr>
            </w:pPr>
          </w:p>
        </w:tc>
      </w:tr>
      <w:tr w:rsidR="001C3626" w:rsidRPr="008E73D6" w14:paraId="796E046A" w14:textId="77777777" w:rsidTr="0063530A">
        <w:trPr>
          <w:trHeight w:val="138"/>
          <w:jc w:val="center"/>
        </w:trPr>
        <w:tc>
          <w:tcPr>
            <w:tcW w:w="751" w:type="pct"/>
            <w:vAlign w:val="center"/>
          </w:tcPr>
          <w:p w14:paraId="17C3415A"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Yes</w:t>
            </w:r>
          </w:p>
        </w:tc>
        <w:tc>
          <w:tcPr>
            <w:tcW w:w="884" w:type="pct"/>
            <w:vAlign w:val="center"/>
          </w:tcPr>
          <w:p w14:paraId="38AED244"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529" w:type="pct"/>
            <w:vAlign w:val="center"/>
          </w:tcPr>
          <w:p w14:paraId="1F1540FD"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14" w:type="pct"/>
            <w:vAlign w:val="center"/>
          </w:tcPr>
          <w:p w14:paraId="0D6AEB40"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81" w:type="pct"/>
            <w:vAlign w:val="center"/>
          </w:tcPr>
          <w:p w14:paraId="10EDFC61"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63" w:type="pct"/>
            <w:vAlign w:val="center"/>
          </w:tcPr>
          <w:p w14:paraId="14F7DC0C" w14:textId="6988BB09"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1.44</w:t>
            </w:r>
            <w:r>
              <w:rPr>
                <w:rFonts w:ascii="Times New Roman" w:hAnsi="Times New Roman" w:cs="Times New Roman"/>
                <w:sz w:val="20"/>
                <w:szCs w:val="20"/>
              </w:rPr>
              <w:t xml:space="preserve"> (</w:t>
            </w:r>
            <w:r w:rsidRPr="00F13B5B">
              <w:rPr>
                <w:rFonts w:ascii="Times New Roman" w:hAnsi="Times New Roman" w:cs="Times New Roman"/>
                <w:sz w:val="20"/>
                <w:szCs w:val="20"/>
              </w:rPr>
              <w:t>1.20, 1.73</w:t>
            </w:r>
            <w:r>
              <w:rPr>
                <w:rFonts w:ascii="Times New Roman" w:hAnsi="Times New Roman" w:cs="Times New Roman"/>
                <w:sz w:val="20"/>
                <w:szCs w:val="20"/>
              </w:rPr>
              <w:t>)</w:t>
            </w:r>
          </w:p>
        </w:tc>
        <w:tc>
          <w:tcPr>
            <w:tcW w:w="478" w:type="pct"/>
            <w:vAlign w:val="center"/>
          </w:tcPr>
          <w:p w14:paraId="320FF75A" w14:textId="77777777" w:rsidR="00AE3CAD" w:rsidRPr="0063530A" w:rsidRDefault="00AE3CAD" w:rsidP="0063530A">
            <w:pPr>
              <w:rPr>
                <w:rFonts w:ascii="Times New Roman" w:hAnsi="Times New Roman" w:cs="Times New Roman"/>
                <w:b/>
                <w:bCs/>
                <w:sz w:val="20"/>
                <w:szCs w:val="20"/>
              </w:rPr>
            </w:pPr>
            <w:r w:rsidRPr="0063530A">
              <w:rPr>
                <w:rFonts w:ascii="Times New Roman" w:hAnsi="Times New Roman" w:cs="Times New Roman"/>
                <w:b/>
                <w:bCs/>
                <w:sz w:val="20"/>
                <w:szCs w:val="20"/>
              </w:rPr>
              <w:t>&lt;0.001</w:t>
            </w:r>
          </w:p>
        </w:tc>
      </w:tr>
      <w:tr w:rsidR="001C3626" w:rsidRPr="008E73D6" w14:paraId="5DC4F6E4" w14:textId="77777777" w:rsidTr="0063530A">
        <w:trPr>
          <w:trHeight w:val="138"/>
          <w:jc w:val="center"/>
        </w:trPr>
        <w:tc>
          <w:tcPr>
            <w:tcW w:w="751" w:type="pct"/>
            <w:vAlign w:val="center"/>
          </w:tcPr>
          <w:p w14:paraId="38D9DA4D"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No</w:t>
            </w:r>
          </w:p>
        </w:tc>
        <w:tc>
          <w:tcPr>
            <w:tcW w:w="884" w:type="pct"/>
            <w:vAlign w:val="center"/>
          </w:tcPr>
          <w:p w14:paraId="18989849"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529" w:type="pct"/>
            <w:vAlign w:val="center"/>
          </w:tcPr>
          <w:p w14:paraId="59806394"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14" w:type="pct"/>
            <w:vAlign w:val="center"/>
          </w:tcPr>
          <w:p w14:paraId="2D78FF5B"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81" w:type="pct"/>
            <w:vAlign w:val="center"/>
          </w:tcPr>
          <w:p w14:paraId="2932067B"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63" w:type="pct"/>
            <w:vAlign w:val="center"/>
          </w:tcPr>
          <w:p w14:paraId="7F2F6EA7"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78" w:type="pct"/>
            <w:vAlign w:val="center"/>
          </w:tcPr>
          <w:p w14:paraId="0DB21BA5"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w:t>
            </w:r>
          </w:p>
        </w:tc>
      </w:tr>
      <w:tr w:rsidR="001C3626" w:rsidRPr="008E73D6" w14:paraId="5DC5F616" w14:textId="142CCC84" w:rsidTr="0063530A">
        <w:trPr>
          <w:trHeight w:val="138"/>
          <w:jc w:val="center"/>
        </w:trPr>
        <w:tc>
          <w:tcPr>
            <w:tcW w:w="1635" w:type="pct"/>
            <w:gridSpan w:val="2"/>
            <w:vAlign w:val="center"/>
          </w:tcPr>
          <w:p w14:paraId="68D2103D"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Stunned</w:t>
            </w:r>
          </w:p>
        </w:tc>
        <w:tc>
          <w:tcPr>
            <w:tcW w:w="1443" w:type="pct"/>
            <w:gridSpan w:val="2"/>
            <w:vAlign w:val="center"/>
          </w:tcPr>
          <w:p w14:paraId="39DE567A" w14:textId="77777777" w:rsidR="00AE3CAD" w:rsidRPr="008E73D6" w:rsidRDefault="00AE3CAD" w:rsidP="0063530A">
            <w:pPr>
              <w:rPr>
                <w:rFonts w:ascii="Times New Roman" w:hAnsi="Times New Roman" w:cs="Times New Roman"/>
                <w:sz w:val="20"/>
                <w:szCs w:val="20"/>
              </w:rPr>
            </w:pPr>
          </w:p>
        </w:tc>
        <w:tc>
          <w:tcPr>
            <w:tcW w:w="1444" w:type="pct"/>
            <w:gridSpan w:val="2"/>
            <w:vAlign w:val="center"/>
          </w:tcPr>
          <w:p w14:paraId="71152AD7" w14:textId="77777777" w:rsidR="00AE3CAD" w:rsidRPr="008E73D6" w:rsidRDefault="00AE3CAD" w:rsidP="0063530A">
            <w:pPr>
              <w:rPr>
                <w:rFonts w:ascii="Times New Roman" w:hAnsi="Times New Roman" w:cs="Times New Roman"/>
                <w:sz w:val="20"/>
                <w:szCs w:val="20"/>
              </w:rPr>
            </w:pPr>
          </w:p>
        </w:tc>
        <w:tc>
          <w:tcPr>
            <w:tcW w:w="478" w:type="pct"/>
            <w:vAlign w:val="center"/>
          </w:tcPr>
          <w:p w14:paraId="15AE8ED1" w14:textId="77777777" w:rsidR="00AE3CAD" w:rsidRPr="008E73D6" w:rsidRDefault="00AE3CAD" w:rsidP="0063530A">
            <w:pPr>
              <w:rPr>
                <w:rFonts w:ascii="Times New Roman" w:hAnsi="Times New Roman" w:cs="Times New Roman"/>
                <w:sz w:val="20"/>
                <w:szCs w:val="20"/>
              </w:rPr>
            </w:pPr>
          </w:p>
        </w:tc>
      </w:tr>
      <w:tr w:rsidR="001C3626" w:rsidRPr="008E73D6" w14:paraId="35FC9888" w14:textId="77777777" w:rsidTr="0063530A">
        <w:trPr>
          <w:trHeight w:val="138"/>
          <w:jc w:val="center"/>
        </w:trPr>
        <w:tc>
          <w:tcPr>
            <w:tcW w:w="751" w:type="pct"/>
            <w:vAlign w:val="center"/>
          </w:tcPr>
          <w:p w14:paraId="0E7E827C"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Yes</w:t>
            </w:r>
          </w:p>
        </w:tc>
        <w:tc>
          <w:tcPr>
            <w:tcW w:w="884" w:type="pct"/>
            <w:vAlign w:val="center"/>
          </w:tcPr>
          <w:p w14:paraId="26609661"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529" w:type="pct"/>
            <w:vAlign w:val="center"/>
          </w:tcPr>
          <w:p w14:paraId="5ED5931C"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14" w:type="pct"/>
            <w:vAlign w:val="center"/>
          </w:tcPr>
          <w:p w14:paraId="42797DF3"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81" w:type="pct"/>
            <w:vAlign w:val="center"/>
          </w:tcPr>
          <w:p w14:paraId="737E7543"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63" w:type="pct"/>
            <w:vAlign w:val="center"/>
          </w:tcPr>
          <w:p w14:paraId="55659043" w14:textId="6AFA0E2B"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0.93</w:t>
            </w:r>
            <w:r>
              <w:rPr>
                <w:rFonts w:ascii="Times New Roman" w:hAnsi="Times New Roman" w:cs="Times New Roman"/>
                <w:sz w:val="20"/>
                <w:szCs w:val="20"/>
              </w:rPr>
              <w:t xml:space="preserve"> (</w:t>
            </w:r>
            <w:r w:rsidRPr="00F13B5B">
              <w:rPr>
                <w:rFonts w:ascii="Times New Roman" w:hAnsi="Times New Roman" w:cs="Times New Roman"/>
                <w:sz w:val="20"/>
                <w:szCs w:val="20"/>
              </w:rPr>
              <w:t>0.77, 1.10</w:t>
            </w:r>
            <w:r>
              <w:rPr>
                <w:rFonts w:ascii="Times New Roman" w:hAnsi="Times New Roman" w:cs="Times New Roman"/>
                <w:sz w:val="20"/>
                <w:szCs w:val="20"/>
              </w:rPr>
              <w:t>)</w:t>
            </w:r>
          </w:p>
        </w:tc>
        <w:tc>
          <w:tcPr>
            <w:tcW w:w="478" w:type="pct"/>
            <w:vAlign w:val="center"/>
          </w:tcPr>
          <w:p w14:paraId="51A38ADD"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0.385</w:t>
            </w:r>
          </w:p>
        </w:tc>
      </w:tr>
      <w:tr w:rsidR="001C3626" w:rsidRPr="008E73D6" w14:paraId="3D51E4FA" w14:textId="77777777" w:rsidTr="0063530A">
        <w:trPr>
          <w:trHeight w:val="138"/>
          <w:jc w:val="center"/>
        </w:trPr>
        <w:tc>
          <w:tcPr>
            <w:tcW w:w="751" w:type="pct"/>
            <w:vAlign w:val="center"/>
          </w:tcPr>
          <w:p w14:paraId="1A6DC8D5"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No</w:t>
            </w:r>
          </w:p>
        </w:tc>
        <w:tc>
          <w:tcPr>
            <w:tcW w:w="884" w:type="pct"/>
            <w:vAlign w:val="center"/>
          </w:tcPr>
          <w:p w14:paraId="00BE5E89"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529" w:type="pct"/>
            <w:vAlign w:val="center"/>
          </w:tcPr>
          <w:p w14:paraId="28D99347"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14" w:type="pct"/>
            <w:vAlign w:val="center"/>
          </w:tcPr>
          <w:p w14:paraId="3DF3C174"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81" w:type="pct"/>
            <w:vAlign w:val="center"/>
          </w:tcPr>
          <w:p w14:paraId="0AD97672"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63" w:type="pct"/>
            <w:vAlign w:val="center"/>
          </w:tcPr>
          <w:p w14:paraId="53A19B80"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78" w:type="pct"/>
            <w:vAlign w:val="center"/>
          </w:tcPr>
          <w:p w14:paraId="56440A82"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w:t>
            </w:r>
          </w:p>
        </w:tc>
      </w:tr>
      <w:tr w:rsidR="001C3626" w:rsidRPr="008E73D6" w14:paraId="45199632" w14:textId="22C673C4" w:rsidTr="0063530A">
        <w:trPr>
          <w:trHeight w:val="138"/>
          <w:jc w:val="center"/>
        </w:trPr>
        <w:tc>
          <w:tcPr>
            <w:tcW w:w="1635" w:type="pct"/>
            <w:gridSpan w:val="2"/>
            <w:vAlign w:val="center"/>
          </w:tcPr>
          <w:p w14:paraId="30764AA0"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Wasted</w:t>
            </w:r>
          </w:p>
        </w:tc>
        <w:tc>
          <w:tcPr>
            <w:tcW w:w="1443" w:type="pct"/>
            <w:gridSpan w:val="2"/>
            <w:vAlign w:val="center"/>
          </w:tcPr>
          <w:p w14:paraId="2F6F403C" w14:textId="77777777" w:rsidR="00AE3CAD" w:rsidRPr="008E73D6" w:rsidRDefault="00AE3CAD" w:rsidP="0063530A">
            <w:pPr>
              <w:rPr>
                <w:rFonts w:ascii="Times New Roman" w:hAnsi="Times New Roman" w:cs="Times New Roman"/>
                <w:sz w:val="20"/>
                <w:szCs w:val="20"/>
              </w:rPr>
            </w:pPr>
          </w:p>
        </w:tc>
        <w:tc>
          <w:tcPr>
            <w:tcW w:w="1444" w:type="pct"/>
            <w:gridSpan w:val="2"/>
            <w:vAlign w:val="center"/>
          </w:tcPr>
          <w:p w14:paraId="2E2C8EAC" w14:textId="77777777" w:rsidR="00AE3CAD" w:rsidRPr="008E73D6" w:rsidRDefault="00AE3CAD" w:rsidP="0063530A">
            <w:pPr>
              <w:rPr>
                <w:rFonts w:ascii="Times New Roman" w:hAnsi="Times New Roman" w:cs="Times New Roman"/>
                <w:sz w:val="20"/>
                <w:szCs w:val="20"/>
              </w:rPr>
            </w:pPr>
          </w:p>
        </w:tc>
        <w:tc>
          <w:tcPr>
            <w:tcW w:w="478" w:type="pct"/>
            <w:vAlign w:val="center"/>
          </w:tcPr>
          <w:p w14:paraId="3253FAE0" w14:textId="77777777" w:rsidR="00AE3CAD" w:rsidRPr="008E73D6" w:rsidRDefault="00AE3CAD" w:rsidP="0063530A">
            <w:pPr>
              <w:rPr>
                <w:rFonts w:ascii="Times New Roman" w:hAnsi="Times New Roman" w:cs="Times New Roman"/>
                <w:sz w:val="20"/>
                <w:szCs w:val="20"/>
              </w:rPr>
            </w:pPr>
          </w:p>
        </w:tc>
      </w:tr>
      <w:tr w:rsidR="001C3626" w:rsidRPr="00786204" w14:paraId="5DC6F1EB" w14:textId="77777777" w:rsidTr="0063530A">
        <w:trPr>
          <w:trHeight w:val="138"/>
          <w:jc w:val="center"/>
        </w:trPr>
        <w:tc>
          <w:tcPr>
            <w:tcW w:w="751" w:type="pct"/>
            <w:vAlign w:val="center"/>
          </w:tcPr>
          <w:p w14:paraId="01A3CD3E"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Yes</w:t>
            </w:r>
          </w:p>
        </w:tc>
        <w:tc>
          <w:tcPr>
            <w:tcW w:w="884" w:type="pct"/>
            <w:vAlign w:val="center"/>
          </w:tcPr>
          <w:p w14:paraId="0405652C"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529" w:type="pct"/>
            <w:vAlign w:val="center"/>
          </w:tcPr>
          <w:p w14:paraId="4A839564"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14" w:type="pct"/>
            <w:vAlign w:val="center"/>
          </w:tcPr>
          <w:p w14:paraId="35070C86" w14:textId="174C6898" w:rsidR="00AE3CAD" w:rsidRPr="0063530A" w:rsidRDefault="0042074B" w:rsidP="0063530A">
            <w:pPr>
              <w:rPr>
                <w:rFonts w:ascii="Times New Roman" w:hAnsi="Times New Roman" w:cs="Times New Roman"/>
                <w:sz w:val="20"/>
                <w:szCs w:val="20"/>
              </w:rPr>
            </w:pPr>
            <w:r>
              <w:rPr>
                <w:rFonts w:ascii="Times New Roman" w:hAnsi="Times New Roman" w:cs="Times New Roman"/>
                <w:sz w:val="20"/>
                <w:szCs w:val="20"/>
              </w:rPr>
              <w:t>1.</w:t>
            </w:r>
            <w:r w:rsidR="00A90AA3">
              <w:rPr>
                <w:rFonts w:ascii="Times New Roman" w:hAnsi="Times New Roman" w:cs="Times New Roman"/>
                <w:sz w:val="20"/>
                <w:szCs w:val="20"/>
              </w:rPr>
              <w:t>61</w:t>
            </w:r>
            <w:r>
              <w:rPr>
                <w:rFonts w:ascii="Times New Roman" w:hAnsi="Times New Roman" w:cs="Times New Roman"/>
                <w:sz w:val="20"/>
                <w:szCs w:val="20"/>
              </w:rPr>
              <w:t xml:space="preserve"> (0.9</w:t>
            </w:r>
            <w:r w:rsidR="00A90AA3">
              <w:rPr>
                <w:rFonts w:ascii="Times New Roman" w:hAnsi="Times New Roman" w:cs="Times New Roman"/>
                <w:sz w:val="20"/>
                <w:szCs w:val="20"/>
              </w:rPr>
              <w:t>2</w:t>
            </w:r>
            <w:r>
              <w:rPr>
                <w:rFonts w:ascii="Times New Roman" w:hAnsi="Times New Roman" w:cs="Times New Roman"/>
                <w:sz w:val="20"/>
                <w:szCs w:val="20"/>
              </w:rPr>
              <w:t>, 2.</w:t>
            </w:r>
            <w:r w:rsidR="00A90AA3">
              <w:rPr>
                <w:rFonts w:ascii="Times New Roman" w:hAnsi="Times New Roman" w:cs="Times New Roman"/>
                <w:sz w:val="20"/>
                <w:szCs w:val="20"/>
              </w:rPr>
              <w:t>84</w:t>
            </w:r>
            <w:r>
              <w:rPr>
                <w:rFonts w:ascii="Times New Roman" w:hAnsi="Times New Roman" w:cs="Times New Roman"/>
                <w:sz w:val="20"/>
                <w:szCs w:val="20"/>
              </w:rPr>
              <w:t>)</w:t>
            </w:r>
          </w:p>
        </w:tc>
        <w:tc>
          <w:tcPr>
            <w:tcW w:w="481" w:type="pct"/>
            <w:vAlign w:val="center"/>
          </w:tcPr>
          <w:p w14:paraId="21403F7A" w14:textId="497E0EFE" w:rsidR="00AE3CAD" w:rsidRPr="0063530A" w:rsidRDefault="00A90AA3" w:rsidP="0063530A">
            <w:pPr>
              <w:rPr>
                <w:rFonts w:ascii="Times New Roman" w:hAnsi="Times New Roman" w:cs="Times New Roman"/>
                <w:sz w:val="20"/>
                <w:szCs w:val="20"/>
              </w:rPr>
            </w:pPr>
            <w:r>
              <w:rPr>
                <w:rFonts w:ascii="Times New Roman" w:hAnsi="Times New Roman" w:cs="Times New Roman"/>
                <w:sz w:val="20"/>
                <w:szCs w:val="20"/>
              </w:rPr>
              <w:t>0.097</w:t>
            </w:r>
          </w:p>
        </w:tc>
        <w:tc>
          <w:tcPr>
            <w:tcW w:w="963" w:type="pct"/>
            <w:vAlign w:val="center"/>
          </w:tcPr>
          <w:p w14:paraId="38CFF13B" w14:textId="068DC013"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0.89</w:t>
            </w:r>
            <w:r>
              <w:rPr>
                <w:rFonts w:ascii="Times New Roman" w:hAnsi="Times New Roman" w:cs="Times New Roman"/>
                <w:sz w:val="20"/>
                <w:szCs w:val="20"/>
              </w:rPr>
              <w:t xml:space="preserve"> (</w:t>
            </w:r>
            <w:r w:rsidRPr="00F13B5B">
              <w:rPr>
                <w:rFonts w:ascii="Times New Roman" w:hAnsi="Times New Roman" w:cs="Times New Roman"/>
                <w:sz w:val="20"/>
                <w:szCs w:val="20"/>
              </w:rPr>
              <w:t>0.72, 1.10</w:t>
            </w:r>
            <w:r>
              <w:rPr>
                <w:rFonts w:ascii="Times New Roman" w:hAnsi="Times New Roman" w:cs="Times New Roman"/>
                <w:sz w:val="20"/>
                <w:szCs w:val="20"/>
              </w:rPr>
              <w:t>)</w:t>
            </w:r>
          </w:p>
        </w:tc>
        <w:tc>
          <w:tcPr>
            <w:tcW w:w="478" w:type="pct"/>
            <w:vAlign w:val="center"/>
          </w:tcPr>
          <w:p w14:paraId="1664D827"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0.294</w:t>
            </w:r>
          </w:p>
        </w:tc>
      </w:tr>
      <w:tr w:rsidR="001C3626" w:rsidRPr="00786204" w14:paraId="0D745C96" w14:textId="77777777" w:rsidTr="0063530A">
        <w:trPr>
          <w:trHeight w:val="138"/>
          <w:jc w:val="center"/>
        </w:trPr>
        <w:tc>
          <w:tcPr>
            <w:tcW w:w="751" w:type="pct"/>
            <w:vAlign w:val="center"/>
          </w:tcPr>
          <w:p w14:paraId="62BC3C04"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No</w:t>
            </w:r>
          </w:p>
        </w:tc>
        <w:tc>
          <w:tcPr>
            <w:tcW w:w="884" w:type="pct"/>
            <w:vAlign w:val="center"/>
          </w:tcPr>
          <w:p w14:paraId="6A5752D9"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529" w:type="pct"/>
            <w:vAlign w:val="center"/>
          </w:tcPr>
          <w:p w14:paraId="5BCE9339"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14" w:type="pct"/>
            <w:vAlign w:val="center"/>
          </w:tcPr>
          <w:p w14:paraId="1EF2D4FD" w14:textId="7A90C108" w:rsidR="00AE3CAD" w:rsidRPr="0063530A" w:rsidRDefault="0042074B" w:rsidP="0063530A">
            <w:pPr>
              <w:rPr>
                <w:rFonts w:ascii="Times New Roman" w:hAnsi="Times New Roman" w:cs="Times New Roman"/>
                <w:sz w:val="20"/>
                <w:szCs w:val="20"/>
              </w:rPr>
            </w:pPr>
            <w:r>
              <w:rPr>
                <w:rFonts w:ascii="Times New Roman" w:hAnsi="Times New Roman" w:cs="Times New Roman"/>
                <w:sz w:val="20"/>
                <w:szCs w:val="20"/>
              </w:rPr>
              <w:t>Ref.</w:t>
            </w:r>
          </w:p>
        </w:tc>
        <w:tc>
          <w:tcPr>
            <w:tcW w:w="481" w:type="pct"/>
            <w:vAlign w:val="center"/>
          </w:tcPr>
          <w:p w14:paraId="42D8D805"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63" w:type="pct"/>
            <w:vAlign w:val="center"/>
          </w:tcPr>
          <w:p w14:paraId="13E40EE3"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78" w:type="pct"/>
            <w:vAlign w:val="center"/>
          </w:tcPr>
          <w:p w14:paraId="591A23D3"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w:t>
            </w:r>
          </w:p>
        </w:tc>
      </w:tr>
      <w:tr w:rsidR="001C3626" w:rsidRPr="008E73D6" w14:paraId="75E001FF" w14:textId="732F2EA9" w:rsidTr="0063530A">
        <w:trPr>
          <w:trHeight w:val="138"/>
          <w:jc w:val="center"/>
        </w:trPr>
        <w:tc>
          <w:tcPr>
            <w:tcW w:w="1635" w:type="pct"/>
            <w:gridSpan w:val="2"/>
            <w:vAlign w:val="center"/>
          </w:tcPr>
          <w:p w14:paraId="74623033"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Overweight</w:t>
            </w:r>
          </w:p>
        </w:tc>
        <w:tc>
          <w:tcPr>
            <w:tcW w:w="1443" w:type="pct"/>
            <w:gridSpan w:val="2"/>
            <w:vAlign w:val="center"/>
          </w:tcPr>
          <w:p w14:paraId="4E2844EB" w14:textId="77777777" w:rsidR="00AE3CAD" w:rsidRPr="008E73D6" w:rsidRDefault="00AE3CAD" w:rsidP="0063530A">
            <w:pPr>
              <w:rPr>
                <w:rFonts w:ascii="Times New Roman" w:hAnsi="Times New Roman" w:cs="Times New Roman"/>
                <w:sz w:val="20"/>
                <w:szCs w:val="20"/>
              </w:rPr>
            </w:pPr>
          </w:p>
        </w:tc>
        <w:tc>
          <w:tcPr>
            <w:tcW w:w="1444" w:type="pct"/>
            <w:gridSpan w:val="2"/>
            <w:vAlign w:val="center"/>
          </w:tcPr>
          <w:p w14:paraId="6B5D5F76" w14:textId="77777777" w:rsidR="00AE3CAD" w:rsidRPr="008E73D6" w:rsidRDefault="00AE3CAD" w:rsidP="0063530A">
            <w:pPr>
              <w:rPr>
                <w:rFonts w:ascii="Times New Roman" w:hAnsi="Times New Roman" w:cs="Times New Roman"/>
                <w:sz w:val="20"/>
                <w:szCs w:val="20"/>
              </w:rPr>
            </w:pPr>
          </w:p>
        </w:tc>
        <w:tc>
          <w:tcPr>
            <w:tcW w:w="478" w:type="pct"/>
            <w:vAlign w:val="center"/>
          </w:tcPr>
          <w:p w14:paraId="741DF79C" w14:textId="77777777" w:rsidR="00AE3CAD" w:rsidRPr="008E73D6" w:rsidRDefault="00AE3CAD" w:rsidP="0063530A">
            <w:pPr>
              <w:rPr>
                <w:rFonts w:ascii="Times New Roman" w:hAnsi="Times New Roman" w:cs="Times New Roman"/>
                <w:sz w:val="20"/>
                <w:szCs w:val="20"/>
              </w:rPr>
            </w:pPr>
          </w:p>
        </w:tc>
      </w:tr>
      <w:tr w:rsidR="001C3626" w:rsidRPr="00786204" w14:paraId="4C7032A7" w14:textId="77777777" w:rsidTr="0063530A">
        <w:trPr>
          <w:trHeight w:val="138"/>
          <w:jc w:val="center"/>
        </w:trPr>
        <w:tc>
          <w:tcPr>
            <w:tcW w:w="751" w:type="pct"/>
            <w:vAlign w:val="center"/>
          </w:tcPr>
          <w:p w14:paraId="2DB97C03" w14:textId="0FF3C57D" w:rsidR="00AE3CAD" w:rsidRPr="0063530A" w:rsidRDefault="00A90AA3" w:rsidP="0063530A">
            <w:pPr>
              <w:rPr>
                <w:rFonts w:ascii="Times New Roman" w:hAnsi="Times New Roman" w:cs="Times New Roman"/>
                <w:sz w:val="20"/>
                <w:szCs w:val="20"/>
              </w:rPr>
            </w:pPr>
            <w:r>
              <w:rPr>
                <w:rFonts w:ascii="Times New Roman" w:hAnsi="Times New Roman" w:cs="Times New Roman"/>
                <w:sz w:val="20"/>
                <w:szCs w:val="20"/>
              </w:rPr>
              <w:t>No</w:t>
            </w:r>
          </w:p>
        </w:tc>
        <w:tc>
          <w:tcPr>
            <w:tcW w:w="884" w:type="pct"/>
            <w:vAlign w:val="center"/>
          </w:tcPr>
          <w:p w14:paraId="3FD759FA"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529" w:type="pct"/>
            <w:vAlign w:val="center"/>
          </w:tcPr>
          <w:p w14:paraId="79FCE035"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14" w:type="pct"/>
            <w:vAlign w:val="center"/>
          </w:tcPr>
          <w:p w14:paraId="75324B16" w14:textId="5A0CF84C" w:rsidR="00AE3CAD" w:rsidRPr="0063530A" w:rsidRDefault="0042074B" w:rsidP="0063530A">
            <w:pPr>
              <w:rPr>
                <w:rFonts w:ascii="Times New Roman" w:hAnsi="Times New Roman" w:cs="Times New Roman"/>
                <w:sz w:val="20"/>
                <w:szCs w:val="20"/>
              </w:rPr>
            </w:pPr>
            <w:r>
              <w:rPr>
                <w:rFonts w:ascii="Times New Roman" w:hAnsi="Times New Roman" w:cs="Times New Roman"/>
                <w:sz w:val="20"/>
                <w:szCs w:val="20"/>
              </w:rPr>
              <w:t>3.4</w:t>
            </w:r>
            <w:r w:rsidR="00A90AA3">
              <w:rPr>
                <w:rFonts w:ascii="Times New Roman" w:hAnsi="Times New Roman" w:cs="Times New Roman"/>
                <w:sz w:val="20"/>
                <w:szCs w:val="20"/>
              </w:rPr>
              <w:t>6</w:t>
            </w:r>
            <w:r>
              <w:rPr>
                <w:rFonts w:ascii="Times New Roman" w:hAnsi="Times New Roman" w:cs="Times New Roman"/>
                <w:sz w:val="20"/>
                <w:szCs w:val="20"/>
              </w:rPr>
              <w:t xml:space="preserve"> (0.40, 29.</w:t>
            </w:r>
            <w:r w:rsidR="00A90AA3">
              <w:rPr>
                <w:rFonts w:ascii="Times New Roman" w:hAnsi="Times New Roman" w:cs="Times New Roman"/>
                <w:sz w:val="20"/>
                <w:szCs w:val="20"/>
              </w:rPr>
              <w:t>65</w:t>
            </w:r>
            <w:r>
              <w:rPr>
                <w:rFonts w:ascii="Times New Roman" w:hAnsi="Times New Roman" w:cs="Times New Roman"/>
                <w:sz w:val="20"/>
                <w:szCs w:val="20"/>
              </w:rPr>
              <w:t>)</w:t>
            </w:r>
          </w:p>
        </w:tc>
        <w:tc>
          <w:tcPr>
            <w:tcW w:w="481" w:type="pct"/>
            <w:vAlign w:val="center"/>
          </w:tcPr>
          <w:p w14:paraId="726979D8" w14:textId="038DC11E" w:rsidR="00AE3CAD" w:rsidRPr="0063530A" w:rsidRDefault="00661DA1" w:rsidP="0063530A">
            <w:pPr>
              <w:rPr>
                <w:rFonts w:ascii="Times New Roman" w:hAnsi="Times New Roman" w:cs="Times New Roman"/>
                <w:sz w:val="20"/>
                <w:szCs w:val="20"/>
              </w:rPr>
            </w:pPr>
            <w:r>
              <w:rPr>
                <w:rFonts w:ascii="Times New Roman" w:hAnsi="Times New Roman" w:cs="Times New Roman"/>
                <w:sz w:val="20"/>
                <w:szCs w:val="20"/>
              </w:rPr>
              <w:t>0.310</w:t>
            </w:r>
          </w:p>
        </w:tc>
        <w:tc>
          <w:tcPr>
            <w:tcW w:w="963" w:type="pct"/>
            <w:vAlign w:val="center"/>
          </w:tcPr>
          <w:p w14:paraId="53744D4D" w14:textId="37E9AD08"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1.43</w:t>
            </w:r>
            <w:r>
              <w:rPr>
                <w:rFonts w:ascii="Times New Roman" w:hAnsi="Times New Roman" w:cs="Times New Roman"/>
                <w:sz w:val="20"/>
                <w:szCs w:val="20"/>
              </w:rPr>
              <w:t xml:space="preserve"> (</w:t>
            </w:r>
            <w:r w:rsidRPr="00F13B5B">
              <w:rPr>
                <w:rFonts w:ascii="Times New Roman" w:hAnsi="Times New Roman" w:cs="Times New Roman"/>
                <w:sz w:val="20"/>
                <w:szCs w:val="20"/>
              </w:rPr>
              <w:t>0.86, 2.38</w:t>
            </w:r>
            <w:r>
              <w:rPr>
                <w:rFonts w:ascii="Times New Roman" w:hAnsi="Times New Roman" w:cs="Times New Roman"/>
                <w:sz w:val="20"/>
                <w:szCs w:val="20"/>
              </w:rPr>
              <w:t>)</w:t>
            </w:r>
          </w:p>
        </w:tc>
        <w:tc>
          <w:tcPr>
            <w:tcW w:w="478" w:type="pct"/>
            <w:vAlign w:val="center"/>
          </w:tcPr>
          <w:p w14:paraId="69E8D1F4"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0.165</w:t>
            </w:r>
          </w:p>
        </w:tc>
      </w:tr>
      <w:tr w:rsidR="001C3626" w:rsidRPr="00786204" w14:paraId="22F567A5" w14:textId="77777777" w:rsidTr="0063530A">
        <w:trPr>
          <w:trHeight w:val="138"/>
          <w:jc w:val="center"/>
        </w:trPr>
        <w:tc>
          <w:tcPr>
            <w:tcW w:w="751" w:type="pct"/>
            <w:vAlign w:val="center"/>
          </w:tcPr>
          <w:p w14:paraId="4EA7F029" w14:textId="64B9EC05" w:rsidR="00AE3CAD" w:rsidRPr="0063530A" w:rsidRDefault="00A90AA3" w:rsidP="0063530A">
            <w:pPr>
              <w:rPr>
                <w:rFonts w:ascii="Times New Roman" w:hAnsi="Times New Roman" w:cs="Times New Roman"/>
                <w:sz w:val="20"/>
                <w:szCs w:val="20"/>
              </w:rPr>
            </w:pPr>
            <w:r>
              <w:rPr>
                <w:rFonts w:ascii="Times New Roman" w:hAnsi="Times New Roman" w:cs="Times New Roman"/>
                <w:sz w:val="20"/>
                <w:szCs w:val="20"/>
              </w:rPr>
              <w:t>Yes</w:t>
            </w:r>
          </w:p>
        </w:tc>
        <w:tc>
          <w:tcPr>
            <w:tcW w:w="884" w:type="pct"/>
            <w:vAlign w:val="center"/>
          </w:tcPr>
          <w:p w14:paraId="1BB532EF"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529" w:type="pct"/>
            <w:vAlign w:val="center"/>
          </w:tcPr>
          <w:p w14:paraId="0442345D"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14" w:type="pct"/>
            <w:vAlign w:val="center"/>
          </w:tcPr>
          <w:p w14:paraId="7ADF90A0" w14:textId="18C58E98" w:rsidR="00AE3CAD" w:rsidRPr="0063530A" w:rsidRDefault="0042074B" w:rsidP="0063530A">
            <w:pPr>
              <w:rPr>
                <w:rFonts w:ascii="Times New Roman" w:hAnsi="Times New Roman" w:cs="Times New Roman"/>
                <w:sz w:val="20"/>
                <w:szCs w:val="20"/>
              </w:rPr>
            </w:pPr>
            <w:r>
              <w:rPr>
                <w:rFonts w:ascii="Times New Roman" w:hAnsi="Times New Roman" w:cs="Times New Roman"/>
                <w:sz w:val="20"/>
                <w:szCs w:val="20"/>
              </w:rPr>
              <w:t>Ref.</w:t>
            </w:r>
          </w:p>
        </w:tc>
        <w:tc>
          <w:tcPr>
            <w:tcW w:w="481" w:type="pct"/>
            <w:vAlign w:val="center"/>
          </w:tcPr>
          <w:p w14:paraId="6890EBE3"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63" w:type="pct"/>
            <w:vAlign w:val="center"/>
          </w:tcPr>
          <w:p w14:paraId="1AB64134"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78" w:type="pct"/>
            <w:vAlign w:val="center"/>
          </w:tcPr>
          <w:p w14:paraId="03ACC76F"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w:t>
            </w:r>
          </w:p>
        </w:tc>
      </w:tr>
      <w:tr w:rsidR="007179D5" w:rsidRPr="008E73D6" w14:paraId="1AE1955A" w14:textId="7549617D" w:rsidTr="007179D5">
        <w:trPr>
          <w:trHeight w:val="138"/>
          <w:jc w:val="center"/>
        </w:trPr>
        <w:tc>
          <w:tcPr>
            <w:tcW w:w="5000" w:type="pct"/>
            <w:gridSpan w:val="7"/>
            <w:vAlign w:val="center"/>
          </w:tcPr>
          <w:p w14:paraId="1B2DF10C" w14:textId="25C96C85" w:rsidR="007179D5" w:rsidRPr="008E73D6" w:rsidRDefault="007179D5" w:rsidP="0063530A">
            <w:pPr>
              <w:rPr>
                <w:rFonts w:ascii="Times New Roman" w:hAnsi="Times New Roman" w:cs="Times New Roman"/>
                <w:sz w:val="20"/>
                <w:szCs w:val="20"/>
              </w:rPr>
            </w:pPr>
            <w:r w:rsidRPr="0063530A">
              <w:rPr>
                <w:rFonts w:ascii="Times New Roman" w:hAnsi="Times New Roman" w:cs="Times New Roman"/>
                <w:sz w:val="20"/>
                <w:szCs w:val="20"/>
              </w:rPr>
              <w:t>COMMUNITY CHARACTERISTICS</w:t>
            </w:r>
          </w:p>
        </w:tc>
      </w:tr>
      <w:tr w:rsidR="001C3626" w:rsidRPr="008E73D6" w14:paraId="2BFD66CF" w14:textId="1E1DB38B" w:rsidTr="0063530A">
        <w:trPr>
          <w:trHeight w:val="138"/>
          <w:jc w:val="center"/>
        </w:trPr>
        <w:tc>
          <w:tcPr>
            <w:tcW w:w="1635" w:type="pct"/>
            <w:gridSpan w:val="2"/>
            <w:vAlign w:val="center"/>
          </w:tcPr>
          <w:p w14:paraId="5B2B6CE5" w14:textId="77777777" w:rsidR="00AE3CAD" w:rsidRPr="0063530A" w:rsidRDefault="00AE3CAD" w:rsidP="0063530A">
            <w:pPr>
              <w:rPr>
                <w:rFonts w:ascii="Times New Roman" w:hAnsi="Times New Roman" w:cs="Times New Roman"/>
                <w:sz w:val="20"/>
                <w:szCs w:val="20"/>
              </w:rPr>
            </w:pPr>
            <w:r w:rsidRPr="0063530A">
              <w:rPr>
                <w:rFonts w:ascii="Times New Roman" w:hAnsi="Times New Roman" w:cs="Times New Roman"/>
                <w:sz w:val="20"/>
                <w:szCs w:val="20"/>
              </w:rPr>
              <w:t>Place of residence</w:t>
            </w:r>
          </w:p>
        </w:tc>
        <w:tc>
          <w:tcPr>
            <w:tcW w:w="1443" w:type="pct"/>
            <w:gridSpan w:val="2"/>
            <w:vAlign w:val="center"/>
          </w:tcPr>
          <w:p w14:paraId="44497D31" w14:textId="77777777" w:rsidR="00AE3CAD" w:rsidRPr="008E73D6" w:rsidRDefault="00AE3CAD" w:rsidP="0063530A">
            <w:pPr>
              <w:rPr>
                <w:rFonts w:ascii="Times New Roman" w:hAnsi="Times New Roman" w:cs="Times New Roman"/>
                <w:sz w:val="20"/>
                <w:szCs w:val="20"/>
              </w:rPr>
            </w:pPr>
          </w:p>
        </w:tc>
        <w:tc>
          <w:tcPr>
            <w:tcW w:w="1444" w:type="pct"/>
            <w:gridSpan w:val="2"/>
            <w:vAlign w:val="center"/>
          </w:tcPr>
          <w:p w14:paraId="1F61AA5F" w14:textId="77777777" w:rsidR="00AE3CAD" w:rsidRPr="008E73D6" w:rsidRDefault="00AE3CAD" w:rsidP="0063530A">
            <w:pPr>
              <w:rPr>
                <w:rFonts w:ascii="Times New Roman" w:hAnsi="Times New Roman" w:cs="Times New Roman"/>
                <w:sz w:val="20"/>
                <w:szCs w:val="20"/>
              </w:rPr>
            </w:pPr>
          </w:p>
        </w:tc>
        <w:tc>
          <w:tcPr>
            <w:tcW w:w="478" w:type="pct"/>
            <w:vAlign w:val="center"/>
          </w:tcPr>
          <w:p w14:paraId="747D95CA" w14:textId="77777777" w:rsidR="00AE3CAD" w:rsidRPr="008E73D6" w:rsidRDefault="00AE3CAD" w:rsidP="0063530A">
            <w:pPr>
              <w:rPr>
                <w:rFonts w:ascii="Times New Roman" w:hAnsi="Times New Roman" w:cs="Times New Roman"/>
                <w:sz w:val="20"/>
                <w:szCs w:val="20"/>
              </w:rPr>
            </w:pPr>
          </w:p>
        </w:tc>
      </w:tr>
      <w:tr w:rsidR="001D6F0C" w:rsidRPr="00786204" w14:paraId="10ED652A" w14:textId="77777777" w:rsidTr="00A67133">
        <w:trPr>
          <w:trHeight w:val="250"/>
          <w:jc w:val="center"/>
        </w:trPr>
        <w:tc>
          <w:tcPr>
            <w:tcW w:w="751" w:type="pct"/>
            <w:vAlign w:val="center"/>
          </w:tcPr>
          <w:p w14:paraId="57C350BF" w14:textId="1D1AD436" w:rsidR="001D6F0C" w:rsidRPr="0042074B" w:rsidRDefault="001D6F0C" w:rsidP="001D6F0C">
            <w:pPr>
              <w:rPr>
                <w:rFonts w:ascii="Times New Roman" w:hAnsi="Times New Roman" w:cs="Times New Roman"/>
                <w:sz w:val="20"/>
                <w:szCs w:val="20"/>
              </w:rPr>
            </w:pPr>
            <w:r w:rsidRPr="007866B0">
              <w:rPr>
                <w:rFonts w:ascii="Times New Roman" w:hAnsi="Times New Roman" w:cs="Times New Roman"/>
                <w:sz w:val="20"/>
                <w:szCs w:val="20"/>
              </w:rPr>
              <w:t>Rural</w:t>
            </w:r>
          </w:p>
        </w:tc>
        <w:tc>
          <w:tcPr>
            <w:tcW w:w="884" w:type="pct"/>
            <w:vAlign w:val="center"/>
          </w:tcPr>
          <w:p w14:paraId="7AFD8B8C" w14:textId="294BEAD1" w:rsidR="001D6F0C" w:rsidRPr="0042074B" w:rsidRDefault="001D6F0C" w:rsidP="001D6F0C">
            <w:pPr>
              <w:rPr>
                <w:rFonts w:ascii="Times New Roman" w:hAnsi="Times New Roman" w:cs="Times New Roman"/>
                <w:sz w:val="20"/>
                <w:szCs w:val="20"/>
              </w:rPr>
            </w:pPr>
            <w:r w:rsidRPr="007866B0">
              <w:rPr>
                <w:rFonts w:ascii="Times New Roman" w:hAnsi="Times New Roman" w:cs="Times New Roman"/>
                <w:sz w:val="20"/>
                <w:szCs w:val="20"/>
              </w:rPr>
              <w:t>1.16</w:t>
            </w:r>
            <w:r>
              <w:rPr>
                <w:rFonts w:ascii="Times New Roman" w:hAnsi="Times New Roman" w:cs="Times New Roman"/>
                <w:sz w:val="20"/>
                <w:szCs w:val="20"/>
              </w:rPr>
              <w:t xml:space="preserve"> (</w:t>
            </w:r>
            <w:r w:rsidRPr="00F13B5B">
              <w:rPr>
                <w:rFonts w:ascii="Times New Roman" w:hAnsi="Times New Roman" w:cs="Times New Roman"/>
                <w:sz w:val="20"/>
                <w:szCs w:val="20"/>
              </w:rPr>
              <w:t>0.65, 2.06</w:t>
            </w:r>
            <w:r>
              <w:rPr>
                <w:rFonts w:ascii="Times New Roman" w:hAnsi="Times New Roman" w:cs="Times New Roman"/>
                <w:sz w:val="20"/>
                <w:szCs w:val="20"/>
              </w:rPr>
              <w:t>)</w:t>
            </w:r>
          </w:p>
        </w:tc>
        <w:tc>
          <w:tcPr>
            <w:tcW w:w="529" w:type="pct"/>
            <w:vAlign w:val="center"/>
          </w:tcPr>
          <w:p w14:paraId="6BDF63BB" w14:textId="607C2D8A" w:rsidR="001D6F0C" w:rsidRPr="0042074B" w:rsidRDefault="001D6F0C" w:rsidP="001D6F0C">
            <w:pPr>
              <w:rPr>
                <w:rFonts w:ascii="Times New Roman" w:hAnsi="Times New Roman" w:cs="Times New Roman"/>
                <w:sz w:val="20"/>
                <w:szCs w:val="20"/>
              </w:rPr>
            </w:pPr>
            <w:r w:rsidRPr="007866B0">
              <w:rPr>
                <w:rFonts w:ascii="Times New Roman" w:hAnsi="Times New Roman" w:cs="Times New Roman"/>
                <w:sz w:val="20"/>
                <w:szCs w:val="20"/>
              </w:rPr>
              <w:t>0.610</w:t>
            </w:r>
          </w:p>
        </w:tc>
        <w:tc>
          <w:tcPr>
            <w:tcW w:w="914" w:type="pct"/>
            <w:vAlign w:val="center"/>
          </w:tcPr>
          <w:p w14:paraId="7401F018" w14:textId="33B41537" w:rsidR="001D6F0C" w:rsidRPr="0042074B" w:rsidRDefault="001D6F0C" w:rsidP="001D6F0C">
            <w:pPr>
              <w:rPr>
                <w:rFonts w:ascii="Times New Roman" w:hAnsi="Times New Roman" w:cs="Times New Roman"/>
                <w:sz w:val="20"/>
                <w:szCs w:val="20"/>
              </w:rPr>
            </w:pPr>
            <w:r w:rsidRPr="007866B0">
              <w:rPr>
                <w:rFonts w:ascii="Times New Roman" w:hAnsi="Times New Roman" w:cs="Times New Roman"/>
                <w:sz w:val="20"/>
                <w:szCs w:val="20"/>
              </w:rPr>
              <w:t>1.</w:t>
            </w:r>
            <w:r w:rsidR="00A90AA3">
              <w:rPr>
                <w:rFonts w:ascii="Times New Roman" w:hAnsi="Times New Roman" w:cs="Times New Roman"/>
                <w:sz w:val="20"/>
                <w:szCs w:val="20"/>
              </w:rPr>
              <w:t>29</w:t>
            </w:r>
            <w:r>
              <w:rPr>
                <w:rFonts w:ascii="Times New Roman" w:hAnsi="Times New Roman" w:cs="Times New Roman"/>
                <w:sz w:val="20"/>
                <w:szCs w:val="20"/>
              </w:rPr>
              <w:t xml:space="preserve"> (</w:t>
            </w:r>
            <w:r w:rsidRPr="00F13B5B">
              <w:rPr>
                <w:rFonts w:ascii="Times New Roman" w:hAnsi="Times New Roman" w:cs="Times New Roman"/>
                <w:sz w:val="20"/>
                <w:szCs w:val="20"/>
              </w:rPr>
              <w:t>0</w:t>
            </w:r>
            <w:r>
              <w:rPr>
                <w:rFonts w:ascii="Times New Roman" w:hAnsi="Times New Roman" w:cs="Times New Roman"/>
                <w:sz w:val="20"/>
                <w:szCs w:val="20"/>
              </w:rPr>
              <w:t>.7</w:t>
            </w:r>
            <w:r w:rsidR="00A90AA3">
              <w:rPr>
                <w:rFonts w:ascii="Times New Roman" w:hAnsi="Times New Roman" w:cs="Times New Roman"/>
                <w:sz w:val="20"/>
                <w:szCs w:val="20"/>
              </w:rPr>
              <w:t>5</w:t>
            </w:r>
            <w:r w:rsidRPr="00F13B5B">
              <w:rPr>
                <w:rFonts w:ascii="Times New Roman" w:hAnsi="Times New Roman" w:cs="Times New Roman"/>
                <w:sz w:val="20"/>
                <w:szCs w:val="20"/>
              </w:rPr>
              <w:t>, 2.</w:t>
            </w:r>
            <w:r>
              <w:rPr>
                <w:rFonts w:ascii="Times New Roman" w:hAnsi="Times New Roman" w:cs="Times New Roman"/>
                <w:sz w:val="20"/>
                <w:szCs w:val="20"/>
              </w:rPr>
              <w:t>23)</w:t>
            </w:r>
          </w:p>
        </w:tc>
        <w:tc>
          <w:tcPr>
            <w:tcW w:w="481" w:type="pct"/>
            <w:vAlign w:val="center"/>
          </w:tcPr>
          <w:p w14:paraId="0964CFF8" w14:textId="49864965" w:rsidR="001D6F0C" w:rsidRPr="0042074B" w:rsidRDefault="001D6F0C" w:rsidP="001D6F0C">
            <w:pPr>
              <w:rPr>
                <w:rFonts w:ascii="Times New Roman" w:hAnsi="Times New Roman" w:cs="Times New Roman"/>
                <w:sz w:val="20"/>
                <w:szCs w:val="20"/>
              </w:rPr>
            </w:pPr>
            <w:r w:rsidRPr="007866B0">
              <w:rPr>
                <w:rFonts w:ascii="Times New Roman" w:hAnsi="Times New Roman" w:cs="Times New Roman"/>
                <w:sz w:val="20"/>
                <w:szCs w:val="20"/>
              </w:rPr>
              <w:t>0.</w:t>
            </w:r>
            <w:r>
              <w:rPr>
                <w:rFonts w:ascii="Times New Roman" w:hAnsi="Times New Roman" w:cs="Times New Roman"/>
                <w:sz w:val="20"/>
                <w:szCs w:val="20"/>
              </w:rPr>
              <w:t>3</w:t>
            </w:r>
            <w:r w:rsidR="00A90AA3">
              <w:rPr>
                <w:rFonts w:ascii="Times New Roman" w:hAnsi="Times New Roman" w:cs="Times New Roman"/>
                <w:sz w:val="20"/>
                <w:szCs w:val="20"/>
              </w:rPr>
              <w:t>63</w:t>
            </w:r>
          </w:p>
        </w:tc>
        <w:tc>
          <w:tcPr>
            <w:tcW w:w="963" w:type="pct"/>
            <w:vAlign w:val="center"/>
          </w:tcPr>
          <w:p w14:paraId="7B8B0B52" w14:textId="1B024FD3" w:rsidR="001D6F0C" w:rsidRPr="0042074B" w:rsidRDefault="001D6F0C" w:rsidP="001D6F0C">
            <w:pPr>
              <w:rPr>
                <w:rFonts w:ascii="Times New Roman" w:hAnsi="Times New Roman" w:cs="Times New Roman"/>
                <w:sz w:val="20"/>
                <w:szCs w:val="20"/>
              </w:rPr>
            </w:pPr>
            <w:r w:rsidRPr="007866B0">
              <w:rPr>
                <w:rFonts w:ascii="Times New Roman" w:hAnsi="Times New Roman" w:cs="Times New Roman"/>
                <w:sz w:val="20"/>
                <w:szCs w:val="20"/>
              </w:rPr>
              <w:t>-</w:t>
            </w:r>
          </w:p>
        </w:tc>
        <w:tc>
          <w:tcPr>
            <w:tcW w:w="478" w:type="pct"/>
            <w:vAlign w:val="center"/>
          </w:tcPr>
          <w:p w14:paraId="203E4BC4" w14:textId="42BD01AE" w:rsidR="001D6F0C" w:rsidRPr="0042074B" w:rsidRDefault="001D6F0C" w:rsidP="001D6F0C">
            <w:pPr>
              <w:rPr>
                <w:rFonts w:ascii="Times New Roman" w:hAnsi="Times New Roman" w:cs="Times New Roman"/>
                <w:sz w:val="20"/>
                <w:szCs w:val="20"/>
              </w:rPr>
            </w:pPr>
            <w:r w:rsidRPr="007866B0">
              <w:rPr>
                <w:rFonts w:ascii="Times New Roman" w:hAnsi="Times New Roman" w:cs="Times New Roman"/>
                <w:sz w:val="20"/>
                <w:szCs w:val="20"/>
              </w:rPr>
              <w:t>-</w:t>
            </w:r>
          </w:p>
        </w:tc>
      </w:tr>
      <w:tr w:rsidR="001D6F0C" w:rsidRPr="00786204" w14:paraId="5427F3FC" w14:textId="77777777" w:rsidTr="0063530A">
        <w:trPr>
          <w:trHeight w:val="250"/>
          <w:jc w:val="center"/>
        </w:trPr>
        <w:tc>
          <w:tcPr>
            <w:tcW w:w="751" w:type="pct"/>
            <w:vAlign w:val="center"/>
          </w:tcPr>
          <w:p w14:paraId="335DCFF8"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Urban</w:t>
            </w:r>
          </w:p>
        </w:tc>
        <w:tc>
          <w:tcPr>
            <w:tcW w:w="884" w:type="pct"/>
            <w:vAlign w:val="center"/>
          </w:tcPr>
          <w:p w14:paraId="31001C7C" w14:textId="2CE8986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1.46</w:t>
            </w:r>
            <w:r>
              <w:rPr>
                <w:rFonts w:ascii="Times New Roman" w:hAnsi="Times New Roman" w:cs="Times New Roman"/>
                <w:sz w:val="20"/>
                <w:szCs w:val="20"/>
              </w:rPr>
              <w:t xml:space="preserve"> (</w:t>
            </w:r>
            <w:r w:rsidRPr="00F13B5B">
              <w:rPr>
                <w:rFonts w:ascii="Times New Roman" w:hAnsi="Times New Roman" w:cs="Times New Roman"/>
                <w:sz w:val="20"/>
                <w:szCs w:val="20"/>
              </w:rPr>
              <w:t>0.81, 2.62</w:t>
            </w:r>
            <w:r>
              <w:rPr>
                <w:rFonts w:ascii="Times New Roman" w:hAnsi="Times New Roman" w:cs="Times New Roman"/>
                <w:sz w:val="20"/>
                <w:szCs w:val="20"/>
              </w:rPr>
              <w:t>)</w:t>
            </w:r>
          </w:p>
        </w:tc>
        <w:tc>
          <w:tcPr>
            <w:tcW w:w="529" w:type="pct"/>
            <w:vAlign w:val="center"/>
          </w:tcPr>
          <w:p w14:paraId="0FC71E20"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0.206</w:t>
            </w:r>
          </w:p>
        </w:tc>
        <w:tc>
          <w:tcPr>
            <w:tcW w:w="914" w:type="pct"/>
            <w:vAlign w:val="center"/>
          </w:tcPr>
          <w:p w14:paraId="64DB6EB1" w14:textId="50001D61"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Ref</w:t>
            </w:r>
            <w:r>
              <w:rPr>
                <w:rFonts w:ascii="Times New Roman" w:hAnsi="Times New Roman" w:cs="Times New Roman"/>
                <w:sz w:val="20"/>
                <w:szCs w:val="20"/>
              </w:rPr>
              <w:t>.</w:t>
            </w:r>
          </w:p>
        </w:tc>
        <w:tc>
          <w:tcPr>
            <w:tcW w:w="481" w:type="pct"/>
            <w:vAlign w:val="center"/>
          </w:tcPr>
          <w:p w14:paraId="1356124C"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63" w:type="pct"/>
            <w:vAlign w:val="center"/>
          </w:tcPr>
          <w:p w14:paraId="68089F0F"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78" w:type="pct"/>
            <w:vAlign w:val="center"/>
          </w:tcPr>
          <w:p w14:paraId="5F851A19"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r>
      <w:tr w:rsidR="001D6F0C" w:rsidRPr="00786204" w14:paraId="5CCCBDF9" w14:textId="77777777" w:rsidTr="0063530A">
        <w:trPr>
          <w:trHeight w:val="138"/>
          <w:jc w:val="center"/>
        </w:trPr>
        <w:tc>
          <w:tcPr>
            <w:tcW w:w="751" w:type="pct"/>
            <w:vAlign w:val="center"/>
          </w:tcPr>
          <w:p w14:paraId="236C50FD"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Tribal</w:t>
            </w:r>
          </w:p>
        </w:tc>
        <w:tc>
          <w:tcPr>
            <w:tcW w:w="884" w:type="pct"/>
            <w:vAlign w:val="center"/>
          </w:tcPr>
          <w:p w14:paraId="0D6BCA29"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529" w:type="pct"/>
            <w:vAlign w:val="center"/>
          </w:tcPr>
          <w:p w14:paraId="13DD9C9F"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14" w:type="pct"/>
            <w:vAlign w:val="center"/>
          </w:tcPr>
          <w:p w14:paraId="37CE4479"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81" w:type="pct"/>
            <w:vAlign w:val="center"/>
          </w:tcPr>
          <w:p w14:paraId="6154F39F"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63" w:type="pct"/>
            <w:vAlign w:val="center"/>
          </w:tcPr>
          <w:p w14:paraId="1312F281"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78" w:type="pct"/>
            <w:vAlign w:val="center"/>
          </w:tcPr>
          <w:p w14:paraId="3F7EB6DA" w14:textId="77777777" w:rsidR="001D6F0C" w:rsidRPr="0063530A" w:rsidRDefault="001D6F0C" w:rsidP="0063530A">
            <w:pPr>
              <w:rPr>
                <w:rFonts w:ascii="Times New Roman" w:hAnsi="Times New Roman" w:cs="Times New Roman"/>
                <w:sz w:val="20"/>
                <w:szCs w:val="20"/>
              </w:rPr>
            </w:pPr>
          </w:p>
        </w:tc>
      </w:tr>
      <w:tr w:rsidR="001D6F0C" w:rsidRPr="008E73D6" w14:paraId="61062E45" w14:textId="107C4637" w:rsidTr="0063530A">
        <w:trPr>
          <w:trHeight w:val="138"/>
          <w:jc w:val="center"/>
        </w:trPr>
        <w:tc>
          <w:tcPr>
            <w:tcW w:w="1635" w:type="pct"/>
            <w:gridSpan w:val="2"/>
            <w:vAlign w:val="center"/>
          </w:tcPr>
          <w:p w14:paraId="69E06817"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Division</w:t>
            </w:r>
          </w:p>
        </w:tc>
        <w:tc>
          <w:tcPr>
            <w:tcW w:w="1443" w:type="pct"/>
            <w:gridSpan w:val="2"/>
            <w:vAlign w:val="center"/>
          </w:tcPr>
          <w:p w14:paraId="53A6BE1C" w14:textId="77777777" w:rsidR="001D6F0C" w:rsidRPr="008E73D6" w:rsidRDefault="001D6F0C" w:rsidP="0063530A">
            <w:pPr>
              <w:rPr>
                <w:rFonts w:ascii="Times New Roman" w:hAnsi="Times New Roman" w:cs="Times New Roman"/>
                <w:sz w:val="20"/>
                <w:szCs w:val="20"/>
              </w:rPr>
            </w:pPr>
          </w:p>
        </w:tc>
        <w:tc>
          <w:tcPr>
            <w:tcW w:w="1444" w:type="pct"/>
            <w:gridSpan w:val="2"/>
            <w:vAlign w:val="center"/>
          </w:tcPr>
          <w:p w14:paraId="2D7388AC" w14:textId="77777777" w:rsidR="001D6F0C" w:rsidRPr="008E73D6" w:rsidRDefault="001D6F0C" w:rsidP="0063530A">
            <w:pPr>
              <w:rPr>
                <w:rFonts w:ascii="Times New Roman" w:hAnsi="Times New Roman" w:cs="Times New Roman"/>
                <w:sz w:val="20"/>
                <w:szCs w:val="20"/>
              </w:rPr>
            </w:pPr>
          </w:p>
        </w:tc>
        <w:tc>
          <w:tcPr>
            <w:tcW w:w="478" w:type="pct"/>
            <w:vAlign w:val="center"/>
          </w:tcPr>
          <w:p w14:paraId="0A9E73FD" w14:textId="77777777" w:rsidR="001D6F0C" w:rsidRPr="008E73D6" w:rsidRDefault="001D6F0C" w:rsidP="0063530A">
            <w:pPr>
              <w:rPr>
                <w:rFonts w:ascii="Times New Roman" w:hAnsi="Times New Roman" w:cs="Times New Roman"/>
                <w:sz w:val="20"/>
                <w:szCs w:val="20"/>
              </w:rPr>
            </w:pPr>
          </w:p>
        </w:tc>
      </w:tr>
      <w:tr w:rsidR="001D6F0C" w:rsidRPr="00786204" w14:paraId="4ED787B1" w14:textId="77777777" w:rsidTr="0063530A">
        <w:trPr>
          <w:trHeight w:val="250"/>
          <w:jc w:val="center"/>
        </w:trPr>
        <w:tc>
          <w:tcPr>
            <w:tcW w:w="751" w:type="pct"/>
            <w:vAlign w:val="center"/>
          </w:tcPr>
          <w:p w14:paraId="4529E6D5" w14:textId="77777777" w:rsidR="001D6F0C" w:rsidRPr="0063530A" w:rsidRDefault="001D6F0C" w:rsidP="0063530A">
            <w:pPr>
              <w:rPr>
                <w:rFonts w:ascii="Times New Roman" w:hAnsi="Times New Roman" w:cs="Times New Roman"/>
                <w:sz w:val="20"/>
                <w:szCs w:val="20"/>
              </w:rPr>
            </w:pPr>
            <w:proofErr w:type="spellStart"/>
            <w:r w:rsidRPr="0063530A">
              <w:rPr>
                <w:rFonts w:ascii="Times New Roman" w:hAnsi="Times New Roman" w:cs="Times New Roman"/>
                <w:sz w:val="20"/>
                <w:szCs w:val="20"/>
              </w:rPr>
              <w:t>Barishal</w:t>
            </w:r>
            <w:proofErr w:type="spellEnd"/>
          </w:p>
        </w:tc>
        <w:tc>
          <w:tcPr>
            <w:tcW w:w="884" w:type="pct"/>
            <w:vAlign w:val="center"/>
          </w:tcPr>
          <w:p w14:paraId="73894414" w14:textId="1D865421"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1.27</w:t>
            </w:r>
            <w:r>
              <w:rPr>
                <w:rFonts w:ascii="Times New Roman" w:hAnsi="Times New Roman" w:cs="Times New Roman"/>
                <w:sz w:val="20"/>
                <w:szCs w:val="20"/>
              </w:rPr>
              <w:t xml:space="preserve"> (</w:t>
            </w:r>
            <w:r w:rsidRPr="00F13B5B">
              <w:rPr>
                <w:rFonts w:ascii="Times New Roman" w:hAnsi="Times New Roman" w:cs="Times New Roman"/>
                <w:sz w:val="20"/>
                <w:szCs w:val="20"/>
              </w:rPr>
              <w:t>0.99, 1.63</w:t>
            </w:r>
            <w:r>
              <w:rPr>
                <w:rFonts w:ascii="Times New Roman" w:hAnsi="Times New Roman" w:cs="Times New Roman"/>
                <w:sz w:val="20"/>
                <w:szCs w:val="20"/>
              </w:rPr>
              <w:t>)</w:t>
            </w:r>
          </w:p>
        </w:tc>
        <w:tc>
          <w:tcPr>
            <w:tcW w:w="529" w:type="pct"/>
            <w:vAlign w:val="center"/>
          </w:tcPr>
          <w:p w14:paraId="1A4FADEE"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0.063</w:t>
            </w:r>
          </w:p>
        </w:tc>
        <w:tc>
          <w:tcPr>
            <w:tcW w:w="914" w:type="pct"/>
            <w:vAlign w:val="center"/>
          </w:tcPr>
          <w:p w14:paraId="7DD052CE" w14:textId="3E2D6FC3"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0.</w:t>
            </w:r>
            <w:r w:rsidR="00A90AA3">
              <w:rPr>
                <w:rFonts w:ascii="Times New Roman" w:hAnsi="Times New Roman" w:cs="Times New Roman"/>
                <w:sz w:val="20"/>
                <w:szCs w:val="20"/>
              </w:rPr>
              <w:t>67</w:t>
            </w:r>
            <w:r>
              <w:rPr>
                <w:rFonts w:ascii="Times New Roman" w:hAnsi="Times New Roman" w:cs="Times New Roman"/>
                <w:sz w:val="20"/>
                <w:szCs w:val="20"/>
              </w:rPr>
              <w:t xml:space="preserve"> (</w:t>
            </w:r>
            <w:r w:rsidRPr="00F13B5B">
              <w:rPr>
                <w:rFonts w:ascii="Times New Roman" w:hAnsi="Times New Roman" w:cs="Times New Roman"/>
                <w:sz w:val="20"/>
                <w:szCs w:val="20"/>
              </w:rPr>
              <w:t>0.</w:t>
            </w:r>
            <w:r w:rsidR="00A90AA3">
              <w:rPr>
                <w:rFonts w:ascii="Times New Roman" w:hAnsi="Times New Roman" w:cs="Times New Roman"/>
                <w:sz w:val="20"/>
                <w:szCs w:val="20"/>
              </w:rPr>
              <w:t>27</w:t>
            </w:r>
            <w:r w:rsidRPr="00F13B5B">
              <w:rPr>
                <w:rFonts w:ascii="Times New Roman" w:hAnsi="Times New Roman" w:cs="Times New Roman"/>
                <w:sz w:val="20"/>
                <w:szCs w:val="20"/>
              </w:rPr>
              <w:t>, 1.</w:t>
            </w:r>
            <w:r w:rsidR="00A90AA3">
              <w:rPr>
                <w:rFonts w:ascii="Times New Roman" w:hAnsi="Times New Roman" w:cs="Times New Roman"/>
                <w:sz w:val="20"/>
                <w:szCs w:val="20"/>
              </w:rPr>
              <w:t>63</w:t>
            </w:r>
            <w:r>
              <w:rPr>
                <w:rFonts w:ascii="Times New Roman" w:hAnsi="Times New Roman" w:cs="Times New Roman"/>
                <w:sz w:val="20"/>
                <w:szCs w:val="20"/>
              </w:rPr>
              <w:t>)</w:t>
            </w:r>
          </w:p>
        </w:tc>
        <w:tc>
          <w:tcPr>
            <w:tcW w:w="481" w:type="pct"/>
            <w:vAlign w:val="center"/>
          </w:tcPr>
          <w:p w14:paraId="4240BECA" w14:textId="7412D8B8"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0.</w:t>
            </w:r>
            <w:r w:rsidR="00A90AA3">
              <w:rPr>
                <w:rFonts w:ascii="Times New Roman" w:hAnsi="Times New Roman" w:cs="Times New Roman"/>
                <w:sz w:val="20"/>
                <w:szCs w:val="20"/>
              </w:rPr>
              <w:t>375</w:t>
            </w:r>
          </w:p>
        </w:tc>
        <w:tc>
          <w:tcPr>
            <w:tcW w:w="963" w:type="pct"/>
            <w:vAlign w:val="center"/>
          </w:tcPr>
          <w:p w14:paraId="48E41975" w14:textId="5D51B261"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2.51</w:t>
            </w:r>
            <w:r>
              <w:rPr>
                <w:rFonts w:ascii="Times New Roman" w:hAnsi="Times New Roman" w:cs="Times New Roman"/>
                <w:sz w:val="20"/>
                <w:szCs w:val="20"/>
              </w:rPr>
              <w:t xml:space="preserve"> (</w:t>
            </w:r>
            <w:r w:rsidRPr="00F13B5B">
              <w:rPr>
                <w:rFonts w:ascii="Times New Roman" w:hAnsi="Times New Roman" w:cs="Times New Roman"/>
                <w:sz w:val="20"/>
                <w:szCs w:val="20"/>
              </w:rPr>
              <w:t>1.74, 3.63</w:t>
            </w:r>
            <w:r>
              <w:rPr>
                <w:rFonts w:ascii="Times New Roman" w:hAnsi="Times New Roman" w:cs="Times New Roman"/>
                <w:sz w:val="20"/>
                <w:szCs w:val="20"/>
              </w:rPr>
              <w:t>)</w:t>
            </w:r>
          </w:p>
        </w:tc>
        <w:tc>
          <w:tcPr>
            <w:tcW w:w="478" w:type="pct"/>
            <w:vAlign w:val="center"/>
          </w:tcPr>
          <w:p w14:paraId="41C8EACB" w14:textId="77777777" w:rsidR="001D6F0C" w:rsidRPr="0063530A" w:rsidRDefault="001D6F0C" w:rsidP="0063530A">
            <w:pPr>
              <w:rPr>
                <w:rFonts w:ascii="Times New Roman" w:hAnsi="Times New Roman" w:cs="Times New Roman"/>
                <w:b/>
                <w:bCs/>
                <w:sz w:val="20"/>
                <w:szCs w:val="20"/>
              </w:rPr>
            </w:pPr>
            <w:r w:rsidRPr="0063530A">
              <w:rPr>
                <w:rFonts w:ascii="Times New Roman" w:hAnsi="Times New Roman" w:cs="Times New Roman"/>
                <w:b/>
                <w:bCs/>
                <w:sz w:val="20"/>
                <w:szCs w:val="20"/>
              </w:rPr>
              <w:t>&lt;0.001</w:t>
            </w:r>
          </w:p>
        </w:tc>
      </w:tr>
      <w:tr w:rsidR="001D6F0C" w:rsidRPr="00786204" w14:paraId="066351A1" w14:textId="77777777" w:rsidTr="0063530A">
        <w:trPr>
          <w:trHeight w:val="138"/>
          <w:jc w:val="center"/>
        </w:trPr>
        <w:tc>
          <w:tcPr>
            <w:tcW w:w="751" w:type="pct"/>
            <w:vAlign w:val="center"/>
          </w:tcPr>
          <w:p w14:paraId="788C8C4C"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Chattogram</w:t>
            </w:r>
          </w:p>
        </w:tc>
        <w:tc>
          <w:tcPr>
            <w:tcW w:w="884" w:type="pct"/>
            <w:vAlign w:val="center"/>
          </w:tcPr>
          <w:p w14:paraId="42EF3E77" w14:textId="37D93015"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1.09</w:t>
            </w:r>
            <w:r>
              <w:rPr>
                <w:rFonts w:ascii="Times New Roman" w:hAnsi="Times New Roman" w:cs="Times New Roman"/>
                <w:sz w:val="20"/>
                <w:szCs w:val="20"/>
              </w:rPr>
              <w:t xml:space="preserve"> (</w:t>
            </w:r>
            <w:r w:rsidRPr="00F13B5B">
              <w:rPr>
                <w:rFonts w:ascii="Times New Roman" w:hAnsi="Times New Roman" w:cs="Times New Roman"/>
                <w:sz w:val="20"/>
                <w:szCs w:val="20"/>
              </w:rPr>
              <w:t>0.87, 1.36</w:t>
            </w:r>
            <w:r>
              <w:rPr>
                <w:rFonts w:ascii="Times New Roman" w:hAnsi="Times New Roman" w:cs="Times New Roman"/>
                <w:sz w:val="20"/>
                <w:szCs w:val="20"/>
              </w:rPr>
              <w:t>)</w:t>
            </w:r>
          </w:p>
        </w:tc>
        <w:tc>
          <w:tcPr>
            <w:tcW w:w="529" w:type="pct"/>
            <w:vAlign w:val="center"/>
          </w:tcPr>
          <w:p w14:paraId="7109A506"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0.439</w:t>
            </w:r>
          </w:p>
        </w:tc>
        <w:tc>
          <w:tcPr>
            <w:tcW w:w="914" w:type="pct"/>
            <w:vAlign w:val="center"/>
          </w:tcPr>
          <w:p w14:paraId="1A0CC0E8" w14:textId="02A438EC"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1.0</w:t>
            </w:r>
            <w:r w:rsidR="00A90AA3">
              <w:rPr>
                <w:rFonts w:ascii="Times New Roman" w:hAnsi="Times New Roman" w:cs="Times New Roman"/>
                <w:sz w:val="20"/>
                <w:szCs w:val="20"/>
              </w:rPr>
              <w:t>1</w:t>
            </w:r>
            <w:r>
              <w:rPr>
                <w:rFonts w:ascii="Times New Roman" w:hAnsi="Times New Roman" w:cs="Times New Roman"/>
                <w:sz w:val="20"/>
                <w:szCs w:val="20"/>
              </w:rPr>
              <w:t xml:space="preserve"> (</w:t>
            </w:r>
            <w:r w:rsidRPr="00F13B5B">
              <w:rPr>
                <w:rFonts w:ascii="Times New Roman" w:hAnsi="Times New Roman" w:cs="Times New Roman"/>
                <w:sz w:val="20"/>
                <w:szCs w:val="20"/>
              </w:rPr>
              <w:t>0.</w:t>
            </w:r>
            <w:r w:rsidR="00A90AA3">
              <w:rPr>
                <w:rFonts w:ascii="Times New Roman" w:hAnsi="Times New Roman" w:cs="Times New Roman"/>
                <w:sz w:val="20"/>
                <w:szCs w:val="20"/>
              </w:rPr>
              <w:t>47</w:t>
            </w:r>
            <w:r w:rsidRPr="00F13B5B">
              <w:rPr>
                <w:rFonts w:ascii="Times New Roman" w:hAnsi="Times New Roman" w:cs="Times New Roman"/>
                <w:sz w:val="20"/>
                <w:szCs w:val="20"/>
              </w:rPr>
              <w:t>, 2.</w:t>
            </w:r>
            <w:r w:rsidR="00A90AA3">
              <w:rPr>
                <w:rFonts w:ascii="Times New Roman" w:hAnsi="Times New Roman" w:cs="Times New Roman"/>
                <w:sz w:val="20"/>
                <w:szCs w:val="20"/>
              </w:rPr>
              <w:t>20</w:t>
            </w:r>
            <w:r>
              <w:rPr>
                <w:rFonts w:ascii="Times New Roman" w:hAnsi="Times New Roman" w:cs="Times New Roman"/>
                <w:sz w:val="20"/>
                <w:szCs w:val="20"/>
              </w:rPr>
              <w:t>)</w:t>
            </w:r>
          </w:p>
        </w:tc>
        <w:tc>
          <w:tcPr>
            <w:tcW w:w="481" w:type="pct"/>
            <w:vAlign w:val="center"/>
          </w:tcPr>
          <w:p w14:paraId="2689CB7E" w14:textId="62518266"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0.</w:t>
            </w:r>
            <w:r w:rsidR="00A90AA3">
              <w:rPr>
                <w:rFonts w:ascii="Times New Roman" w:hAnsi="Times New Roman" w:cs="Times New Roman"/>
                <w:sz w:val="20"/>
                <w:szCs w:val="20"/>
              </w:rPr>
              <w:t>973</w:t>
            </w:r>
          </w:p>
        </w:tc>
        <w:tc>
          <w:tcPr>
            <w:tcW w:w="963" w:type="pct"/>
            <w:vAlign w:val="center"/>
          </w:tcPr>
          <w:p w14:paraId="0F506DBA" w14:textId="2006B5AE"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1.33</w:t>
            </w:r>
            <w:r>
              <w:rPr>
                <w:rFonts w:ascii="Times New Roman" w:hAnsi="Times New Roman" w:cs="Times New Roman"/>
                <w:sz w:val="20"/>
                <w:szCs w:val="20"/>
              </w:rPr>
              <w:t xml:space="preserve"> (</w:t>
            </w:r>
            <w:r w:rsidRPr="00F13B5B">
              <w:rPr>
                <w:rFonts w:ascii="Times New Roman" w:hAnsi="Times New Roman" w:cs="Times New Roman"/>
                <w:sz w:val="20"/>
                <w:szCs w:val="20"/>
              </w:rPr>
              <w:t>0.94, 1.90</w:t>
            </w:r>
            <w:r>
              <w:rPr>
                <w:rFonts w:ascii="Times New Roman" w:hAnsi="Times New Roman" w:cs="Times New Roman"/>
                <w:sz w:val="20"/>
                <w:szCs w:val="20"/>
              </w:rPr>
              <w:t>)</w:t>
            </w:r>
          </w:p>
        </w:tc>
        <w:tc>
          <w:tcPr>
            <w:tcW w:w="478" w:type="pct"/>
            <w:vAlign w:val="center"/>
          </w:tcPr>
          <w:p w14:paraId="3B5E95F3"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0.112</w:t>
            </w:r>
          </w:p>
        </w:tc>
      </w:tr>
      <w:tr w:rsidR="001D6F0C" w:rsidRPr="00786204" w14:paraId="164E1729" w14:textId="77777777" w:rsidTr="0063530A">
        <w:trPr>
          <w:trHeight w:val="138"/>
          <w:jc w:val="center"/>
        </w:trPr>
        <w:tc>
          <w:tcPr>
            <w:tcW w:w="751" w:type="pct"/>
            <w:vAlign w:val="center"/>
          </w:tcPr>
          <w:p w14:paraId="686CE067"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Dhaka</w:t>
            </w:r>
          </w:p>
        </w:tc>
        <w:tc>
          <w:tcPr>
            <w:tcW w:w="884" w:type="pct"/>
            <w:vAlign w:val="center"/>
          </w:tcPr>
          <w:p w14:paraId="33E9D072" w14:textId="1544C4CE"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0.96</w:t>
            </w:r>
            <w:r>
              <w:rPr>
                <w:rFonts w:ascii="Times New Roman" w:hAnsi="Times New Roman" w:cs="Times New Roman"/>
                <w:sz w:val="20"/>
                <w:szCs w:val="20"/>
              </w:rPr>
              <w:t xml:space="preserve"> (</w:t>
            </w:r>
            <w:r w:rsidRPr="00F13B5B">
              <w:rPr>
                <w:rFonts w:ascii="Times New Roman" w:hAnsi="Times New Roman" w:cs="Times New Roman"/>
                <w:sz w:val="20"/>
                <w:szCs w:val="20"/>
              </w:rPr>
              <w:t>0.78, 1.19</w:t>
            </w:r>
            <w:r>
              <w:rPr>
                <w:rFonts w:ascii="Times New Roman" w:hAnsi="Times New Roman" w:cs="Times New Roman"/>
                <w:sz w:val="20"/>
                <w:szCs w:val="20"/>
              </w:rPr>
              <w:t>)</w:t>
            </w:r>
          </w:p>
        </w:tc>
        <w:tc>
          <w:tcPr>
            <w:tcW w:w="529" w:type="pct"/>
            <w:vAlign w:val="center"/>
          </w:tcPr>
          <w:p w14:paraId="76588082"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0.724</w:t>
            </w:r>
          </w:p>
        </w:tc>
        <w:tc>
          <w:tcPr>
            <w:tcW w:w="914" w:type="pct"/>
            <w:vAlign w:val="center"/>
          </w:tcPr>
          <w:p w14:paraId="3C46F3F0" w14:textId="415E3075"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1.01</w:t>
            </w:r>
            <w:r>
              <w:rPr>
                <w:rFonts w:ascii="Times New Roman" w:hAnsi="Times New Roman" w:cs="Times New Roman"/>
                <w:sz w:val="20"/>
                <w:szCs w:val="20"/>
              </w:rPr>
              <w:t xml:space="preserve"> (</w:t>
            </w:r>
            <w:r w:rsidRPr="00F13B5B">
              <w:rPr>
                <w:rFonts w:ascii="Times New Roman" w:hAnsi="Times New Roman" w:cs="Times New Roman"/>
                <w:sz w:val="20"/>
                <w:szCs w:val="20"/>
              </w:rPr>
              <w:t>0.4</w:t>
            </w:r>
            <w:r w:rsidR="00A90AA3">
              <w:rPr>
                <w:rFonts w:ascii="Times New Roman" w:hAnsi="Times New Roman" w:cs="Times New Roman"/>
                <w:sz w:val="20"/>
                <w:szCs w:val="20"/>
              </w:rPr>
              <w:t>6</w:t>
            </w:r>
            <w:r w:rsidRPr="00F13B5B">
              <w:rPr>
                <w:rFonts w:ascii="Times New Roman" w:hAnsi="Times New Roman" w:cs="Times New Roman"/>
                <w:sz w:val="20"/>
                <w:szCs w:val="20"/>
              </w:rPr>
              <w:t>, 2.1</w:t>
            </w:r>
            <w:r w:rsidR="00A90AA3">
              <w:rPr>
                <w:rFonts w:ascii="Times New Roman" w:hAnsi="Times New Roman" w:cs="Times New Roman"/>
                <w:sz w:val="20"/>
                <w:szCs w:val="20"/>
              </w:rPr>
              <w:t>6</w:t>
            </w:r>
            <w:r>
              <w:rPr>
                <w:rFonts w:ascii="Times New Roman" w:hAnsi="Times New Roman" w:cs="Times New Roman"/>
                <w:sz w:val="20"/>
                <w:szCs w:val="20"/>
              </w:rPr>
              <w:t>)</w:t>
            </w:r>
          </w:p>
        </w:tc>
        <w:tc>
          <w:tcPr>
            <w:tcW w:w="481" w:type="pct"/>
            <w:vAlign w:val="center"/>
          </w:tcPr>
          <w:p w14:paraId="3AC3AF0C" w14:textId="5EDCAC61"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0.</w:t>
            </w:r>
            <w:r w:rsidR="00A90AA3">
              <w:rPr>
                <w:rFonts w:ascii="Times New Roman" w:hAnsi="Times New Roman" w:cs="Times New Roman"/>
                <w:sz w:val="20"/>
                <w:szCs w:val="20"/>
              </w:rPr>
              <w:t>999</w:t>
            </w:r>
          </w:p>
        </w:tc>
        <w:tc>
          <w:tcPr>
            <w:tcW w:w="963" w:type="pct"/>
            <w:vAlign w:val="center"/>
          </w:tcPr>
          <w:p w14:paraId="001F2A5E" w14:textId="0C0C5453"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0.91</w:t>
            </w:r>
            <w:r>
              <w:rPr>
                <w:rFonts w:ascii="Times New Roman" w:hAnsi="Times New Roman" w:cs="Times New Roman"/>
                <w:sz w:val="20"/>
                <w:szCs w:val="20"/>
              </w:rPr>
              <w:t xml:space="preserve"> (</w:t>
            </w:r>
            <w:r w:rsidRPr="00F13B5B">
              <w:rPr>
                <w:rFonts w:ascii="Times New Roman" w:hAnsi="Times New Roman" w:cs="Times New Roman"/>
                <w:sz w:val="20"/>
                <w:szCs w:val="20"/>
              </w:rPr>
              <w:t>0.64, 1.30</w:t>
            </w:r>
            <w:r>
              <w:rPr>
                <w:rFonts w:ascii="Times New Roman" w:hAnsi="Times New Roman" w:cs="Times New Roman"/>
                <w:sz w:val="20"/>
                <w:szCs w:val="20"/>
              </w:rPr>
              <w:t>)</w:t>
            </w:r>
          </w:p>
        </w:tc>
        <w:tc>
          <w:tcPr>
            <w:tcW w:w="478" w:type="pct"/>
            <w:vAlign w:val="center"/>
          </w:tcPr>
          <w:p w14:paraId="5D2A3691"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0.597</w:t>
            </w:r>
          </w:p>
        </w:tc>
      </w:tr>
      <w:tr w:rsidR="001D6F0C" w:rsidRPr="00786204" w14:paraId="03A3C0F9" w14:textId="77777777" w:rsidTr="0063530A">
        <w:trPr>
          <w:trHeight w:val="138"/>
          <w:jc w:val="center"/>
        </w:trPr>
        <w:tc>
          <w:tcPr>
            <w:tcW w:w="751" w:type="pct"/>
            <w:vAlign w:val="center"/>
          </w:tcPr>
          <w:p w14:paraId="3376DA72"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Khulna</w:t>
            </w:r>
          </w:p>
        </w:tc>
        <w:tc>
          <w:tcPr>
            <w:tcW w:w="884" w:type="pct"/>
            <w:vAlign w:val="center"/>
          </w:tcPr>
          <w:p w14:paraId="71A708C0" w14:textId="23AA4411"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0.65</w:t>
            </w:r>
            <w:r>
              <w:rPr>
                <w:rFonts w:ascii="Times New Roman" w:hAnsi="Times New Roman" w:cs="Times New Roman"/>
                <w:sz w:val="20"/>
                <w:szCs w:val="20"/>
              </w:rPr>
              <w:t xml:space="preserve"> (</w:t>
            </w:r>
            <w:r w:rsidRPr="00F13B5B">
              <w:rPr>
                <w:rFonts w:ascii="Times New Roman" w:hAnsi="Times New Roman" w:cs="Times New Roman"/>
                <w:sz w:val="20"/>
                <w:szCs w:val="20"/>
              </w:rPr>
              <w:t>0.50, 0.85</w:t>
            </w:r>
            <w:r>
              <w:rPr>
                <w:rFonts w:ascii="Times New Roman" w:hAnsi="Times New Roman" w:cs="Times New Roman"/>
                <w:sz w:val="20"/>
                <w:szCs w:val="20"/>
              </w:rPr>
              <w:t>)</w:t>
            </w:r>
          </w:p>
        </w:tc>
        <w:tc>
          <w:tcPr>
            <w:tcW w:w="529" w:type="pct"/>
            <w:vAlign w:val="center"/>
          </w:tcPr>
          <w:p w14:paraId="2E2863BD" w14:textId="77777777" w:rsidR="001D6F0C" w:rsidRPr="0063530A" w:rsidRDefault="001D6F0C" w:rsidP="0063530A">
            <w:pPr>
              <w:rPr>
                <w:rFonts w:ascii="Times New Roman" w:hAnsi="Times New Roman" w:cs="Times New Roman"/>
                <w:b/>
                <w:bCs/>
                <w:sz w:val="20"/>
                <w:szCs w:val="20"/>
              </w:rPr>
            </w:pPr>
            <w:r w:rsidRPr="0063530A">
              <w:rPr>
                <w:rFonts w:ascii="Times New Roman" w:hAnsi="Times New Roman" w:cs="Times New Roman"/>
                <w:b/>
                <w:bCs/>
                <w:sz w:val="20"/>
                <w:szCs w:val="20"/>
              </w:rPr>
              <w:t>0.002</w:t>
            </w:r>
          </w:p>
        </w:tc>
        <w:tc>
          <w:tcPr>
            <w:tcW w:w="914" w:type="pct"/>
            <w:vAlign w:val="center"/>
          </w:tcPr>
          <w:p w14:paraId="5E87176F" w14:textId="41F18568" w:rsidR="001D6F0C" w:rsidRPr="0063530A" w:rsidRDefault="00A90AA3" w:rsidP="0063530A">
            <w:pPr>
              <w:rPr>
                <w:rFonts w:ascii="Times New Roman" w:hAnsi="Times New Roman" w:cs="Times New Roman"/>
                <w:sz w:val="20"/>
                <w:szCs w:val="20"/>
              </w:rPr>
            </w:pPr>
            <w:r>
              <w:rPr>
                <w:rFonts w:ascii="Times New Roman" w:hAnsi="Times New Roman" w:cs="Times New Roman"/>
                <w:sz w:val="20"/>
                <w:szCs w:val="20"/>
              </w:rPr>
              <w:t>0.93</w:t>
            </w:r>
            <w:r w:rsidR="001D6F0C">
              <w:rPr>
                <w:rFonts w:ascii="Times New Roman" w:hAnsi="Times New Roman" w:cs="Times New Roman"/>
                <w:sz w:val="20"/>
                <w:szCs w:val="20"/>
              </w:rPr>
              <w:t xml:space="preserve"> (</w:t>
            </w:r>
            <w:r w:rsidR="001D6F0C" w:rsidRPr="00F13B5B">
              <w:rPr>
                <w:rFonts w:ascii="Times New Roman" w:hAnsi="Times New Roman" w:cs="Times New Roman"/>
                <w:sz w:val="20"/>
                <w:szCs w:val="20"/>
              </w:rPr>
              <w:t>0.4</w:t>
            </w:r>
            <w:r>
              <w:rPr>
                <w:rFonts w:ascii="Times New Roman" w:hAnsi="Times New Roman" w:cs="Times New Roman"/>
                <w:sz w:val="20"/>
                <w:szCs w:val="20"/>
              </w:rPr>
              <w:t>1</w:t>
            </w:r>
            <w:r w:rsidR="001D6F0C" w:rsidRPr="00F13B5B">
              <w:rPr>
                <w:rFonts w:ascii="Times New Roman" w:hAnsi="Times New Roman" w:cs="Times New Roman"/>
                <w:sz w:val="20"/>
                <w:szCs w:val="20"/>
              </w:rPr>
              <w:t>, 2.</w:t>
            </w:r>
            <w:r>
              <w:rPr>
                <w:rFonts w:ascii="Times New Roman" w:hAnsi="Times New Roman" w:cs="Times New Roman"/>
                <w:sz w:val="20"/>
                <w:szCs w:val="20"/>
              </w:rPr>
              <w:t>13</w:t>
            </w:r>
            <w:r w:rsidR="001D6F0C">
              <w:rPr>
                <w:rFonts w:ascii="Times New Roman" w:hAnsi="Times New Roman" w:cs="Times New Roman"/>
                <w:sz w:val="20"/>
                <w:szCs w:val="20"/>
              </w:rPr>
              <w:t>)</w:t>
            </w:r>
          </w:p>
        </w:tc>
        <w:tc>
          <w:tcPr>
            <w:tcW w:w="481" w:type="pct"/>
            <w:vAlign w:val="center"/>
          </w:tcPr>
          <w:p w14:paraId="755C53F9" w14:textId="1E00334B"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0.8</w:t>
            </w:r>
            <w:r w:rsidR="00A90AA3">
              <w:rPr>
                <w:rFonts w:ascii="Times New Roman" w:hAnsi="Times New Roman" w:cs="Times New Roman"/>
                <w:sz w:val="20"/>
                <w:szCs w:val="20"/>
              </w:rPr>
              <w:t>62</w:t>
            </w:r>
          </w:p>
        </w:tc>
        <w:tc>
          <w:tcPr>
            <w:tcW w:w="963" w:type="pct"/>
            <w:vAlign w:val="center"/>
          </w:tcPr>
          <w:p w14:paraId="720E7C74" w14:textId="459D71B2"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1.05</w:t>
            </w:r>
            <w:r>
              <w:rPr>
                <w:rFonts w:ascii="Times New Roman" w:hAnsi="Times New Roman" w:cs="Times New Roman"/>
                <w:sz w:val="20"/>
                <w:szCs w:val="20"/>
              </w:rPr>
              <w:t xml:space="preserve"> (</w:t>
            </w:r>
            <w:r w:rsidRPr="00F13B5B">
              <w:rPr>
                <w:rFonts w:ascii="Times New Roman" w:hAnsi="Times New Roman" w:cs="Times New Roman"/>
                <w:sz w:val="20"/>
                <w:szCs w:val="20"/>
              </w:rPr>
              <w:t>0.72, 1.53</w:t>
            </w:r>
            <w:r>
              <w:rPr>
                <w:rFonts w:ascii="Times New Roman" w:hAnsi="Times New Roman" w:cs="Times New Roman"/>
                <w:sz w:val="20"/>
                <w:szCs w:val="20"/>
              </w:rPr>
              <w:t>)</w:t>
            </w:r>
          </w:p>
        </w:tc>
        <w:tc>
          <w:tcPr>
            <w:tcW w:w="478" w:type="pct"/>
            <w:vAlign w:val="center"/>
          </w:tcPr>
          <w:p w14:paraId="373C9E84"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0.814</w:t>
            </w:r>
          </w:p>
        </w:tc>
      </w:tr>
      <w:tr w:rsidR="001D6F0C" w:rsidRPr="00786204" w14:paraId="3048EA9B" w14:textId="77777777" w:rsidTr="0063530A">
        <w:trPr>
          <w:trHeight w:val="138"/>
          <w:jc w:val="center"/>
        </w:trPr>
        <w:tc>
          <w:tcPr>
            <w:tcW w:w="751" w:type="pct"/>
            <w:vAlign w:val="center"/>
          </w:tcPr>
          <w:p w14:paraId="4BB19061"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lastRenderedPageBreak/>
              <w:t>Mymensingh</w:t>
            </w:r>
          </w:p>
        </w:tc>
        <w:tc>
          <w:tcPr>
            <w:tcW w:w="884" w:type="pct"/>
            <w:vAlign w:val="center"/>
          </w:tcPr>
          <w:p w14:paraId="75FCBA0B"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529" w:type="pct"/>
            <w:vAlign w:val="center"/>
          </w:tcPr>
          <w:p w14:paraId="18F3637C"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14" w:type="pct"/>
            <w:vAlign w:val="center"/>
          </w:tcPr>
          <w:p w14:paraId="4C3C5DCB"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81" w:type="pct"/>
            <w:vAlign w:val="center"/>
          </w:tcPr>
          <w:p w14:paraId="362176EA"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63" w:type="pct"/>
            <w:vAlign w:val="center"/>
          </w:tcPr>
          <w:p w14:paraId="3CDBBB23" w14:textId="5C0B57CE"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1.22</w:t>
            </w:r>
            <w:r>
              <w:rPr>
                <w:rFonts w:ascii="Times New Roman" w:hAnsi="Times New Roman" w:cs="Times New Roman"/>
                <w:sz w:val="20"/>
                <w:szCs w:val="20"/>
              </w:rPr>
              <w:t xml:space="preserve"> (</w:t>
            </w:r>
            <w:r w:rsidRPr="00F13B5B">
              <w:rPr>
                <w:rFonts w:ascii="Times New Roman" w:hAnsi="Times New Roman" w:cs="Times New Roman"/>
                <w:sz w:val="20"/>
                <w:szCs w:val="20"/>
              </w:rPr>
              <w:t>0.84, 1.79</w:t>
            </w:r>
            <w:r>
              <w:rPr>
                <w:rFonts w:ascii="Times New Roman" w:hAnsi="Times New Roman" w:cs="Times New Roman"/>
                <w:sz w:val="20"/>
                <w:szCs w:val="20"/>
              </w:rPr>
              <w:t>)</w:t>
            </w:r>
          </w:p>
        </w:tc>
        <w:tc>
          <w:tcPr>
            <w:tcW w:w="478" w:type="pct"/>
            <w:vAlign w:val="center"/>
          </w:tcPr>
          <w:p w14:paraId="243EC243"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0.296</w:t>
            </w:r>
          </w:p>
        </w:tc>
      </w:tr>
      <w:tr w:rsidR="001D6F0C" w:rsidRPr="00786204" w14:paraId="0899DB96" w14:textId="77777777" w:rsidTr="0063530A">
        <w:trPr>
          <w:trHeight w:val="138"/>
          <w:jc w:val="center"/>
        </w:trPr>
        <w:tc>
          <w:tcPr>
            <w:tcW w:w="751" w:type="pct"/>
            <w:vAlign w:val="center"/>
          </w:tcPr>
          <w:p w14:paraId="6038A255" w14:textId="77777777" w:rsidR="001D6F0C" w:rsidRPr="0063530A" w:rsidRDefault="001D6F0C" w:rsidP="0063530A">
            <w:pPr>
              <w:rPr>
                <w:rFonts w:ascii="Times New Roman" w:hAnsi="Times New Roman" w:cs="Times New Roman"/>
                <w:sz w:val="20"/>
                <w:szCs w:val="20"/>
              </w:rPr>
            </w:pPr>
            <w:proofErr w:type="spellStart"/>
            <w:r w:rsidRPr="0063530A">
              <w:rPr>
                <w:rFonts w:ascii="Times New Roman" w:hAnsi="Times New Roman" w:cs="Times New Roman"/>
                <w:sz w:val="20"/>
                <w:szCs w:val="20"/>
              </w:rPr>
              <w:t>Rajshahi</w:t>
            </w:r>
            <w:proofErr w:type="spellEnd"/>
          </w:p>
        </w:tc>
        <w:tc>
          <w:tcPr>
            <w:tcW w:w="884" w:type="pct"/>
            <w:vAlign w:val="center"/>
          </w:tcPr>
          <w:p w14:paraId="77B86E04" w14:textId="680368AA"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1.04</w:t>
            </w:r>
            <w:r>
              <w:rPr>
                <w:rFonts w:ascii="Times New Roman" w:hAnsi="Times New Roman" w:cs="Times New Roman"/>
                <w:sz w:val="20"/>
                <w:szCs w:val="20"/>
              </w:rPr>
              <w:t xml:space="preserve"> (</w:t>
            </w:r>
            <w:r w:rsidRPr="00F13B5B">
              <w:rPr>
                <w:rFonts w:ascii="Times New Roman" w:hAnsi="Times New Roman" w:cs="Times New Roman"/>
                <w:sz w:val="20"/>
                <w:szCs w:val="20"/>
              </w:rPr>
              <w:t>0.83, 1.28</w:t>
            </w:r>
            <w:r>
              <w:rPr>
                <w:rFonts w:ascii="Times New Roman" w:hAnsi="Times New Roman" w:cs="Times New Roman"/>
                <w:sz w:val="20"/>
                <w:szCs w:val="20"/>
              </w:rPr>
              <w:t>)</w:t>
            </w:r>
          </w:p>
        </w:tc>
        <w:tc>
          <w:tcPr>
            <w:tcW w:w="529" w:type="pct"/>
            <w:vAlign w:val="center"/>
          </w:tcPr>
          <w:p w14:paraId="303E016E"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0.754</w:t>
            </w:r>
          </w:p>
        </w:tc>
        <w:tc>
          <w:tcPr>
            <w:tcW w:w="914" w:type="pct"/>
            <w:vAlign w:val="center"/>
          </w:tcPr>
          <w:p w14:paraId="55C9A7B6" w14:textId="049EAC98"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0.90</w:t>
            </w:r>
            <w:r>
              <w:rPr>
                <w:rFonts w:ascii="Times New Roman" w:hAnsi="Times New Roman" w:cs="Times New Roman"/>
                <w:sz w:val="20"/>
                <w:szCs w:val="20"/>
              </w:rPr>
              <w:t xml:space="preserve"> (</w:t>
            </w:r>
            <w:r w:rsidRPr="00F13B5B">
              <w:rPr>
                <w:rFonts w:ascii="Times New Roman" w:hAnsi="Times New Roman" w:cs="Times New Roman"/>
                <w:sz w:val="20"/>
                <w:szCs w:val="20"/>
              </w:rPr>
              <w:t>0.3</w:t>
            </w:r>
            <w:r w:rsidR="00A90AA3">
              <w:rPr>
                <w:rFonts w:ascii="Times New Roman" w:hAnsi="Times New Roman" w:cs="Times New Roman"/>
                <w:sz w:val="20"/>
                <w:szCs w:val="20"/>
              </w:rPr>
              <w:t>6</w:t>
            </w:r>
            <w:r w:rsidRPr="00F13B5B">
              <w:rPr>
                <w:rFonts w:ascii="Times New Roman" w:hAnsi="Times New Roman" w:cs="Times New Roman"/>
                <w:sz w:val="20"/>
                <w:szCs w:val="20"/>
              </w:rPr>
              <w:t>, 2.</w:t>
            </w:r>
            <w:r w:rsidR="00A90AA3">
              <w:rPr>
                <w:rFonts w:ascii="Times New Roman" w:hAnsi="Times New Roman" w:cs="Times New Roman"/>
                <w:sz w:val="20"/>
                <w:szCs w:val="20"/>
              </w:rPr>
              <w:t>22</w:t>
            </w:r>
            <w:r>
              <w:rPr>
                <w:rFonts w:ascii="Times New Roman" w:hAnsi="Times New Roman" w:cs="Times New Roman"/>
                <w:sz w:val="20"/>
                <w:szCs w:val="20"/>
              </w:rPr>
              <w:t>)</w:t>
            </w:r>
          </w:p>
        </w:tc>
        <w:tc>
          <w:tcPr>
            <w:tcW w:w="481" w:type="pct"/>
            <w:vAlign w:val="center"/>
          </w:tcPr>
          <w:p w14:paraId="41711103" w14:textId="04CCFEA4"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0.8</w:t>
            </w:r>
            <w:r w:rsidR="00A90AA3">
              <w:rPr>
                <w:rFonts w:ascii="Times New Roman" w:hAnsi="Times New Roman" w:cs="Times New Roman"/>
                <w:sz w:val="20"/>
                <w:szCs w:val="20"/>
              </w:rPr>
              <w:t>11</w:t>
            </w:r>
          </w:p>
        </w:tc>
        <w:tc>
          <w:tcPr>
            <w:tcW w:w="963" w:type="pct"/>
            <w:vAlign w:val="center"/>
          </w:tcPr>
          <w:p w14:paraId="29A68399" w14:textId="3A0533F8"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0.93</w:t>
            </w:r>
            <w:r>
              <w:rPr>
                <w:rFonts w:ascii="Times New Roman" w:hAnsi="Times New Roman" w:cs="Times New Roman"/>
                <w:sz w:val="20"/>
                <w:szCs w:val="20"/>
              </w:rPr>
              <w:t xml:space="preserve"> (</w:t>
            </w:r>
            <w:r w:rsidRPr="00F13B5B">
              <w:rPr>
                <w:rFonts w:ascii="Times New Roman" w:hAnsi="Times New Roman" w:cs="Times New Roman"/>
                <w:sz w:val="20"/>
                <w:szCs w:val="20"/>
              </w:rPr>
              <w:t>0.64, 1.35</w:t>
            </w:r>
            <w:r>
              <w:rPr>
                <w:rFonts w:ascii="Times New Roman" w:hAnsi="Times New Roman" w:cs="Times New Roman"/>
                <w:sz w:val="20"/>
                <w:szCs w:val="20"/>
              </w:rPr>
              <w:t>)</w:t>
            </w:r>
          </w:p>
        </w:tc>
        <w:tc>
          <w:tcPr>
            <w:tcW w:w="478" w:type="pct"/>
            <w:vAlign w:val="center"/>
          </w:tcPr>
          <w:p w14:paraId="219C5AA4"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0.702</w:t>
            </w:r>
          </w:p>
        </w:tc>
      </w:tr>
      <w:tr w:rsidR="001D6F0C" w:rsidRPr="00786204" w14:paraId="451FB7E6" w14:textId="77777777" w:rsidTr="0063530A">
        <w:trPr>
          <w:trHeight w:val="138"/>
          <w:jc w:val="center"/>
        </w:trPr>
        <w:tc>
          <w:tcPr>
            <w:tcW w:w="751" w:type="pct"/>
            <w:vAlign w:val="center"/>
          </w:tcPr>
          <w:p w14:paraId="781EE257"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Rangpur</w:t>
            </w:r>
          </w:p>
        </w:tc>
        <w:tc>
          <w:tcPr>
            <w:tcW w:w="884" w:type="pct"/>
            <w:vAlign w:val="center"/>
          </w:tcPr>
          <w:p w14:paraId="53DE290D"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529" w:type="pct"/>
            <w:vAlign w:val="center"/>
          </w:tcPr>
          <w:p w14:paraId="1963519F"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14" w:type="pct"/>
            <w:vAlign w:val="center"/>
          </w:tcPr>
          <w:p w14:paraId="123EFEBB" w14:textId="5CDEB78D"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1.</w:t>
            </w:r>
            <w:r w:rsidR="00A90AA3">
              <w:rPr>
                <w:rFonts w:ascii="Times New Roman" w:hAnsi="Times New Roman" w:cs="Times New Roman"/>
                <w:sz w:val="20"/>
                <w:szCs w:val="20"/>
              </w:rPr>
              <w:t>4</w:t>
            </w:r>
            <w:r w:rsidRPr="0063530A">
              <w:rPr>
                <w:rFonts w:ascii="Times New Roman" w:hAnsi="Times New Roman" w:cs="Times New Roman"/>
                <w:sz w:val="20"/>
                <w:szCs w:val="20"/>
              </w:rPr>
              <w:t>2</w:t>
            </w:r>
            <w:r>
              <w:rPr>
                <w:rFonts w:ascii="Times New Roman" w:hAnsi="Times New Roman" w:cs="Times New Roman"/>
                <w:sz w:val="20"/>
                <w:szCs w:val="20"/>
              </w:rPr>
              <w:t xml:space="preserve"> (</w:t>
            </w:r>
            <w:r w:rsidRPr="00F13B5B">
              <w:rPr>
                <w:rFonts w:ascii="Times New Roman" w:hAnsi="Times New Roman" w:cs="Times New Roman"/>
                <w:sz w:val="20"/>
                <w:szCs w:val="20"/>
              </w:rPr>
              <w:t>0.6</w:t>
            </w:r>
            <w:r w:rsidR="00A90AA3">
              <w:rPr>
                <w:rFonts w:ascii="Times New Roman" w:hAnsi="Times New Roman" w:cs="Times New Roman"/>
                <w:sz w:val="20"/>
                <w:szCs w:val="20"/>
              </w:rPr>
              <w:t>3</w:t>
            </w:r>
            <w:r w:rsidRPr="00F13B5B">
              <w:rPr>
                <w:rFonts w:ascii="Times New Roman" w:hAnsi="Times New Roman" w:cs="Times New Roman"/>
                <w:sz w:val="20"/>
                <w:szCs w:val="20"/>
              </w:rPr>
              <w:t>, 3.</w:t>
            </w:r>
            <w:r w:rsidR="00A90AA3">
              <w:rPr>
                <w:rFonts w:ascii="Times New Roman" w:hAnsi="Times New Roman" w:cs="Times New Roman"/>
                <w:sz w:val="20"/>
                <w:szCs w:val="20"/>
              </w:rPr>
              <w:t>17</w:t>
            </w:r>
            <w:r>
              <w:rPr>
                <w:rFonts w:ascii="Times New Roman" w:hAnsi="Times New Roman" w:cs="Times New Roman"/>
                <w:sz w:val="20"/>
                <w:szCs w:val="20"/>
              </w:rPr>
              <w:t>)</w:t>
            </w:r>
          </w:p>
        </w:tc>
        <w:tc>
          <w:tcPr>
            <w:tcW w:w="481" w:type="pct"/>
            <w:vAlign w:val="center"/>
          </w:tcPr>
          <w:p w14:paraId="5C984276" w14:textId="1B2DD233"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0.</w:t>
            </w:r>
            <w:r w:rsidR="00A90AA3">
              <w:rPr>
                <w:rFonts w:ascii="Times New Roman" w:hAnsi="Times New Roman" w:cs="Times New Roman"/>
                <w:sz w:val="20"/>
                <w:szCs w:val="20"/>
              </w:rPr>
              <w:t>397</w:t>
            </w:r>
          </w:p>
        </w:tc>
        <w:tc>
          <w:tcPr>
            <w:tcW w:w="963" w:type="pct"/>
            <w:vAlign w:val="center"/>
          </w:tcPr>
          <w:p w14:paraId="583A852D" w14:textId="7D40B50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0.59</w:t>
            </w:r>
            <w:r>
              <w:rPr>
                <w:rFonts w:ascii="Times New Roman" w:hAnsi="Times New Roman" w:cs="Times New Roman"/>
                <w:sz w:val="20"/>
                <w:szCs w:val="20"/>
              </w:rPr>
              <w:t xml:space="preserve"> (</w:t>
            </w:r>
            <w:r w:rsidRPr="00F13B5B">
              <w:rPr>
                <w:rFonts w:ascii="Times New Roman" w:hAnsi="Times New Roman" w:cs="Times New Roman"/>
                <w:sz w:val="20"/>
                <w:szCs w:val="20"/>
              </w:rPr>
              <w:t>0.40, 0.88</w:t>
            </w:r>
            <w:r>
              <w:rPr>
                <w:rFonts w:ascii="Times New Roman" w:hAnsi="Times New Roman" w:cs="Times New Roman"/>
                <w:sz w:val="20"/>
                <w:szCs w:val="20"/>
              </w:rPr>
              <w:t>)</w:t>
            </w:r>
          </w:p>
        </w:tc>
        <w:tc>
          <w:tcPr>
            <w:tcW w:w="478" w:type="pct"/>
            <w:vAlign w:val="center"/>
          </w:tcPr>
          <w:p w14:paraId="13637462" w14:textId="77777777" w:rsidR="001D6F0C" w:rsidRPr="0063530A" w:rsidRDefault="001D6F0C" w:rsidP="0063530A">
            <w:pPr>
              <w:rPr>
                <w:rFonts w:ascii="Times New Roman" w:hAnsi="Times New Roman" w:cs="Times New Roman"/>
                <w:b/>
                <w:bCs/>
                <w:sz w:val="20"/>
                <w:szCs w:val="20"/>
              </w:rPr>
            </w:pPr>
            <w:r w:rsidRPr="0063530A">
              <w:rPr>
                <w:rFonts w:ascii="Times New Roman" w:hAnsi="Times New Roman" w:cs="Times New Roman"/>
                <w:b/>
                <w:bCs/>
                <w:sz w:val="20"/>
                <w:szCs w:val="20"/>
              </w:rPr>
              <w:t>0.010</w:t>
            </w:r>
          </w:p>
        </w:tc>
      </w:tr>
      <w:tr w:rsidR="001D6F0C" w:rsidRPr="00786204" w14:paraId="295E6F47" w14:textId="77777777" w:rsidTr="0063530A">
        <w:trPr>
          <w:trHeight w:val="138"/>
          <w:jc w:val="center"/>
        </w:trPr>
        <w:tc>
          <w:tcPr>
            <w:tcW w:w="751" w:type="pct"/>
            <w:vAlign w:val="center"/>
          </w:tcPr>
          <w:p w14:paraId="368B9AA5"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Sylhet</w:t>
            </w:r>
          </w:p>
        </w:tc>
        <w:tc>
          <w:tcPr>
            <w:tcW w:w="884" w:type="pct"/>
            <w:vAlign w:val="center"/>
          </w:tcPr>
          <w:p w14:paraId="24B8827C"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529" w:type="pct"/>
            <w:vAlign w:val="center"/>
          </w:tcPr>
          <w:p w14:paraId="29980BB8"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14" w:type="pct"/>
            <w:vAlign w:val="center"/>
          </w:tcPr>
          <w:p w14:paraId="49064F96" w14:textId="1AAACF4E"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Ref</w:t>
            </w:r>
            <w:r w:rsidR="00A736BB">
              <w:rPr>
                <w:rFonts w:ascii="Times New Roman" w:hAnsi="Times New Roman" w:cs="Times New Roman"/>
                <w:sz w:val="20"/>
                <w:szCs w:val="20"/>
              </w:rPr>
              <w:t>.</w:t>
            </w:r>
          </w:p>
        </w:tc>
        <w:tc>
          <w:tcPr>
            <w:tcW w:w="481" w:type="pct"/>
            <w:vAlign w:val="center"/>
          </w:tcPr>
          <w:p w14:paraId="22CB2F48"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63" w:type="pct"/>
            <w:vAlign w:val="center"/>
          </w:tcPr>
          <w:p w14:paraId="67E191FB" w14:textId="4B80D1EA"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Ref</w:t>
            </w:r>
            <w:r w:rsidR="00A736BB">
              <w:rPr>
                <w:rFonts w:ascii="Times New Roman" w:hAnsi="Times New Roman" w:cs="Times New Roman"/>
                <w:sz w:val="20"/>
                <w:szCs w:val="20"/>
              </w:rPr>
              <w:t>.</w:t>
            </w:r>
          </w:p>
        </w:tc>
        <w:tc>
          <w:tcPr>
            <w:tcW w:w="478" w:type="pct"/>
            <w:vAlign w:val="center"/>
          </w:tcPr>
          <w:p w14:paraId="4188281A"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r>
      <w:tr w:rsidR="007179D5" w:rsidRPr="008E73D6" w14:paraId="36B2874C" w14:textId="025446BB" w:rsidTr="007179D5">
        <w:trPr>
          <w:trHeight w:val="138"/>
          <w:jc w:val="center"/>
        </w:trPr>
        <w:tc>
          <w:tcPr>
            <w:tcW w:w="5000" w:type="pct"/>
            <w:gridSpan w:val="7"/>
            <w:vAlign w:val="center"/>
          </w:tcPr>
          <w:p w14:paraId="762A24EF" w14:textId="116247B9" w:rsidR="007179D5" w:rsidRPr="008E73D6" w:rsidRDefault="007179D5" w:rsidP="0063530A">
            <w:pPr>
              <w:rPr>
                <w:rFonts w:ascii="Times New Roman" w:hAnsi="Times New Roman" w:cs="Times New Roman"/>
                <w:sz w:val="20"/>
                <w:szCs w:val="20"/>
              </w:rPr>
            </w:pPr>
            <w:r w:rsidRPr="0063530A">
              <w:rPr>
                <w:rFonts w:ascii="Times New Roman" w:hAnsi="Times New Roman" w:cs="Times New Roman"/>
                <w:sz w:val="20"/>
                <w:szCs w:val="20"/>
              </w:rPr>
              <w:t>PARENTAL CHARACTERISTICS</w:t>
            </w:r>
          </w:p>
        </w:tc>
      </w:tr>
      <w:tr w:rsidR="001D6F0C" w:rsidRPr="008E73D6" w14:paraId="052D3151" w14:textId="490CDB4A" w:rsidTr="0063530A">
        <w:trPr>
          <w:trHeight w:val="138"/>
          <w:jc w:val="center"/>
        </w:trPr>
        <w:tc>
          <w:tcPr>
            <w:tcW w:w="1635" w:type="pct"/>
            <w:gridSpan w:val="2"/>
            <w:vAlign w:val="center"/>
          </w:tcPr>
          <w:p w14:paraId="79FD4AD8"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Mother’s Education</w:t>
            </w:r>
          </w:p>
        </w:tc>
        <w:tc>
          <w:tcPr>
            <w:tcW w:w="1443" w:type="pct"/>
            <w:gridSpan w:val="2"/>
            <w:vAlign w:val="center"/>
          </w:tcPr>
          <w:p w14:paraId="37462468" w14:textId="77777777" w:rsidR="001D6F0C" w:rsidRPr="008E73D6" w:rsidRDefault="001D6F0C" w:rsidP="0063530A">
            <w:pPr>
              <w:rPr>
                <w:rFonts w:ascii="Times New Roman" w:hAnsi="Times New Roman" w:cs="Times New Roman"/>
                <w:sz w:val="20"/>
                <w:szCs w:val="20"/>
              </w:rPr>
            </w:pPr>
          </w:p>
        </w:tc>
        <w:tc>
          <w:tcPr>
            <w:tcW w:w="1444" w:type="pct"/>
            <w:gridSpan w:val="2"/>
            <w:vAlign w:val="center"/>
          </w:tcPr>
          <w:p w14:paraId="54AD0FE4" w14:textId="77777777" w:rsidR="001D6F0C" w:rsidRPr="008E73D6" w:rsidRDefault="001D6F0C" w:rsidP="0063530A">
            <w:pPr>
              <w:rPr>
                <w:rFonts w:ascii="Times New Roman" w:hAnsi="Times New Roman" w:cs="Times New Roman"/>
                <w:sz w:val="20"/>
                <w:szCs w:val="20"/>
              </w:rPr>
            </w:pPr>
          </w:p>
        </w:tc>
        <w:tc>
          <w:tcPr>
            <w:tcW w:w="478" w:type="pct"/>
            <w:vAlign w:val="center"/>
          </w:tcPr>
          <w:p w14:paraId="0D45869E" w14:textId="77777777" w:rsidR="001D6F0C" w:rsidRPr="008E73D6" w:rsidRDefault="001D6F0C" w:rsidP="0063530A">
            <w:pPr>
              <w:rPr>
                <w:rFonts w:ascii="Times New Roman" w:hAnsi="Times New Roman" w:cs="Times New Roman"/>
                <w:sz w:val="20"/>
                <w:szCs w:val="20"/>
              </w:rPr>
            </w:pPr>
          </w:p>
        </w:tc>
      </w:tr>
      <w:tr w:rsidR="001D6F0C" w:rsidRPr="00786204" w14:paraId="58E483AC" w14:textId="77777777" w:rsidTr="00A67133">
        <w:trPr>
          <w:trHeight w:val="396"/>
          <w:jc w:val="center"/>
        </w:trPr>
        <w:tc>
          <w:tcPr>
            <w:tcW w:w="751" w:type="pct"/>
            <w:vAlign w:val="center"/>
          </w:tcPr>
          <w:p w14:paraId="23F88F63" w14:textId="2F9A54F0" w:rsidR="001D6F0C" w:rsidRPr="00A67133" w:rsidRDefault="001D6F0C" w:rsidP="001D6F0C">
            <w:pPr>
              <w:rPr>
                <w:rFonts w:ascii="Times New Roman" w:hAnsi="Times New Roman" w:cs="Times New Roman"/>
                <w:sz w:val="20"/>
                <w:szCs w:val="20"/>
              </w:rPr>
            </w:pPr>
            <w:r w:rsidRPr="007866B0">
              <w:rPr>
                <w:rFonts w:ascii="Times New Roman" w:hAnsi="Times New Roman" w:cs="Times New Roman"/>
                <w:sz w:val="20"/>
                <w:szCs w:val="20"/>
              </w:rPr>
              <w:t>Non-standard curriculum</w:t>
            </w:r>
          </w:p>
        </w:tc>
        <w:tc>
          <w:tcPr>
            <w:tcW w:w="884" w:type="pct"/>
            <w:vAlign w:val="center"/>
          </w:tcPr>
          <w:p w14:paraId="11A18DE7" w14:textId="4EB951A7" w:rsidR="001D6F0C" w:rsidRPr="00A67133" w:rsidRDefault="001D6F0C" w:rsidP="001D6F0C">
            <w:pPr>
              <w:rPr>
                <w:rFonts w:ascii="Times New Roman" w:hAnsi="Times New Roman" w:cs="Times New Roman"/>
                <w:sz w:val="20"/>
                <w:szCs w:val="20"/>
              </w:rPr>
            </w:pPr>
            <w:r w:rsidRPr="007866B0">
              <w:rPr>
                <w:rFonts w:ascii="Times New Roman" w:hAnsi="Times New Roman" w:cs="Times New Roman"/>
                <w:sz w:val="20"/>
                <w:szCs w:val="20"/>
              </w:rPr>
              <w:t>2.58</w:t>
            </w:r>
            <w:r>
              <w:rPr>
                <w:rFonts w:ascii="Times New Roman" w:hAnsi="Times New Roman" w:cs="Times New Roman"/>
                <w:sz w:val="20"/>
                <w:szCs w:val="20"/>
              </w:rPr>
              <w:t xml:space="preserve"> (</w:t>
            </w:r>
            <w:r w:rsidRPr="00F13B5B">
              <w:rPr>
                <w:rFonts w:ascii="Times New Roman" w:hAnsi="Times New Roman" w:cs="Times New Roman"/>
                <w:sz w:val="20"/>
                <w:szCs w:val="20"/>
              </w:rPr>
              <w:t>1.21, 5.51</w:t>
            </w:r>
            <w:r>
              <w:rPr>
                <w:rFonts w:ascii="Times New Roman" w:hAnsi="Times New Roman" w:cs="Times New Roman"/>
                <w:sz w:val="20"/>
                <w:szCs w:val="20"/>
              </w:rPr>
              <w:t>)</w:t>
            </w:r>
          </w:p>
        </w:tc>
        <w:tc>
          <w:tcPr>
            <w:tcW w:w="529" w:type="pct"/>
            <w:vAlign w:val="center"/>
          </w:tcPr>
          <w:p w14:paraId="7DCD8E96" w14:textId="715F6FCB" w:rsidR="001D6F0C" w:rsidRPr="00A67133" w:rsidRDefault="001D6F0C" w:rsidP="001D6F0C">
            <w:pPr>
              <w:rPr>
                <w:rFonts w:ascii="Times New Roman" w:hAnsi="Times New Roman" w:cs="Times New Roman"/>
                <w:sz w:val="20"/>
                <w:szCs w:val="20"/>
              </w:rPr>
            </w:pPr>
            <w:r>
              <w:rPr>
                <w:rFonts w:ascii="Times New Roman" w:hAnsi="Times New Roman" w:cs="Times New Roman"/>
                <w:sz w:val="20"/>
                <w:szCs w:val="20"/>
              </w:rPr>
              <w:t>0.015</w:t>
            </w:r>
          </w:p>
        </w:tc>
        <w:tc>
          <w:tcPr>
            <w:tcW w:w="914" w:type="pct"/>
            <w:vAlign w:val="center"/>
          </w:tcPr>
          <w:p w14:paraId="51E40F1F" w14:textId="367E6509" w:rsidR="001D6F0C" w:rsidRPr="00A67133" w:rsidRDefault="001D6F0C" w:rsidP="001D6F0C">
            <w:pPr>
              <w:rPr>
                <w:rFonts w:ascii="Times New Roman" w:hAnsi="Times New Roman" w:cs="Times New Roman"/>
                <w:sz w:val="20"/>
                <w:szCs w:val="20"/>
              </w:rPr>
            </w:pPr>
            <w:r w:rsidRPr="007866B0">
              <w:rPr>
                <w:rFonts w:ascii="Times New Roman" w:hAnsi="Times New Roman" w:cs="Times New Roman"/>
                <w:sz w:val="20"/>
                <w:szCs w:val="20"/>
              </w:rPr>
              <w:t>-</w:t>
            </w:r>
          </w:p>
        </w:tc>
        <w:tc>
          <w:tcPr>
            <w:tcW w:w="481" w:type="pct"/>
            <w:vAlign w:val="center"/>
          </w:tcPr>
          <w:p w14:paraId="3524F134" w14:textId="29F6DD4B" w:rsidR="001D6F0C" w:rsidRPr="00A67133" w:rsidRDefault="001D6F0C" w:rsidP="001D6F0C">
            <w:pPr>
              <w:rPr>
                <w:rFonts w:ascii="Times New Roman" w:hAnsi="Times New Roman" w:cs="Times New Roman"/>
                <w:sz w:val="20"/>
                <w:szCs w:val="20"/>
              </w:rPr>
            </w:pPr>
            <w:r w:rsidRPr="007866B0">
              <w:rPr>
                <w:rFonts w:ascii="Times New Roman" w:hAnsi="Times New Roman" w:cs="Times New Roman"/>
                <w:sz w:val="20"/>
                <w:szCs w:val="20"/>
              </w:rPr>
              <w:t>-</w:t>
            </w:r>
          </w:p>
        </w:tc>
        <w:tc>
          <w:tcPr>
            <w:tcW w:w="963" w:type="pct"/>
            <w:vAlign w:val="center"/>
          </w:tcPr>
          <w:p w14:paraId="654622AB" w14:textId="7D274E90" w:rsidR="001D6F0C" w:rsidRPr="00A67133" w:rsidRDefault="003B196E" w:rsidP="001D6F0C">
            <w:pPr>
              <w:rPr>
                <w:rFonts w:ascii="Times New Roman" w:hAnsi="Times New Roman" w:cs="Times New Roman"/>
                <w:sz w:val="20"/>
                <w:szCs w:val="20"/>
              </w:rPr>
            </w:pPr>
            <w:r>
              <w:rPr>
                <w:rFonts w:ascii="Times New Roman" w:hAnsi="Times New Roman" w:cs="Times New Roman"/>
                <w:sz w:val="20"/>
                <w:szCs w:val="20"/>
              </w:rPr>
              <w:t>-</w:t>
            </w:r>
          </w:p>
        </w:tc>
        <w:tc>
          <w:tcPr>
            <w:tcW w:w="478" w:type="pct"/>
            <w:vAlign w:val="center"/>
          </w:tcPr>
          <w:p w14:paraId="4EACDE99" w14:textId="7E94439C" w:rsidR="001D6F0C" w:rsidRPr="00A67133" w:rsidRDefault="001D6F0C" w:rsidP="001D6F0C">
            <w:pPr>
              <w:rPr>
                <w:rFonts w:ascii="Times New Roman" w:hAnsi="Times New Roman" w:cs="Times New Roman"/>
                <w:sz w:val="20"/>
                <w:szCs w:val="20"/>
              </w:rPr>
            </w:pPr>
            <w:r w:rsidRPr="007866B0">
              <w:rPr>
                <w:rFonts w:ascii="Times New Roman" w:hAnsi="Times New Roman" w:cs="Times New Roman"/>
                <w:sz w:val="20"/>
                <w:szCs w:val="20"/>
              </w:rPr>
              <w:t>-</w:t>
            </w:r>
          </w:p>
        </w:tc>
      </w:tr>
      <w:tr w:rsidR="001D6F0C" w:rsidRPr="00786204" w14:paraId="54F7DA38" w14:textId="77777777" w:rsidTr="0063530A">
        <w:trPr>
          <w:trHeight w:val="396"/>
          <w:jc w:val="center"/>
        </w:trPr>
        <w:tc>
          <w:tcPr>
            <w:tcW w:w="751" w:type="pct"/>
            <w:vAlign w:val="center"/>
          </w:tcPr>
          <w:p w14:paraId="31C992D2"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Primary incomplete</w:t>
            </w:r>
          </w:p>
        </w:tc>
        <w:tc>
          <w:tcPr>
            <w:tcW w:w="884" w:type="pct"/>
            <w:vAlign w:val="center"/>
          </w:tcPr>
          <w:p w14:paraId="1D124414" w14:textId="4DF5F80A"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1.29</w:t>
            </w:r>
            <w:r>
              <w:rPr>
                <w:rFonts w:ascii="Times New Roman" w:hAnsi="Times New Roman" w:cs="Times New Roman"/>
                <w:sz w:val="20"/>
                <w:szCs w:val="20"/>
              </w:rPr>
              <w:t xml:space="preserve"> (</w:t>
            </w:r>
            <w:r w:rsidRPr="00F13B5B">
              <w:rPr>
                <w:rFonts w:ascii="Times New Roman" w:hAnsi="Times New Roman" w:cs="Times New Roman"/>
                <w:sz w:val="20"/>
                <w:szCs w:val="20"/>
              </w:rPr>
              <w:t>0.98, 1.69</w:t>
            </w:r>
            <w:r>
              <w:rPr>
                <w:rFonts w:ascii="Times New Roman" w:hAnsi="Times New Roman" w:cs="Times New Roman"/>
                <w:sz w:val="20"/>
                <w:szCs w:val="20"/>
              </w:rPr>
              <w:t>)</w:t>
            </w:r>
          </w:p>
        </w:tc>
        <w:tc>
          <w:tcPr>
            <w:tcW w:w="529" w:type="pct"/>
            <w:vAlign w:val="center"/>
          </w:tcPr>
          <w:p w14:paraId="529778E1" w14:textId="67A9F9A9" w:rsidR="001D6F0C" w:rsidRPr="0063530A" w:rsidRDefault="001D6F0C" w:rsidP="0063530A">
            <w:pPr>
              <w:rPr>
                <w:rFonts w:ascii="Times New Roman" w:hAnsi="Times New Roman" w:cs="Times New Roman"/>
                <w:sz w:val="20"/>
                <w:szCs w:val="20"/>
              </w:rPr>
            </w:pPr>
            <w:r>
              <w:rPr>
                <w:rFonts w:ascii="Times New Roman" w:hAnsi="Times New Roman" w:cs="Times New Roman"/>
                <w:sz w:val="20"/>
                <w:szCs w:val="20"/>
              </w:rPr>
              <w:t>0.064</w:t>
            </w:r>
          </w:p>
        </w:tc>
        <w:tc>
          <w:tcPr>
            <w:tcW w:w="914" w:type="pct"/>
            <w:vAlign w:val="center"/>
          </w:tcPr>
          <w:p w14:paraId="18053F29"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81" w:type="pct"/>
            <w:vAlign w:val="center"/>
          </w:tcPr>
          <w:p w14:paraId="7A379696"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63" w:type="pct"/>
            <w:vAlign w:val="center"/>
          </w:tcPr>
          <w:p w14:paraId="4198E5E3" w14:textId="35EE767B"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1.21</w:t>
            </w:r>
            <w:r>
              <w:rPr>
                <w:rFonts w:ascii="Times New Roman" w:hAnsi="Times New Roman" w:cs="Times New Roman"/>
                <w:sz w:val="20"/>
                <w:szCs w:val="20"/>
              </w:rPr>
              <w:t xml:space="preserve"> (</w:t>
            </w:r>
            <w:r w:rsidRPr="00F13B5B">
              <w:rPr>
                <w:rFonts w:ascii="Times New Roman" w:hAnsi="Times New Roman" w:cs="Times New Roman"/>
                <w:sz w:val="20"/>
                <w:szCs w:val="20"/>
              </w:rPr>
              <w:t>0.91, 1.61</w:t>
            </w:r>
            <w:r>
              <w:rPr>
                <w:rFonts w:ascii="Times New Roman" w:hAnsi="Times New Roman" w:cs="Times New Roman"/>
                <w:sz w:val="20"/>
                <w:szCs w:val="20"/>
              </w:rPr>
              <w:t>)</w:t>
            </w:r>
          </w:p>
        </w:tc>
        <w:tc>
          <w:tcPr>
            <w:tcW w:w="478" w:type="pct"/>
            <w:vAlign w:val="center"/>
          </w:tcPr>
          <w:p w14:paraId="2E4F6814"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0.188</w:t>
            </w:r>
          </w:p>
        </w:tc>
      </w:tr>
      <w:tr w:rsidR="001D6F0C" w:rsidRPr="00786204" w14:paraId="2F478F99" w14:textId="77777777" w:rsidTr="0063530A">
        <w:trPr>
          <w:trHeight w:val="138"/>
          <w:jc w:val="center"/>
        </w:trPr>
        <w:tc>
          <w:tcPr>
            <w:tcW w:w="751" w:type="pct"/>
            <w:vAlign w:val="center"/>
          </w:tcPr>
          <w:p w14:paraId="59D3CC66"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Primary complete</w:t>
            </w:r>
          </w:p>
        </w:tc>
        <w:tc>
          <w:tcPr>
            <w:tcW w:w="884" w:type="pct"/>
            <w:vAlign w:val="center"/>
          </w:tcPr>
          <w:p w14:paraId="2D555047" w14:textId="3632633A"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1.19</w:t>
            </w:r>
            <w:r>
              <w:rPr>
                <w:rFonts w:ascii="Times New Roman" w:hAnsi="Times New Roman" w:cs="Times New Roman"/>
                <w:sz w:val="20"/>
                <w:szCs w:val="20"/>
              </w:rPr>
              <w:t xml:space="preserve"> (</w:t>
            </w:r>
            <w:r w:rsidRPr="00F13B5B">
              <w:rPr>
                <w:rFonts w:ascii="Times New Roman" w:hAnsi="Times New Roman" w:cs="Times New Roman"/>
                <w:sz w:val="20"/>
                <w:szCs w:val="20"/>
              </w:rPr>
              <w:t>0.87, 1.63</w:t>
            </w:r>
            <w:r>
              <w:rPr>
                <w:rFonts w:ascii="Times New Roman" w:hAnsi="Times New Roman" w:cs="Times New Roman"/>
                <w:sz w:val="20"/>
                <w:szCs w:val="20"/>
              </w:rPr>
              <w:t>)</w:t>
            </w:r>
          </w:p>
        </w:tc>
        <w:tc>
          <w:tcPr>
            <w:tcW w:w="529" w:type="pct"/>
            <w:vAlign w:val="center"/>
          </w:tcPr>
          <w:p w14:paraId="32DCF64F" w14:textId="29B6DC2A" w:rsidR="001D6F0C" w:rsidRPr="0063530A" w:rsidRDefault="001D6F0C" w:rsidP="0063530A">
            <w:pPr>
              <w:rPr>
                <w:rFonts w:ascii="Times New Roman" w:hAnsi="Times New Roman" w:cs="Times New Roman"/>
                <w:sz w:val="20"/>
                <w:szCs w:val="20"/>
              </w:rPr>
            </w:pPr>
            <w:r>
              <w:rPr>
                <w:rFonts w:ascii="Times New Roman" w:hAnsi="Times New Roman" w:cs="Times New Roman"/>
                <w:sz w:val="20"/>
                <w:szCs w:val="20"/>
              </w:rPr>
              <w:t>0.266</w:t>
            </w:r>
          </w:p>
        </w:tc>
        <w:tc>
          <w:tcPr>
            <w:tcW w:w="914" w:type="pct"/>
            <w:vAlign w:val="center"/>
          </w:tcPr>
          <w:p w14:paraId="61E20D1D"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81" w:type="pct"/>
            <w:vAlign w:val="center"/>
          </w:tcPr>
          <w:p w14:paraId="70C9FD4D"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63" w:type="pct"/>
            <w:vAlign w:val="center"/>
          </w:tcPr>
          <w:p w14:paraId="10076072" w14:textId="579CAAB9"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1.08</w:t>
            </w:r>
            <w:r>
              <w:rPr>
                <w:rFonts w:ascii="Times New Roman" w:hAnsi="Times New Roman" w:cs="Times New Roman"/>
                <w:sz w:val="20"/>
                <w:szCs w:val="20"/>
              </w:rPr>
              <w:t xml:space="preserve"> (</w:t>
            </w:r>
            <w:r w:rsidRPr="00F13B5B">
              <w:rPr>
                <w:rFonts w:ascii="Times New Roman" w:hAnsi="Times New Roman" w:cs="Times New Roman"/>
                <w:sz w:val="20"/>
                <w:szCs w:val="20"/>
              </w:rPr>
              <w:t>0.86, 1.36</w:t>
            </w:r>
            <w:r>
              <w:rPr>
                <w:rFonts w:ascii="Times New Roman" w:hAnsi="Times New Roman" w:cs="Times New Roman"/>
                <w:sz w:val="20"/>
                <w:szCs w:val="20"/>
              </w:rPr>
              <w:t>)</w:t>
            </w:r>
          </w:p>
        </w:tc>
        <w:tc>
          <w:tcPr>
            <w:tcW w:w="478" w:type="pct"/>
            <w:vAlign w:val="center"/>
          </w:tcPr>
          <w:p w14:paraId="0A88AB6A"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0.518</w:t>
            </w:r>
          </w:p>
        </w:tc>
      </w:tr>
      <w:tr w:rsidR="001D6F0C" w:rsidRPr="00786204" w14:paraId="48EED8D0" w14:textId="77777777" w:rsidTr="0063530A">
        <w:trPr>
          <w:trHeight w:val="138"/>
          <w:jc w:val="center"/>
        </w:trPr>
        <w:tc>
          <w:tcPr>
            <w:tcW w:w="751" w:type="pct"/>
            <w:vAlign w:val="center"/>
          </w:tcPr>
          <w:p w14:paraId="741A6F63"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Secondary incomplete</w:t>
            </w:r>
          </w:p>
        </w:tc>
        <w:tc>
          <w:tcPr>
            <w:tcW w:w="884" w:type="pct"/>
            <w:vAlign w:val="center"/>
          </w:tcPr>
          <w:p w14:paraId="3530226D" w14:textId="4C105F1C"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1.11</w:t>
            </w:r>
            <w:r>
              <w:rPr>
                <w:rFonts w:ascii="Times New Roman" w:hAnsi="Times New Roman" w:cs="Times New Roman"/>
                <w:sz w:val="20"/>
                <w:szCs w:val="20"/>
              </w:rPr>
              <w:t xml:space="preserve"> (</w:t>
            </w:r>
            <w:r w:rsidRPr="00F13B5B">
              <w:rPr>
                <w:rFonts w:ascii="Times New Roman" w:hAnsi="Times New Roman" w:cs="Times New Roman"/>
                <w:sz w:val="20"/>
                <w:szCs w:val="20"/>
              </w:rPr>
              <w:t>0.86, 1.44</w:t>
            </w:r>
            <w:r>
              <w:rPr>
                <w:rFonts w:ascii="Times New Roman" w:hAnsi="Times New Roman" w:cs="Times New Roman"/>
                <w:sz w:val="20"/>
                <w:szCs w:val="20"/>
              </w:rPr>
              <w:t>)</w:t>
            </w:r>
          </w:p>
        </w:tc>
        <w:tc>
          <w:tcPr>
            <w:tcW w:w="529" w:type="pct"/>
            <w:vAlign w:val="center"/>
          </w:tcPr>
          <w:p w14:paraId="70604458" w14:textId="555BD565" w:rsidR="001D6F0C" w:rsidRPr="0063530A" w:rsidRDefault="001D6F0C" w:rsidP="0063530A">
            <w:pPr>
              <w:rPr>
                <w:rFonts w:ascii="Times New Roman" w:hAnsi="Times New Roman" w:cs="Times New Roman"/>
                <w:sz w:val="20"/>
                <w:szCs w:val="20"/>
              </w:rPr>
            </w:pPr>
            <w:r>
              <w:rPr>
                <w:rFonts w:ascii="Times New Roman" w:hAnsi="Times New Roman" w:cs="Times New Roman"/>
                <w:sz w:val="20"/>
                <w:szCs w:val="20"/>
              </w:rPr>
              <w:t>0.421</w:t>
            </w:r>
          </w:p>
        </w:tc>
        <w:tc>
          <w:tcPr>
            <w:tcW w:w="914" w:type="pct"/>
            <w:vAlign w:val="center"/>
          </w:tcPr>
          <w:p w14:paraId="382AD915"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81" w:type="pct"/>
            <w:vAlign w:val="center"/>
          </w:tcPr>
          <w:p w14:paraId="7217D778"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63" w:type="pct"/>
            <w:vAlign w:val="center"/>
          </w:tcPr>
          <w:p w14:paraId="17B21C58" w14:textId="3E833C8D"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1.09</w:t>
            </w:r>
            <w:r>
              <w:rPr>
                <w:rFonts w:ascii="Times New Roman" w:hAnsi="Times New Roman" w:cs="Times New Roman"/>
                <w:sz w:val="20"/>
                <w:szCs w:val="20"/>
              </w:rPr>
              <w:t xml:space="preserve"> (</w:t>
            </w:r>
            <w:r w:rsidRPr="00F13B5B">
              <w:rPr>
                <w:rFonts w:ascii="Times New Roman" w:hAnsi="Times New Roman" w:cs="Times New Roman"/>
                <w:sz w:val="20"/>
                <w:szCs w:val="20"/>
              </w:rPr>
              <w:t>0.88, 1.34</w:t>
            </w:r>
            <w:r>
              <w:rPr>
                <w:rFonts w:ascii="Times New Roman" w:hAnsi="Times New Roman" w:cs="Times New Roman"/>
                <w:sz w:val="20"/>
                <w:szCs w:val="20"/>
              </w:rPr>
              <w:t>)</w:t>
            </w:r>
          </w:p>
        </w:tc>
        <w:tc>
          <w:tcPr>
            <w:tcW w:w="478" w:type="pct"/>
            <w:vAlign w:val="center"/>
          </w:tcPr>
          <w:p w14:paraId="4A0E8AD3"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0.426</w:t>
            </w:r>
          </w:p>
        </w:tc>
      </w:tr>
      <w:tr w:rsidR="001D6F0C" w:rsidRPr="00786204" w14:paraId="2400B14E" w14:textId="77777777" w:rsidTr="0063530A">
        <w:trPr>
          <w:trHeight w:val="138"/>
          <w:jc w:val="center"/>
        </w:trPr>
        <w:tc>
          <w:tcPr>
            <w:tcW w:w="751" w:type="pct"/>
            <w:vAlign w:val="center"/>
          </w:tcPr>
          <w:p w14:paraId="6D2F90C0"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Secondary complete or higher</w:t>
            </w:r>
          </w:p>
        </w:tc>
        <w:tc>
          <w:tcPr>
            <w:tcW w:w="884" w:type="pct"/>
            <w:vAlign w:val="center"/>
          </w:tcPr>
          <w:p w14:paraId="54D10E4F"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529" w:type="pct"/>
            <w:vAlign w:val="center"/>
          </w:tcPr>
          <w:p w14:paraId="00349C7B"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14" w:type="pct"/>
            <w:vAlign w:val="center"/>
          </w:tcPr>
          <w:p w14:paraId="7D63BE92"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81" w:type="pct"/>
            <w:vAlign w:val="center"/>
          </w:tcPr>
          <w:p w14:paraId="7CC6B531"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63" w:type="pct"/>
            <w:vAlign w:val="center"/>
          </w:tcPr>
          <w:p w14:paraId="6E220778"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78" w:type="pct"/>
            <w:vAlign w:val="center"/>
          </w:tcPr>
          <w:p w14:paraId="5B750130"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r>
      <w:tr w:rsidR="001D6F0C" w:rsidRPr="008E73D6" w14:paraId="0FC3A394" w14:textId="5CB97DD2" w:rsidTr="0063530A">
        <w:trPr>
          <w:trHeight w:val="138"/>
          <w:jc w:val="center"/>
        </w:trPr>
        <w:tc>
          <w:tcPr>
            <w:tcW w:w="1635" w:type="pct"/>
            <w:gridSpan w:val="2"/>
            <w:vAlign w:val="center"/>
          </w:tcPr>
          <w:p w14:paraId="20F5C642"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Mother’s Age at the Survey Time</w:t>
            </w:r>
          </w:p>
        </w:tc>
        <w:tc>
          <w:tcPr>
            <w:tcW w:w="1443" w:type="pct"/>
            <w:gridSpan w:val="2"/>
            <w:vAlign w:val="center"/>
          </w:tcPr>
          <w:p w14:paraId="7DBC07B9" w14:textId="77777777" w:rsidR="001D6F0C" w:rsidRPr="008E73D6" w:rsidRDefault="001D6F0C" w:rsidP="0063530A">
            <w:pPr>
              <w:rPr>
                <w:rFonts w:ascii="Times New Roman" w:hAnsi="Times New Roman" w:cs="Times New Roman"/>
                <w:sz w:val="20"/>
                <w:szCs w:val="20"/>
              </w:rPr>
            </w:pPr>
          </w:p>
        </w:tc>
        <w:tc>
          <w:tcPr>
            <w:tcW w:w="1444" w:type="pct"/>
            <w:gridSpan w:val="2"/>
            <w:vAlign w:val="center"/>
          </w:tcPr>
          <w:p w14:paraId="4620B7A1" w14:textId="77777777" w:rsidR="001D6F0C" w:rsidRPr="008E73D6" w:rsidRDefault="001D6F0C" w:rsidP="0063530A">
            <w:pPr>
              <w:rPr>
                <w:rFonts w:ascii="Times New Roman" w:hAnsi="Times New Roman" w:cs="Times New Roman"/>
                <w:sz w:val="20"/>
                <w:szCs w:val="20"/>
              </w:rPr>
            </w:pPr>
          </w:p>
        </w:tc>
        <w:tc>
          <w:tcPr>
            <w:tcW w:w="478" w:type="pct"/>
            <w:vAlign w:val="center"/>
          </w:tcPr>
          <w:p w14:paraId="531CD281" w14:textId="77777777" w:rsidR="001D6F0C" w:rsidRPr="008E73D6" w:rsidRDefault="001D6F0C" w:rsidP="0063530A">
            <w:pPr>
              <w:rPr>
                <w:rFonts w:ascii="Times New Roman" w:hAnsi="Times New Roman" w:cs="Times New Roman"/>
                <w:sz w:val="20"/>
                <w:szCs w:val="20"/>
              </w:rPr>
            </w:pPr>
          </w:p>
        </w:tc>
      </w:tr>
      <w:tr w:rsidR="001D6F0C" w:rsidRPr="00786204" w14:paraId="1BF977E0" w14:textId="77777777" w:rsidTr="0063530A">
        <w:trPr>
          <w:trHeight w:val="138"/>
          <w:jc w:val="center"/>
        </w:trPr>
        <w:tc>
          <w:tcPr>
            <w:tcW w:w="751" w:type="pct"/>
            <w:vAlign w:val="center"/>
          </w:tcPr>
          <w:p w14:paraId="5F6710D2" w14:textId="0901175C"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15</w:t>
            </w:r>
            <w:r w:rsidR="0020117A">
              <w:rPr>
                <w:rFonts w:ascii="Times New Roman" w:hAnsi="Times New Roman" w:cs="Times New Roman"/>
                <w:sz w:val="20"/>
                <w:szCs w:val="20"/>
              </w:rPr>
              <w:t>-</w:t>
            </w:r>
            <w:r w:rsidRPr="0063530A">
              <w:rPr>
                <w:rFonts w:ascii="Times New Roman" w:hAnsi="Times New Roman" w:cs="Times New Roman"/>
                <w:sz w:val="20"/>
                <w:szCs w:val="20"/>
              </w:rPr>
              <w:t>19</w:t>
            </w:r>
          </w:p>
        </w:tc>
        <w:tc>
          <w:tcPr>
            <w:tcW w:w="884" w:type="pct"/>
            <w:vAlign w:val="center"/>
          </w:tcPr>
          <w:p w14:paraId="0FFD4100"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529" w:type="pct"/>
            <w:vAlign w:val="center"/>
          </w:tcPr>
          <w:p w14:paraId="5AB820BC"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14" w:type="pct"/>
            <w:vAlign w:val="center"/>
          </w:tcPr>
          <w:p w14:paraId="64CCC1C9" w14:textId="077073F9"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1.</w:t>
            </w:r>
            <w:r w:rsidR="00A90AA3">
              <w:rPr>
                <w:rFonts w:ascii="Times New Roman" w:hAnsi="Times New Roman" w:cs="Times New Roman"/>
                <w:sz w:val="20"/>
                <w:szCs w:val="20"/>
              </w:rPr>
              <w:t>5</w:t>
            </w:r>
            <w:r w:rsidRPr="0063530A">
              <w:rPr>
                <w:rFonts w:ascii="Times New Roman" w:hAnsi="Times New Roman" w:cs="Times New Roman"/>
                <w:sz w:val="20"/>
                <w:szCs w:val="20"/>
              </w:rPr>
              <w:t>7</w:t>
            </w:r>
            <w:r>
              <w:rPr>
                <w:rFonts w:ascii="Times New Roman" w:hAnsi="Times New Roman" w:cs="Times New Roman"/>
                <w:sz w:val="20"/>
                <w:szCs w:val="20"/>
              </w:rPr>
              <w:t xml:space="preserve"> (</w:t>
            </w:r>
            <w:r w:rsidRPr="00F13B5B">
              <w:rPr>
                <w:rFonts w:ascii="Times New Roman" w:hAnsi="Times New Roman" w:cs="Times New Roman"/>
                <w:sz w:val="20"/>
                <w:szCs w:val="20"/>
              </w:rPr>
              <w:t>0.6</w:t>
            </w:r>
            <w:r w:rsidR="00A90AA3">
              <w:rPr>
                <w:rFonts w:ascii="Times New Roman" w:hAnsi="Times New Roman" w:cs="Times New Roman"/>
                <w:sz w:val="20"/>
                <w:szCs w:val="20"/>
              </w:rPr>
              <w:t>9</w:t>
            </w:r>
            <w:r w:rsidRPr="00F13B5B">
              <w:rPr>
                <w:rFonts w:ascii="Times New Roman" w:hAnsi="Times New Roman" w:cs="Times New Roman"/>
                <w:sz w:val="20"/>
                <w:szCs w:val="20"/>
              </w:rPr>
              <w:t>, 3.</w:t>
            </w:r>
            <w:r w:rsidR="00A90AA3">
              <w:rPr>
                <w:rFonts w:ascii="Times New Roman" w:hAnsi="Times New Roman" w:cs="Times New Roman"/>
                <w:sz w:val="20"/>
                <w:szCs w:val="20"/>
              </w:rPr>
              <w:t>57</w:t>
            </w:r>
            <w:r>
              <w:rPr>
                <w:rFonts w:ascii="Times New Roman" w:hAnsi="Times New Roman" w:cs="Times New Roman"/>
                <w:sz w:val="20"/>
                <w:szCs w:val="20"/>
              </w:rPr>
              <w:t>)</w:t>
            </w:r>
          </w:p>
        </w:tc>
        <w:tc>
          <w:tcPr>
            <w:tcW w:w="481" w:type="pct"/>
            <w:vAlign w:val="center"/>
          </w:tcPr>
          <w:p w14:paraId="2B38EF4F" w14:textId="48E00F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0.</w:t>
            </w:r>
            <w:r w:rsidR="00A90AA3">
              <w:rPr>
                <w:rFonts w:ascii="Times New Roman" w:hAnsi="Times New Roman" w:cs="Times New Roman"/>
                <w:sz w:val="20"/>
                <w:szCs w:val="20"/>
              </w:rPr>
              <w:t>280</w:t>
            </w:r>
          </w:p>
        </w:tc>
        <w:tc>
          <w:tcPr>
            <w:tcW w:w="963" w:type="pct"/>
            <w:vAlign w:val="center"/>
          </w:tcPr>
          <w:p w14:paraId="4241698A"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78" w:type="pct"/>
            <w:vAlign w:val="center"/>
          </w:tcPr>
          <w:p w14:paraId="15E62E2B"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r>
      <w:tr w:rsidR="001D6F0C" w:rsidRPr="00786204" w14:paraId="168070B2" w14:textId="77777777" w:rsidTr="0063530A">
        <w:trPr>
          <w:trHeight w:val="138"/>
          <w:jc w:val="center"/>
        </w:trPr>
        <w:tc>
          <w:tcPr>
            <w:tcW w:w="751" w:type="pct"/>
            <w:vAlign w:val="center"/>
          </w:tcPr>
          <w:p w14:paraId="3DF94B52"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20-34</w:t>
            </w:r>
          </w:p>
        </w:tc>
        <w:tc>
          <w:tcPr>
            <w:tcW w:w="884" w:type="pct"/>
            <w:vAlign w:val="center"/>
          </w:tcPr>
          <w:p w14:paraId="1FCB633B"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529" w:type="pct"/>
            <w:vAlign w:val="center"/>
          </w:tcPr>
          <w:p w14:paraId="21A82969"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14" w:type="pct"/>
            <w:vAlign w:val="center"/>
          </w:tcPr>
          <w:p w14:paraId="4B49725E" w14:textId="1675B59D"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1.</w:t>
            </w:r>
            <w:r w:rsidR="00A90AA3">
              <w:rPr>
                <w:rFonts w:ascii="Times New Roman" w:hAnsi="Times New Roman" w:cs="Times New Roman"/>
                <w:sz w:val="20"/>
                <w:szCs w:val="20"/>
              </w:rPr>
              <w:t>46</w:t>
            </w:r>
            <w:r>
              <w:rPr>
                <w:rFonts w:ascii="Times New Roman" w:hAnsi="Times New Roman" w:cs="Times New Roman"/>
                <w:sz w:val="20"/>
                <w:szCs w:val="20"/>
              </w:rPr>
              <w:t xml:space="preserve"> (</w:t>
            </w:r>
            <w:r w:rsidRPr="00F13B5B">
              <w:rPr>
                <w:rFonts w:ascii="Times New Roman" w:hAnsi="Times New Roman" w:cs="Times New Roman"/>
                <w:sz w:val="20"/>
                <w:szCs w:val="20"/>
              </w:rPr>
              <w:t>0.7</w:t>
            </w:r>
            <w:r w:rsidR="00A90AA3">
              <w:rPr>
                <w:rFonts w:ascii="Times New Roman" w:hAnsi="Times New Roman" w:cs="Times New Roman"/>
                <w:sz w:val="20"/>
                <w:szCs w:val="20"/>
              </w:rPr>
              <w:t>7</w:t>
            </w:r>
            <w:r w:rsidRPr="00F13B5B">
              <w:rPr>
                <w:rFonts w:ascii="Times New Roman" w:hAnsi="Times New Roman" w:cs="Times New Roman"/>
                <w:sz w:val="20"/>
                <w:szCs w:val="20"/>
              </w:rPr>
              <w:t>, 2.</w:t>
            </w:r>
            <w:r w:rsidR="00A90AA3">
              <w:rPr>
                <w:rFonts w:ascii="Times New Roman" w:hAnsi="Times New Roman" w:cs="Times New Roman"/>
                <w:sz w:val="20"/>
                <w:szCs w:val="20"/>
              </w:rPr>
              <w:t>74</w:t>
            </w:r>
            <w:r>
              <w:rPr>
                <w:rFonts w:ascii="Times New Roman" w:hAnsi="Times New Roman" w:cs="Times New Roman"/>
                <w:sz w:val="20"/>
                <w:szCs w:val="20"/>
              </w:rPr>
              <w:t>)</w:t>
            </w:r>
          </w:p>
        </w:tc>
        <w:tc>
          <w:tcPr>
            <w:tcW w:w="481" w:type="pct"/>
            <w:vAlign w:val="center"/>
          </w:tcPr>
          <w:p w14:paraId="56B4974E" w14:textId="524A32F6"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0.</w:t>
            </w:r>
            <w:r w:rsidR="00A90AA3">
              <w:rPr>
                <w:rFonts w:ascii="Times New Roman" w:hAnsi="Times New Roman" w:cs="Times New Roman"/>
                <w:sz w:val="20"/>
                <w:szCs w:val="20"/>
              </w:rPr>
              <w:t>243</w:t>
            </w:r>
          </w:p>
        </w:tc>
        <w:tc>
          <w:tcPr>
            <w:tcW w:w="963" w:type="pct"/>
            <w:vAlign w:val="center"/>
          </w:tcPr>
          <w:p w14:paraId="691D7B34"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78" w:type="pct"/>
            <w:vAlign w:val="center"/>
          </w:tcPr>
          <w:p w14:paraId="140BD210"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r>
      <w:tr w:rsidR="001D6F0C" w:rsidRPr="00786204" w14:paraId="1F65EDAE" w14:textId="77777777" w:rsidTr="0063530A">
        <w:trPr>
          <w:trHeight w:val="138"/>
          <w:jc w:val="center"/>
        </w:trPr>
        <w:tc>
          <w:tcPr>
            <w:tcW w:w="751" w:type="pct"/>
            <w:vAlign w:val="center"/>
          </w:tcPr>
          <w:p w14:paraId="55E059EB"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35+</w:t>
            </w:r>
          </w:p>
        </w:tc>
        <w:tc>
          <w:tcPr>
            <w:tcW w:w="884" w:type="pct"/>
            <w:vAlign w:val="center"/>
          </w:tcPr>
          <w:p w14:paraId="1AE68229" w14:textId="48C741AD" w:rsidR="001D6F0C" w:rsidRPr="0063530A" w:rsidRDefault="001D6F0C" w:rsidP="0063530A">
            <w:pPr>
              <w:rPr>
                <w:rFonts w:ascii="Times New Roman" w:hAnsi="Times New Roman" w:cs="Times New Roman"/>
                <w:sz w:val="20"/>
                <w:szCs w:val="20"/>
              </w:rPr>
            </w:pPr>
            <w:r>
              <w:rPr>
                <w:rFonts w:ascii="Times New Roman" w:hAnsi="Times New Roman" w:cs="Times New Roman"/>
                <w:sz w:val="20"/>
                <w:szCs w:val="20"/>
              </w:rPr>
              <w:t>-</w:t>
            </w:r>
          </w:p>
        </w:tc>
        <w:tc>
          <w:tcPr>
            <w:tcW w:w="529" w:type="pct"/>
            <w:vAlign w:val="center"/>
          </w:tcPr>
          <w:p w14:paraId="0B12F47E"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14" w:type="pct"/>
            <w:vAlign w:val="center"/>
          </w:tcPr>
          <w:p w14:paraId="713A4649"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81" w:type="pct"/>
            <w:vAlign w:val="center"/>
          </w:tcPr>
          <w:p w14:paraId="236BB91A"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63" w:type="pct"/>
            <w:vAlign w:val="center"/>
          </w:tcPr>
          <w:p w14:paraId="76A8DD21"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78" w:type="pct"/>
            <w:vAlign w:val="center"/>
          </w:tcPr>
          <w:p w14:paraId="514F6F0D"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r>
      <w:tr w:rsidR="007179D5" w:rsidRPr="008E73D6" w14:paraId="7DA746C5" w14:textId="271B4EA9" w:rsidTr="007179D5">
        <w:trPr>
          <w:trHeight w:val="138"/>
          <w:jc w:val="center"/>
        </w:trPr>
        <w:tc>
          <w:tcPr>
            <w:tcW w:w="5000" w:type="pct"/>
            <w:gridSpan w:val="7"/>
            <w:vAlign w:val="center"/>
          </w:tcPr>
          <w:p w14:paraId="5DA5761F" w14:textId="15A49E86" w:rsidR="007179D5" w:rsidRPr="008E73D6" w:rsidRDefault="007179D5" w:rsidP="0063530A">
            <w:pPr>
              <w:rPr>
                <w:rFonts w:ascii="Times New Roman" w:hAnsi="Times New Roman" w:cs="Times New Roman"/>
                <w:sz w:val="20"/>
                <w:szCs w:val="20"/>
              </w:rPr>
            </w:pPr>
            <w:r w:rsidRPr="0063530A">
              <w:rPr>
                <w:rFonts w:ascii="Times New Roman" w:hAnsi="Times New Roman" w:cs="Times New Roman"/>
                <w:sz w:val="20"/>
                <w:szCs w:val="20"/>
              </w:rPr>
              <w:t>HOUSEHOLD CHARACTERISTICS</w:t>
            </w:r>
          </w:p>
        </w:tc>
      </w:tr>
      <w:tr w:rsidR="001D6F0C" w:rsidRPr="008E73D6" w14:paraId="2B7291E6" w14:textId="0CD6C6EE" w:rsidTr="0063530A">
        <w:trPr>
          <w:trHeight w:val="138"/>
          <w:jc w:val="center"/>
        </w:trPr>
        <w:tc>
          <w:tcPr>
            <w:tcW w:w="1635" w:type="pct"/>
            <w:gridSpan w:val="2"/>
            <w:vAlign w:val="center"/>
          </w:tcPr>
          <w:p w14:paraId="1552FAF7"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Wealth Index</w:t>
            </w:r>
          </w:p>
        </w:tc>
        <w:tc>
          <w:tcPr>
            <w:tcW w:w="1443" w:type="pct"/>
            <w:gridSpan w:val="2"/>
            <w:vAlign w:val="center"/>
          </w:tcPr>
          <w:p w14:paraId="222CE0C9" w14:textId="77777777" w:rsidR="001D6F0C" w:rsidRPr="008E73D6" w:rsidRDefault="001D6F0C" w:rsidP="0063530A">
            <w:pPr>
              <w:rPr>
                <w:rFonts w:ascii="Times New Roman" w:hAnsi="Times New Roman" w:cs="Times New Roman"/>
                <w:sz w:val="20"/>
                <w:szCs w:val="20"/>
              </w:rPr>
            </w:pPr>
          </w:p>
        </w:tc>
        <w:tc>
          <w:tcPr>
            <w:tcW w:w="1444" w:type="pct"/>
            <w:gridSpan w:val="2"/>
            <w:vAlign w:val="center"/>
          </w:tcPr>
          <w:p w14:paraId="7BFCC48B" w14:textId="77777777" w:rsidR="001D6F0C" w:rsidRPr="008E73D6" w:rsidRDefault="001D6F0C" w:rsidP="0063530A">
            <w:pPr>
              <w:rPr>
                <w:rFonts w:ascii="Times New Roman" w:hAnsi="Times New Roman" w:cs="Times New Roman"/>
                <w:sz w:val="20"/>
                <w:szCs w:val="20"/>
              </w:rPr>
            </w:pPr>
          </w:p>
        </w:tc>
        <w:tc>
          <w:tcPr>
            <w:tcW w:w="478" w:type="pct"/>
            <w:vAlign w:val="center"/>
          </w:tcPr>
          <w:p w14:paraId="269A3E14" w14:textId="77777777" w:rsidR="001D6F0C" w:rsidRPr="008E73D6" w:rsidRDefault="001D6F0C" w:rsidP="0063530A">
            <w:pPr>
              <w:rPr>
                <w:rFonts w:ascii="Times New Roman" w:hAnsi="Times New Roman" w:cs="Times New Roman"/>
                <w:sz w:val="20"/>
                <w:szCs w:val="20"/>
              </w:rPr>
            </w:pPr>
          </w:p>
        </w:tc>
      </w:tr>
      <w:tr w:rsidR="001D6F0C" w:rsidRPr="00786204" w14:paraId="2B3F5148" w14:textId="77777777" w:rsidTr="0063530A">
        <w:trPr>
          <w:trHeight w:val="250"/>
          <w:jc w:val="center"/>
        </w:trPr>
        <w:tc>
          <w:tcPr>
            <w:tcW w:w="751" w:type="pct"/>
            <w:vAlign w:val="center"/>
          </w:tcPr>
          <w:p w14:paraId="6553F8EC"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Poorest</w:t>
            </w:r>
          </w:p>
        </w:tc>
        <w:tc>
          <w:tcPr>
            <w:tcW w:w="884" w:type="pct"/>
            <w:vAlign w:val="center"/>
          </w:tcPr>
          <w:p w14:paraId="618163CD" w14:textId="2CECFDDC"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1.30</w:t>
            </w:r>
            <w:r>
              <w:rPr>
                <w:rFonts w:ascii="Times New Roman" w:hAnsi="Times New Roman" w:cs="Times New Roman"/>
                <w:sz w:val="20"/>
                <w:szCs w:val="20"/>
              </w:rPr>
              <w:t xml:space="preserve"> (</w:t>
            </w:r>
            <w:r w:rsidRPr="00F13B5B">
              <w:rPr>
                <w:rFonts w:ascii="Times New Roman" w:hAnsi="Times New Roman" w:cs="Times New Roman"/>
                <w:sz w:val="20"/>
                <w:szCs w:val="20"/>
              </w:rPr>
              <w:t>1.01, 1.65</w:t>
            </w:r>
            <w:r>
              <w:rPr>
                <w:rFonts w:ascii="Times New Roman" w:hAnsi="Times New Roman" w:cs="Times New Roman"/>
                <w:sz w:val="20"/>
                <w:szCs w:val="20"/>
              </w:rPr>
              <w:t>)</w:t>
            </w:r>
          </w:p>
        </w:tc>
        <w:tc>
          <w:tcPr>
            <w:tcW w:w="529" w:type="pct"/>
            <w:vAlign w:val="center"/>
          </w:tcPr>
          <w:p w14:paraId="680C3CC5" w14:textId="77777777" w:rsidR="001D6F0C" w:rsidRPr="0063530A" w:rsidRDefault="001D6F0C" w:rsidP="0063530A">
            <w:pPr>
              <w:rPr>
                <w:rFonts w:ascii="Times New Roman" w:hAnsi="Times New Roman" w:cs="Times New Roman"/>
                <w:b/>
                <w:bCs/>
                <w:sz w:val="20"/>
                <w:szCs w:val="20"/>
              </w:rPr>
            </w:pPr>
            <w:r w:rsidRPr="0063530A">
              <w:rPr>
                <w:rFonts w:ascii="Times New Roman" w:hAnsi="Times New Roman" w:cs="Times New Roman"/>
                <w:b/>
                <w:bCs/>
                <w:sz w:val="20"/>
                <w:szCs w:val="20"/>
              </w:rPr>
              <w:t>0.038</w:t>
            </w:r>
          </w:p>
        </w:tc>
        <w:tc>
          <w:tcPr>
            <w:tcW w:w="914" w:type="pct"/>
            <w:vAlign w:val="center"/>
          </w:tcPr>
          <w:p w14:paraId="38843838"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81" w:type="pct"/>
            <w:vAlign w:val="center"/>
          </w:tcPr>
          <w:p w14:paraId="5D4724D5"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63" w:type="pct"/>
            <w:vAlign w:val="center"/>
          </w:tcPr>
          <w:p w14:paraId="0D5CE74F" w14:textId="349E2D20"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1.</w:t>
            </w:r>
            <w:r w:rsidR="00A736BB">
              <w:rPr>
                <w:rFonts w:ascii="Times New Roman" w:hAnsi="Times New Roman" w:cs="Times New Roman"/>
                <w:sz w:val="20"/>
                <w:szCs w:val="20"/>
              </w:rPr>
              <w:t>1</w:t>
            </w:r>
            <w:r w:rsidRPr="0063530A">
              <w:rPr>
                <w:rFonts w:ascii="Times New Roman" w:hAnsi="Times New Roman" w:cs="Times New Roman"/>
                <w:sz w:val="20"/>
                <w:szCs w:val="20"/>
              </w:rPr>
              <w:t>4</w:t>
            </w:r>
            <w:r>
              <w:rPr>
                <w:rFonts w:ascii="Times New Roman" w:hAnsi="Times New Roman" w:cs="Times New Roman"/>
                <w:sz w:val="20"/>
                <w:szCs w:val="20"/>
              </w:rPr>
              <w:t xml:space="preserve"> (</w:t>
            </w:r>
            <w:r w:rsidRPr="00F13B5B">
              <w:rPr>
                <w:rFonts w:ascii="Times New Roman" w:hAnsi="Times New Roman" w:cs="Times New Roman"/>
                <w:sz w:val="20"/>
                <w:szCs w:val="20"/>
              </w:rPr>
              <w:t>0.90, 1.44</w:t>
            </w:r>
            <w:r>
              <w:rPr>
                <w:rFonts w:ascii="Times New Roman" w:hAnsi="Times New Roman" w:cs="Times New Roman"/>
                <w:sz w:val="20"/>
                <w:szCs w:val="20"/>
              </w:rPr>
              <w:t>)</w:t>
            </w:r>
          </w:p>
        </w:tc>
        <w:tc>
          <w:tcPr>
            <w:tcW w:w="478" w:type="pct"/>
            <w:vAlign w:val="center"/>
          </w:tcPr>
          <w:p w14:paraId="0497354B"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0.277</w:t>
            </w:r>
          </w:p>
        </w:tc>
      </w:tr>
      <w:tr w:rsidR="001D6F0C" w:rsidRPr="00786204" w14:paraId="10008183" w14:textId="77777777" w:rsidTr="0063530A">
        <w:trPr>
          <w:trHeight w:val="250"/>
          <w:jc w:val="center"/>
        </w:trPr>
        <w:tc>
          <w:tcPr>
            <w:tcW w:w="751" w:type="pct"/>
            <w:vAlign w:val="center"/>
          </w:tcPr>
          <w:p w14:paraId="45A556CA"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Second</w:t>
            </w:r>
          </w:p>
        </w:tc>
        <w:tc>
          <w:tcPr>
            <w:tcW w:w="884" w:type="pct"/>
            <w:vAlign w:val="center"/>
          </w:tcPr>
          <w:p w14:paraId="72FF5042" w14:textId="50DF5EE0"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1.13</w:t>
            </w:r>
            <w:r>
              <w:rPr>
                <w:rFonts w:ascii="Times New Roman" w:hAnsi="Times New Roman" w:cs="Times New Roman"/>
                <w:sz w:val="20"/>
                <w:szCs w:val="20"/>
              </w:rPr>
              <w:t xml:space="preserve"> (</w:t>
            </w:r>
            <w:r w:rsidRPr="00F13B5B">
              <w:rPr>
                <w:rFonts w:ascii="Times New Roman" w:hAnsi="Times New Roman" w:cs="Times New Roman"/>
                <w:sz w:val="20"/>
                <w:szCs w:val="20"/>
              </w:rPr>
              <w:t>0.89, 1.44</w:t>
            </w:r>
            <w:r>
              <w:rPr>
                <w:rFonts w:ascii="Times New Roman" w:hAnsi="Times New Roman" w:cs="Times New Roman"/>
                <w:sz w:val="20"/>
                <w:szCs w:val="20"/>
              </w:rPr>
              <w:t>)</w:t>
            </w:r>
          </w:p>
        </w:tc>
        <w:tc>
          <w:tcPr>
            <w:tcW w:w="529" w:type="pct"/>
            <w:vAlign w:val="center"/>
          </w:tcPr>
          <w:p w14:paraId="4D19449E"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0.325</w:t>
            </w:r>
          </w:p>
        </w:tc>
        <w:tc>
          <w:tcPr>
            <w:tcW w:w="914" w:type="pct"/>
            <w:vAlign w:val="center"/>
          </w:tcPr>
          <w:p w14:paraId="5D6A4281"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81" w:type="pct"/>
            <w:vAlign w:val="center"/>
          </w:tcPr>
          <w:p w14:paraId="482A382A"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63" w:type="pct"/>
            <w:vAlign w:val="center"/>
          </w:tcPr>
          <w:p w14:paraId="16B96F76" w14:textId="4B4D9F11"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1.32</w:t>
            </w:r>
            <w:r>
              <w:rPr>
                <w:rFonts w:ascii="Times New Roman" w:hAnsi="Times New Roman" w:cs="Times New Roman"/>
                <w:sz w:val="20"/>
                <w:szCs w:val="20"/>
              </w:rPr>
              <w:t xml:space="preserve"> (</w:t>
            </w:r>
            <w:r w:rsidRPr="00F13B5B">
              <w:rPr>
                <w:rFonts w:ascii="Times New Roman" w:hAnsi="Times New Roman" w:cs="Times New Roman"/>
                <w:sz w:val="20"/>
                <w:szCs w:val="20"/>
              </w:rPr>
              <w:t>1.04, 1.66</w:t>
            </w:r>
            <w:r>
              <w:rPr>
                <w:rFonts w:ascii="Times New Roman" w:hAnsi="Times New Roman" w:cs="Times New Roman"/>
                <w:sz w:val="20"/>
                <w:szCs w:val="20"/>
              </w:rPr>
              <w:t>)</w:t>
            </w:r>
          </w:p>
        </w:tc>
        <w:tc>
          <w:tcPr>
            <w:tcW w:w="478" w:type="pct"/>
            <w:vAlign w:val="center"/>
          </w:tcPr>
          <w:p w14:paraId="0B6AF268" w14:textId="77777777" w:rsidR="001D6F0C" w:rsidRPr="0063530A" w:rsidRDefault="001D6F0C" w:rsidP="0063530A">
            <w:pPr>
              <w:rPr>
                <w:rFonts w:ascii="Times New Roman" w:hAnsi="Times New Roman" w:cs="Times New Roman"/>
                <w:b/>
                <w:bCs/>
                <w:sz w:val="20"/>
                <w:szCs w:val="20"/>
              </w:rPr>
            </w:pPr>
            <w:r w:rsidRPr="0063530A">
              <w:rPr>
                <w:rFonts w:ascii="Times New Roman" w:hAnsi="Times New Roman" w:cs="Times New Roman"/>
                <w:b/>
                <w:bCs/>
                <w:sz w:val="20"/>
                <w:szCs w:val="20"/>
              </w:rPr>
              <w:t>0.020</w:t>
            </w:r>
          </w:p>
        </w:tc>
      </w:tr>
      <w:tr w:rsidR="001D6F0C" w:rsidRPr="00786204" w14:paraId="6E84DC9A" w14:textId="77777777" w:rsidTr="0063530A">
        <w:trPr>
          <w:trHeight w:val="138"/>
          <w:jc w:val="center"/>
        </w:trPr>
        <w:tc>
          <w:tcPr>
            <w:tcW w:w="751" w:type="pct"/>
            <w:vAlign w:val="center"/>
          </w:tcPr>
          <w:p w14:paraId="205F61F4"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Middle</w:t>
            </w:r>
          </w:p>
        </w:tc>
        <w:tc>
          <w:tcPr>
            <w:tcW w:w="884" w:type="pct"/>
            <w:vAlign w:val="center"/>
          </w:tcPr>
          <w:p w14:paraId="063D902E" w14:textId="3DAD0989"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1.12</w:t>
            </w:r>
            <w:r>
              <w:rPr>
                <w:rFonts w:ascii="Times New Roman" w:hAnsi="Times New Roman" w:cs="Times New Roman"/>
                <w:sz w:val="20"/>
                <w:szCs w:val="20"/>
              </w:rPr>
              <w:t xml:space="preserve"> (</w:t>
            </w:r>
            <w:r w:rsidRPr="00F13B5B">
              <w:rPr>
                <w:rFonts w:ascii="Times New Roman" w:hAnsi="Times New Roman" w:cs="Times New Roman"/>
                <w:sz w:val="20"/>
                <w:szCs w:val="20"/>
              </w:rPr>
              <w:t>0.89, 1.41</w:t>
            </w:r>
            <w:r>
              <w:rPr>
                <w:rFonts w:ascii="Times New Roman" w:hAnsi="Times New Roman" w:cs="Times New Roman"/>
                <w:sz w:val="20"/>
                <w:szCs w:val="20"/>
              </w:rPr>
              <w:t>)</w:t>
            </w:r>
          </w:p>
        </w:tc>
        <w:tc>
          <w:tcPr>
            <w:tcW w:w="529" w:type="pct"/>
            <w:vAlign w:val="center"/>
          </w:tcPr>
          <w:p w14:paraId="251D3774"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0.331</w:t>
            </w:r>
          </w:p>
        </w:tc>
        <w:tc>
          <w:tcPr>
            <w:tcW w:w="914" w:type="pct"/>
            <w:vAlign w:val="center"/>
          </w:tcPr>
          <w:p w14:paraId="6CE529F1"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81" w:type="pct"/>
            <w:vAlign w:val="center"/>
          </w:tcPr>
          <w:p w14:paraId="0B3F8659"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63" w:type="pct"/>
            <w:vAlign w:val="center"/>
          </w:tcPr>
          <w:p w14:paraId="1F11BF87" w14:textId="50730E60"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0.95</w:t>
            </w:r>
            <w:r>
              <w:rPr>
                <w:rFonts w:ascii="Times New Roman" w:hAnsi="Times New Roman" w:cs="Times New Roman"/>
                <w:sz w:val="20"/>
                <w:szCs w:val="20"/>
              </w:rPr>
              <w:t xml:space="preserve"> (</w:t>
            </w:r>
            <w:r w:rsidRPr="00F13B5B">
              <w:rPr>
                <w:rFonts w:ascii="Times New Roman" w:hAnsi="Times New Roman" w:cs="Times New Roman"/>
                <w:sz w:val="20"/>
                <w:szCs w:val="20"/>
              </w:rPr>
              <w:t>0.75, 1.20</w:t>
            </w:r>
            <w:r>
              <w:rPr>
                <w:rFonts w:ascii="Times New Roman" w:hAnsi="Times New Roman" w:cs="Times New Roman"/>
                <w:sz w:val="20"/>
                <w:szCs w:val="20"/>
              </w:rPr>
              <w:t>)</w:t>
            </w:r>
          </w:p>
        </w:tc>
        <w:tc>
          <w:tcPr>
            <w:tcW w:w="478" w:type="pct"/>
            <w:vAlign w:val="center"/>
          </w:tcPr>
          <w:p w14:paraId="5C374C23"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0.667</w:t>
            </w:r>
          </w:p>
        </w:tc>
      </w:tr>
      <w:tr w:rsidR="001D6F0C" w:rsidRPr="00786204" w14:paraId="705BE8AC" w14:textId="77777777" w:rsidTr="0063530A">
        <w:trPr>
          <w:trHeight w:val="138"/>
          <w:jc w:val="center"/>
        </w:trPr>
        <w:tc>
          <w:tcPr>
            <w:tcW w:w="751" w:type="pct"/>
            <w:vAlign w:val="center"/>
          </w:tcPr>
          <w:p w14:paraId="12D64EB4"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Fourth</w:t>
            </w:r>
          </w:p>
        </w:tc>
        <w:tc>
          <w:tcPr>
            <w:tcW w:w="884" w:type="pct"/>
            <w:vAlign w:val="center"/>
          </w:tcPr>
          <w:p w14:paraId="42960F01" w14:textId="4AFA3D31"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0.90</w:t>
            </w:r>
            <w:r>
              <w:rPr>
                <w:rFonts w:ascii="Times New Roman" w:hAnsi="Times New Roman" w:cs="Times New Roman"/>
                <w:sz w:val="20"/>
                <w:szCs w:val="20"/>
              </w:rPr>
              <w:t xml:space="preserve"> (</w:t>
            </w:r>
            <w:r w:rsidRPr="00F13B5B">
              <w:rPr>
                <w:rFonts w:ascii="Times New Roman" w:hAnsi="Times New Roman" w:cs="Times New Roman"/>
                <w:sz w:val="20"/>
                <w:szCs w:val="20"/>
              </w:rPr>
              <w:t>0.71, 1.14</w:t>
            </w:r>
            <w:r>
              <w:rPr>
                <w:rFonts w:ascii="Times New Roman" w:hAnsi="Times New Roman" w:cs="Times New Roman"/>
                <w:sz w:val="20"/>
                <w:szCs w:val="20"/>
              </w:rPr>
              <w:t>)</w:t>
            </w:r>
          </w:p>
        </w:tc>
        <w:tc>
          <w:tcPr>
            <w:tcW w:w="529" w:type="pct"/>
            <w:vAlign w:val="center"/>
          </w:tcPr>
          <w:p w14:paraId="1FEBB578"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0.373</w:t>
            </w:r>
          </w:p>
        </w:tc>
        <w:tc>
          <w:tcPr>
            <w:tcW w:w="914" w:type="pct"/>
            <w:vAlign w:val="center"/>
          </w:tcPr>
          <w:p w14:paraId="309D7AC9"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81" w:type="pct"/>
            <w:vAlign w:val="center"/>
          </w:tcPr>
          <w:p w14:paraId="4DF1FB5F"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63" w:type="pct"/>
            <w:vAlign w:val="center"/>
          </w:tcPr>
          <w:p w14:paraId="574548F2" w14:textId="36EC593A"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1.03</w:t>
            </w:r>
            <w:r>
              <w:rPr>
                <w:rFonts w:ascii="Times New Roman" w:hAnsi="Times New Roman" w:cs="Times New Roman"/>
                <w:sz w:val="20"/>
                <w:szCs w:val="20"/>
              </w:rPr>
              <w:t xml:space="preserve"> (</w:t>
            </w:r>
            <w:r w:rsidRPr="00F13B5B">
              <w:rPr>
                <w:rFonts w:ascii="Times New Roman" w:hAnsi="Times New Roman" w:cs="Times New Roman"/>
                <w:sz w:val="20"/>
                <w:szCs w:val="20"/>
              </w:rPr>
              <w:t>0.81, 1.32</w:t>
            </w:r>
            <w:r>
              <w:rPr>
                <w:rFonts w:ascii="Times New Roman" w:hAnsi="Times New Roman" w:cs="Times New Roman"/>
                <w:sz w:val="20"/>
                <w:szCs w:val="20"/>
              </w:rPr>
              <w:t>)</w:t>
            </w:r>
          </w:p>
        </w:tc>
        <w:tc>
          <w:tcPr>
            <w:tcW w:w="478" w:type="pct"/>
            <w:vAlign w:val="center"/>
          </w:tcPr>
          <w:p w14:paraId="2CC54D4B"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0.791</w:t>
            </w:r>
          </w:p>
        </w:tc>
      </w:tr>
      <w:tr w:rsidR="001D6F0C" w:rsidRPr="00786204" w14:paraId="0ED18513" w14:textId="77777777" w:rsidTr="0063530A">
        <w:trPr>
          <w:trHeight w:val="138"/>
          <w:jc w:val="center"/>
        </w:trPr>
        <w:tc>
          <w:tcPr>
            <w:tcW w:w="751" w:type="pct"/>
            <w:vAlign w:val="center"/>
          </w:tcPr>
          <w:p w14:paraId="453184E3"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Richest</w:t>
            </w:r>
          </w:p>
        </w:tc>
        <w:tc>
          <w:tcPr>
            <w:tcW w:w="884" w:type="pct"/>
            <w:vAlign w:val="center"/>
          </w:tcPr>
          <w:p w14:paraId="17C3CCD6"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529" w:type="pct"/>
            <w:vAlign w:val="center"/>
          </w:tcPr>
          <w:p w14:paraId="0CF6101A"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14" w:type="pct"/>
            <w:vAlign w:val="center"/>
          </w:tcPr>
          <w:p w14:paraId="56D46852"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81" w:type="pct"/>
            <w:vAlign w:val="center"/>
          </w:tcPr>
          <w:p w14:paraId="45F1DB0C"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63" w:type="pct"/>
            <w:vAlign w:val="center"/>
          </w:tcPr>
          <w:p w14:paraId="6A6D2696"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78" w:type="pct"/>
            <w:vAlign w:val="center"/>
          </w:tcPr>
          <w:p w14:paraId="3644503D"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r>
      <w:tr w:rsidR="001D6F0C" w:rsidRPr="008E73D6" w14:paraId="69D98664" w14:textId="25322881" w:rsidTr="0063530A">
        <w:trPr>
          <w:trHeight w:val="138"/>
          <w:jc w:val="center"/>
        </w:trPr>
        <w:tc>
          <w:tcPr>
            <w:tcW w:w="1635" w:type="pct"/>
            <w:gridSpan w:val="2"/>
            <w:vAlign w:val="center"/>
          </w:tcPr>
          <w:p w14:paraId="6F45F51F"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Religion</w:t>
            </w:r>
          </w:p>
        </w:tc>
        <w:tc>
          <w:tcPr>
            <w:tcW w:w="1443" w:type="pct"/>
            <w:gridSpan w:val="2"/>
            <w:vAlign w:val="center"/>
          </w:tcPr>
          <w:p w14:paraId="1B4581E1" w14:textId="77777777" w:rsidR="001D6F0C" w:rsidRPr="008E73D6" w:rsidRDefault="001D6F0C" w:rsidP="0063530A">
            <w:pPr>
              <w:rPr>
                <w:rFonts w:ascii="Times New Roman" w:hAnsi="Times New Roman" w:cs="Times New Roman"/>
                <w:sz w:val="20"/>
                <w:szCs w:val="20"/>
              </w:rPr>
            </w:pPr>
          </w:p>
        </w:tc>
        <w:tc>
          <w:tcPr>
            <w:tcW w:w="1444" w:type="pct"/>
            <w:gridSpan w:val="2"/>
            <w:vAlign w:val="center"/>
          </w:tcPr>
          <w:p w14:paraId="2AD307DE" w14:textId="77777777" w:rsidR="001D6F0C" w:rsidRPr="008E73D6" w:rsidRDefault="001D6F0C" w:rsidP="0063530A">
            <w:pPr>
              <w:rPr>
                <w:rFonts w:ascii="Times New Roman" w:hAnsi="Times New Roman" w:cs="Times New Roman"/>
                <w:sz w:val="20"/>
                <w:szCs w:val="20"/>
              </w:rPr>
            </w:pPr>
          </w:p>
        </w:tc>
        <w:tc>
          <w:tcPr>
            <w:tcW w:w="478" w:type="pct"/>
            <w:vAlign w:val="center"/>
          </w:tcPr>
          <w:p w14:paraId="1048961D" w14:textId="77777777" w:rsidR="001D6F0C" w:rsidRPr="008E73D6" w:rsidRDefault="001D6F0C" w:rsidP="0063530A">
            <w:pPr>
              <w:rPr>
                <w:rFonts w:ascii="Times New Roman" w:hAnsi="Times New Roman" w:cs="Times New Roman"/>
                <w:sz w:val="20"/>
                <w:szCs w:val="20"/>
              </w:rPr>
            </w:pPr>
          </w:p>
        </w:tc>
      </w:tr>
      <w:tr w:rsidR="001D6F0C" w:rsidRPr="00786204" w14:paraId="24089773" w14:textId="77777777" w:rsidTr="0063530A">
        <w:trPr>
          <w:trHeight w:val="268"/>
          <w:jc w:val="center"/>
        </w:trPr>
        <w:tc>
          <w:tcPr>
            <w:tcW w:w="751" w:type="pct"/>
            <w:vAlign w:val="center"/>
          </w:tcPr>
          <w:p w14:paraId="5905AC54"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Islam</w:t>
            </w:r>
          </w:p>
        </w:tc>
        <w:tc>
          <w:tcPr>
            <w:tcW w:w="884" w:type="pct"/>
            <w:vAlign w:val="center"/>
          </w:tcPr>
          <w:p w14:paraId="49B0F1F9" w14:textId="349D40D8"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1.05</w:t>
            </w:r>
            <w:r>
              <w:rPr>
                <w:rFonts w:ascii="Times New Roman" w:hAnsi="Times New Roman" w:cs="Times New Roman"/>
                <w:sz w:val="20"/>
                <w:szCs w:val="20"/>
              </w:rPr>
              <w:t xml:space="preserve"> (</w:t>
            </w:r>
            <w:r w:rsidRPr="00F13B5B">
              <w:rPr>
                <w:rFonts w:ascii="Times New Roman" w:hAnsi="Times New Roman" w:cs="Times New Roman"/>
                <w:sz w:val="20"/>
                <w:szCs w:val="20"/>
              </w:rPr>
              <w:t>0.82, 1.35</w:t>
            </w:r>
            <w:r>
              <w:rPr>
                <w:rFonts w:ascii="Times New Roman" w:hAnsi="Times New Roman" w:cs="Times New Roman"/>
                <w:sz w:val="20"/>
                <w:szCs w:val="20"/>
              </w:rPr>
              <w:t>)</w:t>
            </w:r>
          </w:p>
        </w:tc>
        <w:tc>
          <w:tcPr>
            <w:tcW w:w="529" w:type="pct"/>
            <w:vAlign w:val="center"/>
          </w:tcPr>
          <w:p w14:paraId="3DC35520"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0.684</w:t>
            </w:r>
          </w:p>
        </w:tc>
        <w:tc>
          <w:tcPr>
            <w:tcW w:w="914" w:type="pct"/>
            <w:vAlign w:val="center"/>
          </w:tcPr>
          <w:p w14:paraId="09A57097"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81" w:type="pct"/>
            <w:vAlign w:val="center"/>
          </w:tcPr>
          <w:p w14:paraId="7A89333B"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63" w:type="pct"/>
            <w:vAlign w:val="center"/>
          </w:tcPr>
          <w:p w14:paraId="7C7F58B7" w14:textId="63C9D6CD"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1.39</w:t>
            </w:r>
            <w:r>
              <w:rPr>
                <w:rFonts w:ascii="Times New Roman" w:hAnsi="Times New Roman" w:cs="Times New Roman"/>
                <w:sz w:val="20"/>
                <w:szCs w:val="20"/>
              </w:rPr>
              <w:t xml:space="preserve"> (</w:t>
            </w:r>
            <w:r w:rsidRPr="00F13B5B">
              <w:rPr>
                <w:rFonts w:ascii="Times New Roman" w:hAnsi="Times New Roman" w:cs="Times New Roman"/>
                <w:sz w:val="20"/>
                <w:szCs w:val="20"/>
              </w:rPr>
              <w:t>1.02, 1.88</w:t>
            </w:r>
            <w:r>
              <w:rPr>
                <w:rFonts w:ascii="Times New Roman" w:hAnsi="Times New Roman" w:cs="Times New Roman"/>
                <w:sz w:val="20"/>
                <w:szCs w:val="20"/>
              </w:rPr>
              <w:t>)</w:t>
            </w:r>
          </w:p>
        </w:tc>
        <w:tc>
          <w:tcPr>
            <w:tcW w:w="478" w:type="pct"/>
            <w:vAlign w:val="center"/>
          </w:tcPr>
          <w:p w14:paraId="61968491" w14:textId="77777777" w:rsidR="001D6F0C" w:rsidRPr="0063530A" w:rsidRDefault="001D6F0C" w:rsidP="0063530A">
            <w:pPr>
              <w:rPr>
                <w:rFonts w:ascii="Times New Roman" w:hAnsi="Times New Roman" w:cs="Times New Roman"/>
                <w:b/>
                <w:bCs/>
                <w:sz w:val="20"/>
                <w:szCs w:val="20"/>
              </w:rPr>
            </w:pPr>
            <w:r w:rsidRPr="0063530A">
              <w:rPr>
                <w:rFonts w:ascii="Times New Roman" w:hAnsi="Times New Roman" w:cs="Times New Roman"/>
                <w:b/>
                <w:bCs/>
                <w:sz w:val="20"/>
                <w:szCs w:val="20"/>
              </w:rPr>
              <w:t>0.036</w:t>
            </w:r>
          </w:p>
        </w:tc>
      </w:tr>
      <w:tr w:rsidR="001D6F0C" w:rsidRPr="00C91A19" w14:paraId="535D957C" w14:textId="77777777" w:rsidTr="0063530A">
        <w:trPr>
          <w:trHeight w:val="138"/>
          <w:jc w:val="center"/>
        </w:trPr>
        <w:tc>
          <w:tcPr>
            <w:tcW w:w="751" w:type="pct"/>
            <w:vAlign w:val="center"/>
          </w:tcPr>
          <w:p w14:paraId="53E81A83"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Others</w:t>
            </w:r>
          </w:p>
        </w:tc>
        <w:tc>
          <w:tcPr>
            <w:tcW w:w="884" w:type="pct"/>
            <w:vAlign w:val="center"/>
          </w:tcPr>
          <w:p w14:paraId="0A4DF081"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529" w:type="pct"/>
            <w:vAlign w:val="center"/>
          </w:tcPr>
          <w:p w14:paraId="69A723C2"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14" w:type="pct"/>
            <w:vAlign w:val="center"/>
          </w:tcPr>
          <w:p w14:paraId="4C13A736"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81" w:type="pct"/>
            <w:vAlign w:val="center"/>
          </w:tcPr>
          <w:p w14:paraId="658F16C9"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63" w:type="pct"/>
            <w:vAlign w:val="center"/>
          </w:tcPr>
          <w:p w14:paraId="3D69FEBA"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78" w:type="pct"/>
            <w:vAlign w:val="center"/>
          </w:tcPr>
          <w:p w14:paraId="7E4D3A20"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r>
      <w:tr w:rsidR="001D6F0C" w:rsidRPr="008E73D6" w14:paraId="613B5FCC" w14:textId="336D9958" w:rsidTr="0063530A">
        <w:trPr>
          <w:trHeight w:val="188"/>
          <w:jc w:val="center"/>
        </w:trPr>
        <w:tc>
          <w:tcPr>
            <w:tcW w:w="1635" w:type="pct"/>
            <w:gridSpan w:val="2"/>
            <w:vAlign w:val="center"/>
          </w:tcPr>
          <w:p w14:paraId="07A1B221"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Household Head Sex</w:t>
            </w:r>
          </w:p>
        </w:tc>
        <w:tc>
          <w:tcPr>
            <w:tcW w:w="1443" w:type="pct"/>
            <w:gridSpan w:val="2"/>
            <w:vAlign w:val="center"/>
          </w:tcPr>
          <w:p w14:paraId="6E259046" w14:textId="77777777" w:rsidR="001D6F0C" w:rsidRPr="008E73D6" w:rsidRDefault="001D6F0C" w:rsidP="0063530A">
            <w:pPr>
              <w:rPr>
                <w:rFonts w:ascii="Times New Roman" w:hAnsi="Times New Roman" w:cs="Times New Roman"/>
                <w:sz w:val="20"/>
                <w:szCs w:val="20"/>
              </w:rPr>
            </w:pPr>
          </w:p>
        </w:tc>
        <w:tc>
          <w:tcPr>
            <w:tcW w:w="1444" w:type="pct"/>
            <w:gridSpan w:val="2"/>
            <w:vAlign w:val="center"/>
          </w:tcPr>
          <w:p w14:paraId="7A44696A" w14:textId="77777777" w:rsidR="001D6F0C" w:rsidRPr="008E73D6" w:rsidRDefault="001D6F0C" w:rsidP="0063530A">
            <w:pPr>
              <w:rPr>
                <w:rFonts w:ascii="Times New Roman" w:hAnsi="Times New Roman" w:cs="Times New Roman"/>
                <w:sz w:val="20"/>
                <w:szCs w:val="20"/>
              </w:rPr>
            </w:pPr>
          </w:p>
        </w:tc>
        <w:tc>
          <w:tcPr>
            <w:tcW w:w="478" w:type="pct"/>
            <w:vAlign w:val="center"/>
          </w:tcPr>
          <w:p w14:paraId="0EA09CB7" w14:textId="77777777" w:rsidR="001D6F0C" w:rsidRPr="008E73D6" w:rsidRDefault="001D6F0C" w:rsidP="0063530A">
            <w:pPr>
              <w:rPr>
                <w:rFonts w:ascii="Times New Roman" w:hAnsi="Times New Roman" w:cs="Times New Roman"/>
                <w:sz w:val="20"/>
                <w:szCs w:val="20"/>
              </w:rPr>
            </w:pPr>
          </w:p>
        </w:tc>
      </w:tr>
      <w:tr w:rsidR="001D6F0C" w:rsidRPr="008E73D6" w14:paraId="0F9E6D97" w14:textId="77777777" w:rsidTr="0063530A">
        <w:trPr>
          <w:trHeight w:val="250"/>
          <w:jc w:val="center"/>
        </w:trPr>
        <w:tc>
          <w:tcPr>
            <w:tcW w:w="751" w:type="pct"/>
            <w:vAlign w:val="center"/>
          </w:tcPr>
          <w:p w14:paraId="3DD6FDB6"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Male</w:t>
            </w:r>
          </w:p>
        </w:tc>
        <w:tc>
          <w:tcPr>
            <w:tcW w:w="884" w:type="pct"/>
            <w:vAlign w:val="center"/>
          </w:tcPr>
          <w:p w14:paraId="7BCFF878"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529" w:type="pct"/>
            <w:vAlign w:val="center"/>
          </w:tcPr>
          <w:p w14:paraId="56107671"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14" w:type="pct"/>
            <w:vAlign w:val="center"/>
          </w:tcPr>
          <w:p w14:paraId="509CA398"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81" w:type="pct"/>
            <w:vAlign w:val="center"/>
          </w:tcPr>
          <w:p w14:paraId="4C0BB6B3"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63" w:type="pct"/>
            <w:vAlign w:val="center"/>
          </w:tcPr>
          <w:p w14:paraId="786CD521" w14:textId="59AEDA96"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1.20</w:t>
            </w:r>
            <w:r>
              <w:rPr>
                <w:rFonts w:ascii="Times New Roman" w:hAnsi="Times New Roman" w:cs="Times New Roman"/>
                <w:sz w:val="20"/>
                <w:szCs w:val="20"/>
              </w:rPr>
              <w:t xml:space="preserve"> (</w:t>
            </w:r>
            <w:r w:rsidRPr="00F13B5B">
              <w:rPr>
                <w:rFonts w:ascii="Times New Roman" w:hAnsi="Times New Roman" w:cs="Times New Roman"/>
                <w:sz w:val="20"/>
                <w:szCs w:val="20"/>
              </w:rPr>
              <w:t>0.92, 1.55</w:t>
            </w:r>
            <w:r>
              <w:rPr>
                <w:rFonts w:ascii="Times New Roman" w:hAnsi="Times New Roman" w:cs="Times New Roman"/>
                <w:sz w:val="20"/>
                <w:szCs w:val="20"/>
              </w:rPr>
              <w:t>)</w:t>
            </w:r>
          </w:p>
        </w:tc>
        <w:tc>
          <w:tcPr>
            <w:tcW w:w="478" w:type="pct"/>
            <w:vAlign w:val="center"/>
          </w:tcPr>
          <w:p w14:paraId="6A566646"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0.174</w:t>
            </w:r>
          </w:p>
        </w:tc>
      </w:tr>
      <w:tr w:rsidR="001D6F0C" w:rsidRPr="008E73D6" w14:paraId="4B2F046D" w14:textId="77777777" w:rsidTr="0063530A">
        <w:trPr>
          <w:trHeight w:val="138"/>
          <w:jc w:val="center"/>
        </w:trPr>
        <w:tc>
          <w:tcPr>
            <w:tcW w:w="751" w:type="pct"/>
            <w:vAlign w:val="center"/>
          </w:tcPr>
          <w:p w14:paraId="4BDF0263"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Female</w:t>
            </w:r>
          </w:p>
        </w:tc>
        <w:tc>
          <w:tcPr>
            <w:tcW w:w="884" w:type="pct"/>
            <w:vAlign w:val="center"/>
          </w:tcPr>
          <w:p w14:paraId="456B6336" w14:textId="15D114AE" w:rsidR="001D6F0C" w:rsidRPr="0063530A" w:rsidRDefault="001D6F0C" w:rsidP="0063530A">
            <w:pPr>
              <w:rPr>
                <w:rFonts w:ascii="Times New Roman" w:hAnsi="Times New Roman" w:cs="Times New Roman"/>
                <w:sz w:val="20"/>
                <w:szCs w:val="20"/>
              </w:rPr>
            </w:pPr>
            <w:r>
              <w:rPr>
                <w:rFonts w:ascii="Times New Roman" w:hAnsi="Times New Roman" w:cs="Times New Roman"/>
                <w:sz w:val="20"/>
                <w:szCs w:val="20"/>
              </w:rPr>
              <w:t>-</w:t>
            </w:r>
          </w:p>
        </w:tc>
        <w:tc>
          <w:tcPr>
            <w:tcW w:w="529" w:type="pct"/>
            <w:vAlign w:val="center"/>
          </w:tcPr>
          <w:p w14:paraId="32C54F3D"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14" w:type="pct"/>
            <w:vAlign w:val="center"/>
          </w:tcPr>
          <w:p w14:paraId="567DAAC7"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81" w:type="pct"/>
            <w:vAlign w:val="center"/>
          </w:tcPr>
          <w:p w14:paraId="585D30F3"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63" w:type="pct"/>
            <w:vAlign w:val="center"/>
          </w:tcPr>
          <w:p w14:paraId="0A2BAFC6"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78" w:type="pct"/>
            <w:vAlign w:val="center"/>
          </w:tcPr>
          <w:p w14:paraId="128D20C6"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r>
      <w:tr w:rsidR="001D6F0C" w:rsidRPr="008E73D6" w14:paraId="03509435" w14:textId="7131AD42" w:rsidTr="0063530A">
        <w:trPr>
          <w:trHeight w:val="138"/>
          <w:jc w:val="center"/>
        </w:trPr>
        <w:tc>
          <w:tcPr>
            <w:tcW w:w="1635" w:type="pct"/>
            <w:gridSpan w:val="2"/>
            <w:vAlign w:val="center"/>
          </w:tcPr>
          <w:p w14:paraId="65C9A1C9"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Ethnicity</w:t>
            </w:r>
          </w:p>
        </w:tc>
        <w:tc>
          <w:tcPr>
            <w:tcW w:w="1443" w:type="pct"/>
            <w:gridSpan w:val="2"/>
            <w:vAlign w:val="center"/>
          </w:tcPr>
          <w:p w14:paraId="4065F03C" w14:textId="77777777" w:rsidR="001D6F0C" w:rsidRPr="008E73D6" w:rsidRDefault="001D6F0C" w:rsidP="0063530A">
            <w:pPr>
              <w:rPr>
                <w:rFonts w:ascii="Times New Roman" w:hAnsi="Times New Roman" w:cs="Times New Roman"/>
                <w:sz w:val="20"/>
                <w:szCs w:val="20"/>
              </w:rPr>
            </w:pPr>
          </w:p>
        </w:tc>
        <w:tc>
          <w:tcPr>
            <w:tcW w:w="1444" w:type="pct"/>
            <w:gridSpan w:val="2"/>
            <w:vAlign w:val="center"/>
          </w:tcPr>
          <w:p w14:paraId="1832DE17" w14:textId="77777777" w:rsidR="001D6F0C" w:rsidRPr="008E73D6" w:rsidRDefault="001D6F0C" w:rsidP="0063530A">
            <w:pPr>
              <w:rPr>
                <w:rFonts w:ascii="Times New Roman" w:hAnsi="Times New Roman" w:cs="Times New Roman"/>
                <w:sz w:val="20"/>
                <w:szCs w:val="20"/>
              </w:rPr>
            </w:pPr>
          </w:p>
        </w:tc>
        <w:tc>
          <w:tcPr>
            <w:tcW w:w="478" w:type="pct"/>
            <w:vAlign w:val="center"/>
          </w:tcPr>
          <w:p w14:paraId="19D0B623" w14:textId="77777777" w:rsidR="001D6F0C" w:rsidRPr="008E73D6" w:rsidRDefault="001D6F0C" w:rsidP="0063530A">
            <w:pPr>
              <w:rPr>
                <w:rFonts w:ascii="Times New Roman" w:hAnsi="Times New Roman" w:cs="Times New Roman"/>
                <w:sz w:val="20"/>
                <w:szCs w:val="20"/>
              </w:rPr>
            </w:pPr>
          </w:p>
        </w:tc>
      </w:tr>
      <w:tr w:rsidR="001D6F0C" w:rsidRPr="008E73D6" w14:paraId="6BDEECA2" w14:textId="77777777" w:rsidTr="0063530A">
        <w:trPr>
          <w:trHeight w:val="138"/>
          <w:jc w:val="center"/>
        </w:trPr>
        <w:tc>
          <w:tcPr>
            <w:tcW w:w="751" w:type="pct"/>
            <w:vAlign w:val="center"/>
          </w:tcPr>
          <w:p w14:paraId="45527637"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Bengali</w:t>
            </w:r>
          </w:p>
        </w:tc>
        <w:tc>
          <w:tcPr>
            <w:tcW w:w="884" w:type="pct"/>
            <w:vAlign w:val="center"/>
          </w:tcPr>
          <w:p w14:paraId="078E0855" w14:textId="54099738"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1.27</w:t>
            </w:r>
            <w:r>
              <w:rPr>
                <w:rFonts w:ascii="Times New Roman" w:hAnsi="Times New Roman" w:cs="Times New Roman"/>
                <w:sz w:val="20"/>
                <w:szCs w:val="20"/>
              </w:rPr>
              <w:t xml:space="preserve"> (</w:t>
            </w:r>
            <w:r w:rsidRPr="00F13B5B">
              <w:rPr>
                <w:rFonts w:ascii="Times New Roman" w:hAnsi="Times New Roman" w:cs="Times New Roman"/>
                <w:sz w:val="20"/>
                <w:szCs w:val="20"/>
              </w:rPr>
              <w:t>0.76, 2.13</w:t>
            </w:r>
            <w:r>
              <w:rPr>
                <w:rFonts w:ascii="Times New Roman" w:hAnsi="Times New Roman" w:cs="Times New Roman"/>
                <w:sz w:val="20"/>
                <w:szCs w:val="20"/>
              </w:rPr>
              <w:t>)</w:t>
            </w:r>
          </w:p>
        </w:tc>
        <w:tc>
          <w:tcPr>
            <w:tcW w:w="529" w:type="pct"/>
            <w:vAlign w:val="center"/>
          </w:tcPr>
          <w:p w14:paraId="7DD73C0B"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0.684</w:t>
            </w:r>
          </w:p>
        </w:tc>
        <w:tc>
          <w:tcPr>
            <w:tcW w:w="914" w:type="pct"/>
            <w:vAlign w:val="center"/>
          </w:tcPr>
          <w:p w14:paraId="4527774B"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81" w:type="pct"/>
            <w:vAlign w:val="center"/>
          </w:tcPr>
          <w:p w14:paraId="3EE0DE5A"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63" w:type="pct"/>
            <w:vAlign w:val="center"/>
          </w:tcPr>
          <w:p w14:paraId="53BF0646" w14:textId="5009CE86"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0.59</w:t>
            </w:r>
            <w:r>
              <w:rPr>
                <w:rFonts w:ascii="Times New Roman" w:hAnsi="Times New Roman" w:cs="Times New Roman"/>
                <w:sz w:val="20"/>
                <w:szCs w:val="20"/>
              </w:rPr>
              <w:t xml:space="preserve"> (</w:t>
            </w:r>
            <w:r w:rsidRPr="00F13B5B">
              <w:rPr>
                <w:rFonts w:ascii="Times New Roman" w:hAnsi="Times New Roman" w:cs="Times New Roman"/>
                <w:sz w:val="20"/>
                <w:szCs w:val="20"/>
              </w:rPr>
              <w:t>0.34, 1.01</w:t>
            </w:r>
            <w:r>
              <w:rPr>
                <w:rFonts w:ascii="Times New Roman" w:hAnsi="Times New Roman" w:cs="Times New Roman"/>
                <w:sz w:val="20"/>
                <w:szCs w:val="20"/>
              </w:rPr>
              <w:t>)</w:t>
            </w:r>
          </w:p>
        </w:tc>
        <w:tc>
          <w:tcPr>
            <w:tcW w:w="478" w:type="pct"/>
            <w:vAlign w:val="center"/>
          </w:tcPr>
          <w:p w14:paraId="2E32BF3A"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0.056</w:t>
            </w:r>
          </w:p>
        </w:tc>
      </w:tr>
      <w:tr w:rsidR="001D6F0C" w:rsidRPr="008E73D6" w14:paraId="6674958F" w14:textId="77777777" w:rsidTr="0063530A">
        <w:trPr>
          <w:trHeight w:val="138"/>
          <w:jc w:val="center"/>
        </w:trPr>
        <w:tc>
          <w:tcPr>
            <w:tcW w:w="751" w:type="pct"/>
            <w:vAlign w:val="center"/>
          </w:tcPr>
          <w:p w14:paraId="6228F783"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Other</w:t>
            </w:r>
          </w:p>
        </w:tc>
        <w:tc>
          <w:tcPr>
            <w:tcW w:w="884" w:type="pct"/>
            <w:vAlign w:val="center"/>
          </w:tcPr>
          <w:p w14:paraId="58AC55BF"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529" w:type="pct"/>
            <w:vAlign w:val="center"/>
          </w:tcPr>
          <w:p w14:paraId="6A456589"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14" w:type="pct"/>
            <w:vAlign w:val="center"/>
          </w:tcPr>
          <w:p w14:paraId="03553082"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81" w:type="pct"/>
            <w:vAlign w:val="center"/>
          </w:tcPr>
          <w:p w14:paraId="10805FBD"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63" w:type="pct"/>
            <w:vAlign w:val="center"/>
          </w:tcPr>
          <w:p w14:paraId="27E590A1"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78" w:type="pct"/>
            <w:vAlign w:val="center"/>
          </w:tcPr>
          <w:p w14:paraId="32EA6D6C"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r>
      <w:tr w:rsidR="001D6F0C" w:rsidRPr="008E73D6" w14:paraId="3E4DC10D" w14:textId="42E126C1" w:rsidTr="0063530A">
        <w:trPr>
          <w:trHeight w:val="138"/>
          <w:jc w:val="center"/>
        </w:trPr>
        <w:tc>
          <w:tcPr>
            <w:tcW w:w="1635" w:type="pct"/>
            <w:gridSpan w:val="2"/>
            <w:vAlign w:val="center"/>
          </w:tcPr>
          <w:p w14:paraId="219A7A2C"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Toilet facilities shared</w:t>
            </w:r>
          </w:p>
        </w:tc>
        <w:tc>
          <w:tcPr>
            <w:tcW w:w="1443" w:type="pct"/>
            <w:gridSpan w:val="2"/>
            <w:vAlign w:val="center"/>
          </w:tcPr>
          <w:p w14:paraId="09BD49BC" w14:textId="77777777" w:rsidR="001D6F0C" w:rsidRPr="008E73D6" w:rsidRDefault="001D6F0C" w:rsidP="0063530A">
            <w:pPr>
              <w:rPr>
                <w:rFonts w:ascii="Times New Roman" w:hAnsi="Times New Roman" w:cs="Times New Roman"/>
                <w:sz w:val="20"/>
                <w:szCs w:val="20"/>
              </w:rPr>
            </w:pPr>
          </w:p>
        </w:tc>
        <w:tc>
          <w:tcPr>
            <w:tcW w:w="1444" w:type="pct"/>
            <w:gridSpan w:val="2"/>
            <w:vAlign w:val="center"/>
          </w:tcPr>
          <w:p w14:paraId="237173A4" w14:textId="77777777" w:rsidR="001D6F0C" w:rsidRPr="008E73D6" w:rsidRDefault="001D6F0C" w:rsidP="0063530A">
            <w:pPr>
              <w:rPr>
                <w:rFonts w:ascii="Times New Roman" w:hAnsi="Times New Roman" w:cs="Times New Roman"/>
                <w:sz w:val="20"/>
                <w:szCs w:val="20"/>
              </w:rPr>
            </w:pPr>
          </w:p>
        </w:tc>
        <w:tc>
          <w:tcPr>
            <w:tcW w:w="478" w:type="pct"/>
            <w:vAlign w:val="center"/>
          </w:tcPr>
          <w:p w14:paraId="52989620" w14:textId="77777777" w:rsidR="001D6F0C" w:rsidRPr="008E73D6" w:rsidRDefault="001D6F0C" w:rsidP="0063530A">
            <w:pPr>
              <w:rPr>
                <w:rFonts w:ascii="Times New Roman" w:hAnsi="Times New Roman" w:cs="Times New Roman"/>
                <w:sz w:val="20"/>
                <w:szCs w:val="20"/>
              </w:rPr>
            </w:pPr>
          </w:p>
        </w:tc>
      </w:tr>
      <w:tr w:rsidR="001D6F0C" w:rsidRPr="008E73D6" w14:paraId="1B286C40" w14:textId="77777777" w:rsidTr="0063530A">
        <w:trPr>
          <w:trHeight w:val="107"/>
          <w:jc w:val="center"/>
        </w:trPr>
        <w:tc>
          <w:tcPr>
            <w:tcW w:w="751" w:type="pct"/>
            <w:vAlign w:val="center"/>
          </w:tcPr>
          <w:p w14:paraId="47F3EC1C"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Yes</w:t>
            </w:r>
          </w:p>
        </w:tc>
        <w:tc>
          <w:tcPr>
            <w:tcW w:w="884" w:type="pct"/>
            <w:vAlign w:val="center"/>
          </w:tcPr>
          <w:p w14:paraId="73B5C696" w14:textId="6AB3710A"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1.07</w:t>
            </w:r>
            <w:r>
              <w:rPr>
                <w:rFonts w:ascii="Times New Roman" w:hAnsi="Times New Roman" w:cs="Times New Roman"/>
                <w:sz w:val="20"/>
                <w:szCs w:val="20"/>
              </w:rPr>
              <w:t xml:space="preserve"> (</w:t>
            </w:r>
            <w:r w:rsidRPr="00F13B5B">
              <w:rPr>
                <w:rFonts w:ascii="Times New Roman" w:hAnsi="Times New Roman" w:cs="Times New Roman"/>
                <w:sz w:val="20"/>
                <w:szCs w:val="20"/>
              </w:rPr>
              <w:t>0.96, 1.20</w:t>
            </w:r>
            <w:r>
              <w:rPr>
                <w:rFonts w:ascii="Times New Roman" w:hAnsi="Times New Roman" w:cs="Times New Roman"/>
                <w:sz w:val="20"/>
                <w:szCs w:val="20"/>
              </w:rPr>
              <w:t>)</w:t>
            </w:r>
          </w:p>
        </w:tc>
        <w:tc>
          <w:tcPr>
            <w:tcW w:w="529" w:type="pct"/>
            <w:vAlign w:val="center"/>
          </w:tcPr>
          <w:p w14:paraId="7E3BF261"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0.210</w:t>
            </w:r>
          </w:p>
        </w:tc>
        <w:tc>
          <w:tcPr>
            <w:tcW w:w="914" w:type="pct"/>
            <w:vAlign w:val="center"/>
          </w:tcPr>
          <w:p w14:paraId="5CCE67AD" w14:textId="448E8E69"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0.60</w:t>
            </w:r>
            <w:r>
              <w:rPr>
                <w:rFonts w:ascii="Times New Roman" w:hAnsi="Times New Roman" w:cs="Times New Roman"/>
                <w:sz w:val="20"/>
                <w:szCs w:val="20"/>
              </w:rPr>
              <w:t xml:space="preserve"> (</w:t>
            </w:r>
            <w:r w:rsidRPr="00F13B5B">
              <w:rPr>
                <w:rFonts w:ascii="Times New Roman" w:hAnsi="Times New Roman" w:cs="Times New Roman"/>
                <w:sz w:val="20"/>
                <w:szCs w:val="20"/>
              </w:rPr>
              <w:t>0.3</w:t>
            </w:r>
            <w:r w:rsidR="00A90AA3">
              <w:rPr>
                <w:rFonts w:ascii="Times New Roman" w:hAnsi="Times New Roman" w:cs="Times New Roman"/>
                <w:sz w:val="20"/>
                <w:szCs w:val="20"/>
              </w:rPr>
              <w:t>6</w:t>
            </w:r>
            <w:r w:rsidRPr="00F13B5B">
              <w:rPr>
                <w:rFonts w:ascii="Times New Roman" w:hAnsi="Times New Roman" w:cs="Times New Roman"/>
                <w:sz w:val="20"/>
                <w:szCs w:val="20"/>
              </w:rPr>
              <w:t>, 0.99</w:t>
            </w:r>
            <w:r>
              <w:rPr>
                <w:rFonts w:ascii="Times New Roman" w:hAnsi="Times New Roman" w:cs="Times New Roman"/>
                <w:sz w:val="20"/>
                <w:szCs w:val="20"/>
              </w:rPr>
              <w:t>)</w:t>
            </w:r>
          </w:p>
        </w:tc>
        <w:tc>
          <w:tcPr>
            <w:tcW w:w="481" w:type="pct"/>
            <w:vAlign w:val="center"/>
          </w:tcPr>
          <w:p w14:paraId="544D6C81" w14:textId="77777777" w:rsidR="001D6F0C" w:rsidRPr="0063530A" w:rsidRDefault="001D6F0C" w:rsidP="0063530A">
            <w:pPr>
              <w:rPr>
                <w:rFonts w:ascii="Times New Roman" w:hAnsi="Times New Roman" w:cs="Times New Roman"/>
                <w:b/>
                <w:bCs/>
                <w:sz w:val="20"/>
                <w:szCs w:val="20"/>
              </w:rPr>
            </w:pPr>
            <w:r w:rsidRPr="0063530A">
              <w:rPr>
                <w:rFonts w:ascii="Times New Roman" w:hAnsi="Times New Roman" w:cs="Times New Roman"/>
                <w:b/>
                <w:bCs/>
                <w:sz w:val="20"/>
                <w:szCs w:val="20"/>
              </w:rPr>
              <w:t>0.047</w:t>
            </w:r>
          </w:p>
        </w:tc>
        <w:tc>
          <w:tcPr>
            <w:tcW w:w="963" w:type="pct"/>
            <w:vAlign w:val="center"/>
          </w:tcPr>
          <w:p w14:paraId="394868E8" w14:textId="7C84AD25"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1.23</w:t>
            </w:r>
            <w:r>
              <w:rPr>
                <w:rFonts w:ascii="Times New Roman" w:hAnsi="Times New Roman" w:cs="Times New Roman"/>
                <w:sz w:val="20"/>
                <w:szCs w:val="20"/>
              </w:rPr>
              <w:t xml:space="preserve"> (</w:t>
            </w:r>
            <w:r w:rsidRPr="00F13B5B">
              <w:rPr>
                <w:rFonts w:ascii="Times New Roman" w:hAnsi="Times New Roman" w:cs="Times New Roman"/>
                <w:sz w:val="20"/>
                <w:szCs w:val="20"/>
              </w:rPr>
              <w:t>1.07, 1.42</w:t>
            </w:r>
            <w:r>
              <w:rPr>
                <w:rFonts w:ascii="Times New Roman" w:hAnsi="Times New Roman" w:cs="Times New Roman"/>
                <w:sz w:val="20"/>
                <w:szCs w:val="20"/>
              </w:rPr>
              <w:t>)</w:t>
            </w:r>
          </w:p>
        </w:tc>
        <w:tc>
          <w:tcPr>
            <w:tcW w:w="478" w:type="pct"/>
            <w:vAlign w:val="center"/>
          </w:tcPr>
          <w:p w14:paraId="10294AD4" w14:textId="77777777" w:rsidR="001D6F0C" w:rsidRPr="0063530A" w:rsidRDefault="001D6F0C" w:rsidP="0063530A">
            <w:pPr>
              <w:rPr>
                <w:rFonts w:ascii="Times New Roman" w:hAnsi="Times New Roman" w:cs="Times New Roman"/>
                <w:b/>
                <w:bCs/>
                <w:sz w:val="20"/>
                <w:szCs w:val="20"/>
              </w:rPr>
            </w:pPr>
            <w:r w:rsidRPr="0063530A">
              <w:rPr>
                <w:rFonts w:ascii="Times New Roman" w:hAnsi="Times New Roman" w:cs="Times New Roman"/>
                <w:b/>
                <w:bCs/>
                <w:sz w:val="20"/>
                <w:szCs w:val="20"/>
              </w:rPr>
              <w:t>0.004</w:t>
            </w:r>
          </w:p>
        </w:tc>
      </w:tr>
      <w:tr w:rsidR="001D6F0C" w:rsidRPr="008E73D6" w14:paraId="0D137F02" w14:textId="77777777" w:rsidTr="0063530A">
        <w:trPr>
          <w:trHeight w:val="288"/>
          <w:jc w:val="center"/>
        </w:trPr>
        <w:tc>
          <w:tcPr>
            <w:tcW w:w="751" w:type="pct"/>
            <w:vAlign w:val="center"/>
          </w:tcPr>
          <w:p w14:paraId="78CDA6CB"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No</w:t>
            </w:r>
          </w:p>
        </w:tc>
        <w:tc>
          <w:tcPr>
            <w:tcW w:w="884" w:type="pct"/>
            <w:vAlign w:val="center"/>
          </w:tcPr>
          <w:p w14:paraId="0484A7E5"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529" w:type="pct"/>
            <w:vAlign w:val="center"/>
          </w:tcPr>
          <w:p w14:paraId="0A5C03C3"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14" w:type="pct"/>
            <w:vAlign w:val="center"/>
          </w:tcPr>
          <w:p w14:paraId="0709086A"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81" w:type="pct"/>
            <w:vAlign w:val="center"/>
          </w:tcPr>
          <w:p w14:paraId="5C7E1509"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63" w:type="pct"/>
            <w:vAlign w:val="center"/>
          </w:tcPr>
          <w:p w14:paraId="6BF9E1F8"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78" w:type="pct"/>
            <w:vAlign w:val="center"/>
          </w:tcPr>
          <w:p w14:paraId="0E1314D9"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w:t>
            </w:r>
          </w:p>
        </w:tc>
      </w:tr>
      <w:tr w:rsidR="001D6F0C" w:rsidRPr="008E73D6" w14:paraId="48BF5DF7" w14:textId="18B4920E" w:rsidTr="0063530A">
        <w:trPr>
          <w:trHeight w:val="288"/>
          <w:jc w:val="center"/>
        </w:trPr>
        <w:tc>
          <w:tcPr>
            <w:tcW w:w="1635" w:type="pct"/>
            <w:gridSpan w:val="2"/>
            <w:vAlign w:val="center"/>
          </w:tcPr>
          <w:p w14:paraId="3FFC2FB7" w14:textId="77777777" w:rsidR="001D6F0C" w:rsidRPr="0063530A" w:rsidRDefault="001D6F0C" w:rsidP="0063530A">
            <w:pPr>
              <w:rPr>
                <w:rFonts w:ascii="Times New Roman" w:hAnsi="Times New Roman" w:cs="Times New Roman"/>
                <w:sz w:val="20"/>
                <w:szCs w:val="20"/>
              </w:rPr>
            </w:pPr>
            <w:r w:rsidRPr="0063530A">
              <w:rPr>
                <w:rFonts w:ascii="Times New Roman" w:hAnsi="Times New Roman" w:cs="Times New Roman"/>
                <w:sz w:val="20"/>
                <w:szCs w:val="20"/>
              </w:rPr>
              <w:t>Toilet facility type</w:t>
            </w:r>
          </w:p>
        </w:tc>
        <w:tc>
          <w:tcPr>
            <w:tcW w:w="1443" w:type="pct"/>
            <w:gridSpan w:val="2"/>
            <w:vAlign w:val="center"/>
          </w:tcPr>
          <w:p w14:paraId="0CE47F82" w14:textId="77777777" w:rsidR="001D6F0C" w:rsidRPr="008E73D6" w:rsidRDefault="001D6F0C" w:rsidP="0063530A">
            <w:pPr>
              <w:rPr>
                <w:rFonts w:ascii="Times New Roman" w:hAnsi="Times New Roman" w:cs="Times New Roman"/>
                <w:sz w:val="20"/>
                <w:szCs w:val="20"/>
              </w:rPr>
            </w:pPr>
          </w:p>
        </w:tc>
        <w:tc>
          <w:tcPr>
            <w:tcW w:w="1444" w:type="pct"/>
            <w:gridSpan w:val="2"/>
            <w:vAlign w:val="center"/>
          </w:tcPr>
          <w:p w14:paraId="7BAFE78F" w14:textId="77777777" w:rsidR="001D6F0C" w:rsidRPr="008E73D6" w:rsidRDefault="001D6F0C" w:rsidP="0063530A">
            <w:pPr>
              <w:rPr>
                <w:rFonts w:ascii="Times New Roman" w:hAnsi="Times New Roman" w:cs="Times New Roman"/>
                <w:sz w:val="20"/>
                <w:szCs w:val="20"/>
              </w:rPr>
            </w:pPr>
          </w:p>
        </w:tc>
        <w:tc>
          <w:tcPr>
            <w:tcW w:w="478" w:type="pct"/>
            <w:vAlign w:val="center"/>
          </w:tcPr>
          <w:p w14:paraId="6253E971" w14:textId="77777777" w:rsidR="001D6F0C" w:rsidRPr="008E73D6" w:rsidRDefault="001D6F0C" w:rsidP="0063530A">
            <w:pPr>
              <w:rPr>
                <w:rFonts w:ascii="Times New Roman" w:hAnsi="Times New Roman" w:cs="Times New Roman"/>
                <w:sz w:val="20"/>
                <w:szCs w:val="20"/>
              </w:rPr>
            </w:pPr>
          </w:p>
        </w:tc>
      </w:tr>
      <w:tr w:rsidR="000D24D6" w:rsidRPr="008E73D6" w14:paraId="2329F204" w14:textId="77777777" w:rsidTr="00A67133">
        <w:trPr>
          <w:trHeight w:val="288"/>
          <w:jc w:val="center"/>
        </w:trPr>
        <w:tc>
          <w:tcPr>
            <w:tcW w:w="751" w:type="pct"/>
            <w:vAlign w:val="center"/>
          </w:tcPr>
          <w:p w14:paraId="70CF05D4" w14:textId="723C42BC" w:rsidR="000D24D6" w:rsidRPr="00E71CE8" w:rsidRDefault="000D24D6" w:rsidP="000D24D6">
            <w:pPr>
              <w:rPr>
                <w:rFonts w:ascii="Times New Roman" w:hAnsi="Times New Roman" w:cs="Times New Roman"/>
                <w:sz w:val="20"/>
                <w:szCs w:val="20"/>
              </w:rPr>
            </w:pPr>
            <w:r w:rsidRPr="007866B0">
              <w:rPr>
                <w:rFonts w:ascii="Times New Roman" w:hAnsi="Times New Roman" w:cs="Times New Roman"/>
                <w:sz w:val="20"/>
                <w:szCs w:val="20"/>
              </w:rPr>
              <w:t>Non-improved</w:t>
            </w:r>
          </w:p>
        </w:tc>
        <w:tc>
          <w:tcPr>
            <w:tcW w:w="884" w:type="pct"/>
            <w:vAlign w:val="center"/>
          </w:tcPr>
          <w:p w14:paraId="511F9565" w14:textId="0CD92DD8" w:rsidR="000D24D6" w:rsidRPr="00E71CE8" w:rsidRDefault="000D24D6" w:rsidP="000D24D6">
            <w:pPr>
              <w:rPr>
                <w:rFonts w:ascii="Times New Roman" w:hAnsi="Times New Roman" w:cs="Times New Roman"/>
                <w:sz w:val="20"/>
                <w:szCs w:val="20"/>
              </w:rPr>
            </w:pPr>
            <w:r w:rsidRPr="007866B0">
              <w:rPr>
                <w:rFonts w:ascii="Times New Roman" w:hAnsi="Times New Roman" w:cs="Times New Roman"/>
                <w:sz w:val="20"/>
                <w:szCs w:val="20"/>
              </w:rPr>
              <w:t>1.23</w:t>
            </w:r>
            <w:r>
              <w:rPr>
                <w:rFonts w:ascii="Times New Roman" w:hAnsi="Times New Roman" w:cs="Times New Roman"/>
                <w:sz w:val="20"/>
                <w:szCs w:val="20"/>
              </w:rPr>
              <w:t xml:space="preserve"> (</w:t>
            </w:r>
            <w:r w:rsidRPr="00F13B5B">
              <w:rPr>
                <w:rFonts w:ascii="Times New Roman" w:hAnsi="Times New Roman" w:cs="Times New Roman"/>
                <w:sz w:val="20"/>
                <w:szCs w:val="20"/>
              </w:rPr>
              <w:t>1.08, 1.40</w:t>
            </w:r>
            <w:r>
              <w:rPr>
                <w:rFonts w:ascii="Times New Roman" w:hAnsi="Times New Roman" w:cs="Times New Roman"/>
                <w:sz w:val="20"/>
                <w:szCs w:val="20"/>
              </w:rPr>
              <w:t>)</w:t>
            </w:r>
          </w:p>
        </w:tc>
        <w:tc>
          <w:tcPr>
            <w:tcW w:w="529" w:type="pct"/>
            <w:vAlign w:val="center"/>
          </w:tcPr>
          <w:p w14:paraId="43B31570" w14:textId="02C08194" w:rsidR="000D24D6" w:rsidRPr="00E71CE8" w:rsidRDefault="000D24D6" w:rsidP="000D24D6">
            <w:pPr>
              <w:rPr>
                <w:rFonts w:ascii="Times New Roman" w:hAnsi="Times New Roman" w:cs="Times New Roman"/>
                <w:sz w:val="20"/>
                <w:szCs w:val="20"/>
              </w:rPr>
            </w:pPr>
            <w:r w:rsidRPr="007866B0">
              <w:rPr>
                <w:rFonts w:ascii="Times New Roman" w:hAnsi="Times New Roman" w:cs="Times New Roman"/>
                <w:sz w:val="20"/>
                <w:szCs w:val="20"/>
              </w:rPr>
              <w:t>0.</w:t>
            </w:r>
            <w:r>
              <w:rPr>
                <w:rFonts w:ascii="Times New Roman" w:hAnsi="Times New Roman" w:cs="Times New Roman"/>
                <w:sz w:val="20"/>
                <w:szCs w:val="20"/>
              </w:rPr>
              <w:t>002</w:t>
            </w:r>
          </w:p>
        </w:tc>
        <w:tc>
          <w:tcPr>
            <w:tcW w:w="914" w:type="pct"/>
            <w:vAlign w:val="center"/>
          </w:tcPr>
          <w:p w14:paraId="484A4A0C" w14:textId="1ED7D694" w:rsidR="000D24D6" w:rsidRPr="00E71CE8" w:rsidRDefault="000D24D6" w:rsidP="000D24D6">
            <w:pPr>
              <w:rPr>
                <w:rFonts w:ascii="Times New Roman" w:hAnsi="Times New Roman" w:cs="Times New Roman"/>
                <w:sz w:val="20"/>
                <w:szCs w:val="20"/>
              </w:rPr>
            </w:pPr>
            <w:r w:rsidRPr="007866B0">
              <w:rPr>
                <w:rFonts w:ascii="Times New Roman" w:hAnsi="Times New Roman" w:cs="Times New Roman"/>
                <w:sz w:val="20"/>
                <w:szCs w:val="20"/>
              </w:rPr>
              <w:t>-</w:t>
            </w:r>
          </w:p>
        </w:tc>
        <w:tc>
          <w:tcPr>
            <w:tcW w:w="481" w:type="pct"/>
            <w:vAlign w:val="center"/>
          </w:tcPr>
          <w:p w14:paraId="65077876" w14:textId="594FA815" w:rsidR="000D24D6" w:rsidRPr="00E71CE8" w:rsidRDefault="000D24D6" w:rsidP="000D24D6">
            <w:pPr>
              <w:rPr>
                <w:rFonts w:ascii="Times New Roman" w:hAnsi="Times New Roman" w:cs="Times New Roman"/>
                <w:sz w:val="20"/>
                <w:szCs w:val="20"/>
              </w:rPr>
            </w:pPr>
            <w:r w:rsidRPr="007866B0">
              <w:rPr>
                <w:rFonts w:ascii="Times New Roman" w:hAnsi="Times New Roman" w:cs="Times New Roman"/>
                <w:sz w:val="20"/>
                <w:szCs w:val="20"/>
              </w:rPr>
              <w:t>-</w:t>
            </w:r>
          </w:p>
        </w:tc>
        <w:tc>
          <w:tcPr>
            <w:tcW w:w="963" w:type="pct"/>
            <w:vAlign w:val="center"/>
          </w:tcPr>
          <w:p w14:paraId="6AA5395B" w14:textId="18F91691" w:rsidR="000D24D6" w:rsidRPr="00E71CE8" w:rsidRDefault="000D24D6" w:rsidP="000D24D6">
            <w:pPr>
              <w:rPr>
                <w:rFonts w:ascii="Times New Roman" w:hAnsi="Times New Roman" w:cs="Times New Roman"/>
                <w:sz w:val="20"/>
                <w:szCs w:val="20"/>
              </w:rPr>
            </w:pPr>
            <w:r w:rsidRPr="007866B0">
              <w:rPr>
                <w:rFonts w:ascii="Times New Roman" w:hAnsi="Times New Roman" w:cs="Times New Roman"/>
                <w:sz w:val="20"/>
                <w:szCs w:val="20"/>
              </w:rPr>
              <w:t>1.49</w:t>
            </w:r>
            <w:r>
              <w:rPr>
                <w:rFonts w:ascii="Times New Roman" w:hAnsi="Times New Roman" w:cs="Times New Roman"/>
                <w:sz w:val="20"/>
                <w:szCs w:val="20"/>
              </w:rPr>
              <w:t xml:space="preserve"> (</w:t>
            </w:r>
            <w:r w:rsidRPr="00F13B5B">
              <w:rPr>
                <w:rFonts w:ascii="Times New Roman" w:hAnsi="Times New Roman" w:cs="Times New Roman"/>
                <w:sz w:val="20"/>
                <w:szCs w:val="20"/>
              </w:rPr>
              <w:t>1.08, 2.05</w:t>
            </w:r>
            <w:r>
              <w:rPr>
                <w:rFonts w:ascii="Times New Roman" w:hAnsi="Times New Roman" w:cs="Times New Roman"/>
                <w:sz w:val="20"/>
                <w:szCs w:val="20"/>
              </w:rPr>
              <w:t>)</w:t>
            </w:r>
          </w:p>
        </w:tc>
        <w:tc>
          <w:tcPr>
            <w:tcW w:w="478" w:type="pct"/>
            <w:vAlign w:val="center"/>
          </w:tcPr>
          <w:p w14:paraId="5F9646E0" w14:textId="26E38601" w:rsidR="000D24D6" w:rsidRPr="00E71CE8" w:rsidRDefault="000D24D6" w:rsidP="000D24D6">
            <w:pPr>
              <w:rPr>
                <w:rFonts w:ascii="Times New Roman" w:hAnsi="Times New Roman" w:cs="Times New Roman"/>
                <w:sz w:val="20"/>
                <w:szCs w:val="20"/>
              </w:rPr>
            </w:pPr>
            <w:r w:rsidRPr="007866B0">
              <w:rPr>
                <w:rFonts w:ascii="Times New Roman" w:hAnsi="Times New Roman" w:cs="Times New Roman"/>
                <w:b/>
                <w:bCs/>
                <w:sz w:val="20"/>
                <w:szCs w:val="20"/>
              </w:rPr>
              <w:t>0.015</w:t>
            </w:r>
          </w:p>
        </w:tc>
      </w:tr>
      <w:tr w:rsidR="000D24D6" w:rsidRPr="008E73D6" w14:paraId="70DB05F2" w14:textId="77777777" w:rsidTr="0063530A">
        <w:trPr>
          <w:trHeight w:val="288"/>
          <w:jc w:val="center"/>
        </w:trPr>
        <w:tc>
          <w:tcPr>
            <w:tcW w:w="751" w:type="pct"/>
            <w:vAlign w:val="center"/>
          </w:tcPr>
          <w:p w14:paraId="7084A871" w14:textId="77777777" w:rsidR="000D24D6" w:rsidRPr="0063530A" w:rsidRDefault="000D24D6" w:rsidP="0063530A">
            <w:pPr>
              <w:rPr>
                <w:rFonts w:ascii="Times New Roman" w:hAnsi="Times New Roman" w:cs="Times New Roman"/>
                <w:sz w:val="20"/>
                <w:szCs w:val="20"/>
              </w:rPr>
            </w:pPr>
            <w:r w:rsidRPr="0063530A">
              <w:rPr>
                <w:rFonts w:ascii="Times New Roman" w:hAnsi="Times New Roman" w:cs="Times New Roman"/>
                <w:sz w:val="20"/>
                <w:szCs w:val="20"/>
              </w:rPr>
              <w:t>Improved</w:t>
            </w:r>
          </w:p>
        </w:tc>
        <w:tc>
          <w:tcPr>
            <w:tcW w:w="884" w:type="pct"/>
            <w:vAlign w:val="center"/>
          </w:tcPr>
          <w:p w14:paraId="2C3EDD7B" w14:textId="77777777" w:rsidR="000D24D6" w:rsidRPr="0063530A" w:rsidRDefault="000D24D6"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529" w:type="pct"/>
            <w:vAlign w:val="center"/>
          </w:tcPr>
          <w:p w14:paraId="1FB34165" w14:textId="77777777" w:rsidR="000D24D6" w:rsidRPr="0063530A" w:rsidRDefault="000D24D6"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14" w:type="pct"/>
            <w:vAlign w:val="center"/>
          </w:tcPr>
          <w:p w14:paraId="3AE07C03" w14:textId="5FF00FEF" w:rsidR="000D24D6" w:rsidRPr="0063530A" w:rsidRDefault="000D24D6" w:rsidP="0063530A">
            <w:pPr>
              <w:rPr>
                <w:rFonts w:ascii="Times New Roman" w:hAnsi="Times New Roman" w:cs="Times New Roman"/>
                <w:sz w:val="20"/>
                <w:szCs w:val="20"/>
              </w:rPr>
            </w:pPr>
            <w:r w:rsidRPr="007866B0">
              <w:rPr>
                <w:rFonts w:ascii="Times New Roman" w:hAnsi="Times New Roman" w:cs="Times New Roman"/>
                <w:sz w:val="20"/>
                <w:szCs w:val="20"/>
              </w:rPr>
              <w:t>-</w:t>
            </w:r>
          </w:p>
        </w:tc>
        <w:tc>
          <w:tcPr>
            <w:tcW w:w="481" w:type="pct"/>
            <w:vAlign w:val="center"/>
          </w:tcPr>
          <w:p w14:paraId="61120007" w14:textId="17A029A8" w:rsidR="000D24D6" w:rsidRPr="0063530A" w:rsidRDefault="000D24D6" w:rsidP="0063530A">
            <w:pPr>
              <w:rPr>
                <w:rFonts w:ascii="Times New Roman" w:hAnsi="Times New Roman" w:cs="Times New Roman"/>
                <w:sz w:val="20"/>
                <w:szCs w:val="20"/>
              </w:rPr>
            </w:pPr>
            <w:r w:rsidRPr="007866B0">
              <w:rPr>
                <w:rFonts w:ascii="Times New Roman" w:hAnsi="Times New Roman" w:cs="Times New Roman"/>
                <w:sz w:val="20"/>
                <w:szCs w:val="20"/>
              </w:rPr>
              <w:t>-</w:t>
            </w:r>
          </w:p>
        </w:tc>
        <w:tc>
          <w:tcPr>
            <w:tcW w:w="963" w:type="pct"/>
            <w:vAlign w:val="center"/>
          </w:tcPr>
          <w:p w14:paraId="0A9807CE" w14:textId="77777777" w:rsidR="000D24D6" w:rsidRPr="0063530A" w:rsidRDefault="000D24D6"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78" w:type="pct"/>
            <w:vAlign w:val="center"/>
          </w:tcPr>
          <w:p w14:paraId="37F9450E" w14:textId="77777777" w:rsidR="000D24D6" w:rsidRPr="0063530A" w:rsidRDefault="000D24D6" w:rsidP="0063530A">
            <w:pPr>
              <w:rPr>
                <w:rFonts w:ascii="Times New Roman" w:hAnsi="Times New Roman" w:cs="Times New Roman"/>
                <w:sz w:val="20"/>
                <w:szCs w:val="20"/>
              </w:rPr>
            </w:pPr>
            <w:r w:rsidRPr="0063530A">
              <w:rPr>
                <w:rFonts w:ascii="Times New Roman" w:hAnsi="Times New Roman" w:cs="Times New Roman"/>
                <w:sz w:val="20"/>
                <w:szCs w:val="20"/>
              </w:rPr>
              <w:t>-</w:t>
            </w:r>
          </w:p>
        </w:tc>
      </w:tr>
      <w:tr w:rsidR="000D24D6" w:rsidRPr="008E73D6" w14:paraId="14993866" w14:textId="1D8B2C01" w:rsidTr="0063530A">
        <w:trPr>
          <w:trHeight w:val="288"/>
          <w:jc w:val="center"/>
        </w:trPr>
        <w:tc>
          <w:tcPr>
            <w:tcW w:w="1635" w:type="pct"/>
            <w:gridSpan w:val="2"/>
            <w:vAlign w:val="center"/>
          </w:tcPr>
          <w:p w14:paraId="18EE9A11" w14:textId="77777777" w:rsidR="000D24D6" w:rsidRPr="0063530A" w:rsidRDefault="000D24D6" w:rsidP="0063530A">
            <w:pPr>
              <w:rPr>
                <w:rFonts w:ascii="Times New Roman" w:hAnsi="Times New Roman" w:cs="Times New Roman"/>
                <w:sz w:val="20"/>
                <w:szCs w:val="20"/>
              </w:rPr>
            </w:pPr>
            <w:r w:rsidRPr="0063530A">
              <w:rPr>
                <w:rFonts w:ascii="Times New Roman" w:hAnsi="Times New Roman" w:cs="Times New Roman"/>
                <w:sz w:val="20"/>
                <w:szCs w:val="20"/>
              </w:rPr>
              <w:t>Salt Iodization</w:t>
            </w:r>
          </w:p>
        </w:tc>
        <w:tc>
          <w:tcPr>
            <w:tcW w:w="1443" w:type="pct"/>
            <w:gridSpan w:val="2"/>
            <w:vAlign w:val="center"/>
          </w:tcPr>
          <w:p w14:paraId="0B64BD90" w14:textId="77777777" w:rsidR="000D24D6" w:rsidRPr="008E73D6" w:rsidRDefault="000D24D6" w:rsidP="0063530A">
            <w:pPr>
              <w:rPr>
                <w:rFonts w:ascii="Times New Roman" w:hAnsi="Times New Roman" w:cs="Times New Roman"/>
                <w:sz w:val="20"/>
                <w:szCs w:val="20"/>
              </w:rPr>
            </w:pPr>
          </w:p>
        </w:tc>
        <w:tc>
          <w:tcPr>
            <w:tcW w:w="1444" w:type="pct"/>
            <w:gridSpan w:val="2"/>
            <w:vAlign w:val="center"/>
          </w:tcPr>
          <w:p w14:paraId="6DFF59DB" w14:textId="77777777" w:rsidR="000D24D6" w:rsidRPr="008E73D6" w:rsidRDefault="000D24D6" w:rsidP="0063530A">
            <w:pPr>
              <w:rPr>
                <w:rFonts w:ascii="Times New Roman" w:hAnsi="Times New Roman" w:cs="Times New Roman"/>
                <w:sz w:val="20"/>
                <w:szCs w:val="20"/>
              </w:rPr>
            </w:pPr>
          </w:p>
        </w:tc>
        <w:tc>
          <w:tcPr>
            <w:tcW w:w="478" w:type="pct"/>
            <w:vAlign w:val="center"/>
          </w:tcPr>
          <w:p w14:paraId="7F23E4AC" w14:textId="77777777" w:rsidR="000D24D6" w:rsidRPr="008E73D6" w:rsidRDefault="000D24D6" w:rsidP="0063530A">
            <w:pPr>
              <w:rPr>
                <w:rFonts w:ascii="Times New Roman" w:hAnsi="Times New Roman" w:cs="Times New Roman"/>
                <w:sz w:val="20"/>
                <w:szCs w:val="20"/>
              </w:rPr>
            </w:pPr>
          </w:p>
        </w:tc>
      </w:tr>
      <w:tr w:rsidR="000D24D6" w:rsidRPr="008E73D6" w14:paraId="2275E661" w14:textId="77777777" w:rsidTr="00A67133">
        <w:trPr>
          <w:trHeight w:val="288"/>
          <w:jc w:val="center"/>
        </w:trPr>
        <w:tc>
          <w:tcPr>
            <w:tcW w:w="751" w:type="pct"/>
            <w:vAlign w:val="center"/>
          </w:tcPr>
          <w:p w14:paraId="0E536421" w14:textId="3A241860" w:rsidR="000D24D6" w:rsidRPr="00E71CE8" w:rsidRDefault="000D24D6" w:rsidP="000D24D6">
            <w:pPr>
              <w:rPr>
                <w:rFonts w:ascii="Times New Roman" w:hAnsi="Times New Roman" w:cs="Times New Roman"/>
                <w:sz w:val="20"/>
                <w:szCs w:val="20"/>
              </w:rPr>
            </w:pPr>
            <w:r w:rsidRPr="007866B0">
              <w:rPr>
                <w:rFonts w:ascii="Times New Roman" w:hAnsi="Times New Roman" w:cs="Times New Roman"/>
                <w:sz w:val="20"/>
                <w:szCs w:val="20"/>
              </w:rPr>
              <w:t>No</w:t>
            </w:r>
          </w:p>
        </w:tc>
        <w:tc>
          <w:tcPr>
            <w:tcW w:w="884" w:type="pct"/>
            <w:vAlign w:val="center"/>
          </w:tcPr>
          <w:p w14:paraId="3034F485" w14:textId="15C7FD69" w:rsidR="000D24D6" w:rsidRPr="00E71CE8" w:rsidRDefault="000D24D6" w:rsidP="000D24D6">
            <w:pPr>
              <w:rPr>
                <w:rFonts w:ascii="Times New Roman" w:hAnsi="Times New Roman" w:cs="Times New Roman"/>
                <w:sz w:val="20"/>
                <w:szCs w:val="20"/>
              </w:rPr>
            </w:pPr>
            <w:r w:rsidRPr="007866B0">
              <w:rPr>
                <w:rFonts w:ascii="Times New Roman" w:hAnsi="Times New Roman" w:cs="Times New Roman"/>
                <w:sz w:val="20"/>
                <w:szCs w:val="20"/>
              </w:rPr>
              <w:t>1.13</w:t>
            </w:r>
            <w:r>
              <w:rPr>
                <w:rFonts w:ascii="Times New Roman" w:hAnsi="Times New Roman" w:cs="Times New Roman"/>
                <w:sz w:val="20"/>
                <w:szCs w:val="20"/>
              </w:rPr>
              <w:t xml:space="preserve"> (</w:t>
            </w:r>
            <w:r w:rsidRPr="00F13B5B">
              <w:rPr>
                <w:rFonts w:ascii="Times New Roman" w:hAnsi="Times New Roman" w:cs="Times New Roman"/>
                <w:sz w:val="20"/>
                <w:szCs w:val="20"/>
              </w:rPr>
              <w:t>0.98, 1.30</w:t>
            </w:r>
            <w:r>
              <w:rPr>
                <w:rFonts w:ascii="Times New Roman" w:hAnsi="Times New Roman" w:cs="Times New Roman"/>
                <w:sz w:val="20"/>
                <w:szCs w:val="20"/>
              </w:rPr>
              <w:t>)</w:t>
            </w:r>
          </w:p>
        </w:tc>
        <w:tc>
          <w:tcPr>
            <w:tcW w:w="529" w:type="pct"/>
            <w:vAlign w:val="center"/>
          </w:tcPr>
          <w:p w14:paraId="7A95646F" w14:textId="34515327" w:rsidR="000D24D6" w:rsidRPr="00E71CE8" w:rsidRDefault="000D24D6" w:rsidP="000D24D6">
            <w:pPr>
              <w:rPr>
                <w:rFonts w:ascii="Times New Roman" w:hAnsi="Times New Roman" w:cs="Times New Roman"/>
                <w:sz w:val="20"/>
                <w:szCs w:val="20"/>
              </w:rPr>
            </w:pPr>
            <w:r w:rsidRPr="007866B0">
              <w:rPr>
                <w:rFonts w:ascii="Times New Roman" w:hAnsi="Times New Roman" w:cs="Times New Roman"/>
                <w:sz w:val="20"/>
                <w:szCs w:val="20"/>
              </w:rPr>
              <w:t>0.103</w:t>
            </w:r>
          </w:p>
        </w:tc>
        <w:tc>
          <w:tcPr>
            <w:tcW w:w="914" w:type="pct"/>
            <w:vAlign w:val="center"/>
          </w:tcPr>
          <w:p w14:paraId="503AF986" w14:textId="2EEFC6E0" w:rsidR="000D24D6" w:rsidRPr="00E71CE8" w:rsidRDefault="000D24D6" w:rsidP="000D24D6">
            <w:pPr>
              <w:rPr>
                <w:rFonts w:ascii="Times New Roman" w:hAnsi="Times New Roman" w:cs="Times New Roman"/>
                <w:sz w:val="20"/>
                <w:szCs w:val="20"/>
              </w:rPr>
            </w:pPr>
            <w:r w:rsidRPr="007866B0">
              <w:rPr>
                <w:rFonts w:ascii="Times New Roman" w:hAnsi="Times New Roman" w:cs="Times New Roman"/>
                <w:sz w:val="20"/>
                <w:szCs w:val="20"/>
              </w:rPr>
              <w:t>-</w:t>
            </w:r>
          </w:p>
        </w:tc>
        <w:tc>
          <w:tcPr>
            <w:tcW w:w="481" w:type="pct"/>
            <w:vAlign w:val="center"/>
          </w:tcPr>
          <w:p w14:paraId="0183659F" w14:textId="3FAD52B2" w:rsidR="000D24D6" w:rsidRPr="00E71CE8" w:rsidRDefault="000D24D6" w:rsidP="000D24D6">
            <w:pPr>
              <w:rPr>
                <w:rFonts w:ascii="Times New Roman" w:hAnsi="Times New Roman" w:cs="Times New Roman"/>
                <w:sz w:val="20"/>
                <w:szCs w:val="20"/>
              </w:rPr>
            </w:pPr>
            <w:r w:rsidRPr="007866B0">
              <w:rPr>
                <w:rFonts w:ascii="Times New Roman" w:hAnsi="Times New Roman" w:cs="Times New Roman"/>
                <w:sz w:val="20"/>
                <w:szCs w:val="20"/>
              </w:rPr>
              <w:t>-</w:t>
            </w:r>
          </w:p>
        </w:tc>
        <w:tc>
          <w:tcPr>
            <w:tcW w:w="963" w:type="pct"/>
            <w:vAlign w:val="center"/>
          </w:tcPr>
          <w:p w14:paraId="28DE335E" w14:textId="774A4FE7" w:rsidR="000D24D6" w:rsidRPr="00E71CE8" w:rsidRDefault="000D24D6" w:rsidP="000D24D6">
            <w:pPr>
              <w:rPr>
                <w:rFonts w:ascii="Times New Roman" w:hAnsi="Times New Roman" w:cs="Times New Roman"/>
                <w:sz w:val="20"/>
                <w:szCs w:val="20"/>
              </w:rPr>
            </w:pPr>
            <w:r w:rsidRPr="007866B0">
              <w:rPr>
                <w:rFonts w:ascii="Times New Roman" w:hAnsi="Times New Roman" w:cs="Times New Roman"/>
                <w:sz w:val="20"/>
                <w:szCs w:val="20"/>
              </w:rPr>
              <w:t>1.15</w:t>
            </w:r>
            <w:r>
              <w:rPr>
                <w:rFonts w:ascii="Times New Roman" w:hAnsi="Times New Roman" w:cs="Times New Roman"/>
                <w:sz w:val="20"/>
                <w:szCs w:val="20"/>
              </w:rPr>
              <w:t xml:space="preserve"> (</w:t>
            </w:r>
            <w:r w:rsidRPr="00F13B5B">
              <w:rPr>
                <w:rFonts w:ascii="Times New Roman" w:hAnsi="Times New Roman" w:cs="Times New Roman"/>
                <w:sz w:val="20"/>
                <w:szCs w:val="20"/>
              </w:rPr>
              <w:t>0.99, 1.34</w:t>
            </w:r>
            <w:r>
              <w:rPr>
                <w:rFonts w:ascii="Times New Roman" w:hAnsi="Times New Roman" w:cs="Times New Roman"/>
                <w:sz w:val="20"/>
                <w:szCs w:val="20"/>
              </w:rPr>
              <w:t>)</w:t>
            </w:r>
          </w:p>
        </w:tc>
        <w:tc>
          <w:tcPr>
            <w:tcW w:w="478" w:type="pct"/>
            <w:vAlign w:val="center"/>
          </w:tcPr>
          <w:p w14:paraId="6F65763D" w14:textId="78E83791" w:rsidR="000D24D6" w:rsidRPr="00E71CE8" w:rsidRDefault="000D24D6" w:rsidP="000D24D6">
            <w:pPr>
              <w:rPr>
                <w:rFonts w:ascii="Times New Roman" w:hAnsi="Times New Roman" w:cs="Times New Roman"/>
                <w:sz w:val="20"/>
                <w:szCs w:val="20"/>
              </w:rPr>
            </w:pPr>
            <w:r w:rsidRPr="007866B0">
              <w:rPr>
                <w:rFonts w:ascii="Times New Roman" w:hAnsi="Times New Roman" w:cs="Times New Roman"/>
                <w:sz w:val="20"/>
                <w:szCs w:val="20"/>
              </w:rPr>
              <w:t>0.065</w:t>
            </w:r>
          </w:p>
        </w:tc>
      </w:tr>
      <w:tr w:rsidR="000D24D6" w:rsidRPr="008E73D6" w14:paraId="7B370C0A" w14:textId="77777777" w:rsidTr="0063530A">
        <w:trPr>
          <w:trHeight w:val="288"/>
          <w:jc w:val="center"/>
        </w:trPr>
        <w:tc>
          <w:tcPr>
            <w:tcW w:w="751" w:type="pct"/>
            <w:vAlign w:val="center"/>
          </w:tcPr>
          <w:p w14:paraId="551559B3" w14:textId="77777777" w:rsidR="000D24D6" w:rsidRPr="0063530A" w:rsidRDefault="000D24D6" w:rsidP="0063530A">
            <w:pPr>
              <w:rPr>
                <w:rFonts w:ascii="Times New Roman" w:hAnsi="Times New Roman" w:cs="Times New Roman"/>
                <w:sz w:val="20"/>
                <w:szCs w:val="20"/>
              </w:rPr>
            </w:pPr>
            <w:r w:rsidRPr="0063530A">
              <w:rPr>
                <w:rFonts w:ascii="Times New Roman" w:hAnsi="Times New Roman" w:cs="Times New Roman"/>
                <w:sz w:val="20"/>
                <w:szCs w:val="20"/>
              </w:rPr>
              <w:t>Yes</w:t>
            </w:r>
          </w:p>
        </w:tc>
        <w:tc>
          <w:tcPr>
            <w:tcW w:w="884" w:type="pct"/>
            <w:vAlign w:val="center"/>
          </w:tcPr>
          <w:p w14:paraId="2F1F0E28" w14:textId="77777777" w:rsidR="000D24D6" w:rsidRPr="0063530A" w:rsidRDefault="000D24D6"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529" w:type="pct"/>
            <w:vAlign w:val="center"/>
          </w:tcPr>
          <w:p w14:paraId="194BC040" w14:textId="77777777" w:rsidR="000D24D6" w:rsidRPr="0063530A" w:rsidRDefault="000D24D6"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14" w:type="pct"/>
            <w:vAlign w:val="center"/>
          </w:tcPr>
          <w:p w14:paraId="0A1B1632" w14:textId="77777777" w:rsidR="000D24D6" w:rsidRPr="0063530A" w:rsidRDefault="000D24D6"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81" w:type="pct"/>
            <w:vAlign w:val="center"/>
          </w:tcPr>
          <w:p w14:paraId="46D6942F" w14:textId="77777777" w:rsidR="000D24D6" w:rsidRPr="0063530A" w:rsidRDefault="000D24D6"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63" w:type="pct"/>
            <w:vAlign w:val="center"/>
          </w:tcPr>
          <w:p w14:paraId="30FFB042" w14:textId="77777777" w:rsidR="000D24D6" w:rsidRPr="0063530A" w:rsidRDefault="000D24D6"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78" w:type="pct"/>
            <w:vAlign w:val="center"/>
          </w:tcPr>
          <w:p w14:paraId="5DCF77E2" w14:textId="77777777" w:rsidR="000D24D6" w:rsidRPr="0063530A" w:rsidRDefault="000D24D6" w:rsidP="0063530A">
            <w:pPr>
              <w:rPr>
                <w:rFonts w:ascii="Times New Roman" w:hAnsi="Times New Roman" w:cs="Times New Roman"/>
                <w:sz w:val="20"/>
                <w:szCs w:val="20"/>
              </w:rPr>
            </w:pPr>
            <w:r w:rsidRPr="0063530A">
              <w:rPr>
                <w:rFonts w:ascii="Times New Roman" w:hAnsi="Times New Roman" w:cs="Times New Roman"/>
                <w:sz w:val="20"/>
                <w:szCs w:val="20"/>
              </w:rPr>
              <w:t>-</w:t>
            </w:r>
          </w:p>
        </w:tc>
      </w:tr>
      <w:tr w:rsidR="000D24D6" w:rsidRPr="008E73D6" w14:paraId="4B84F0AE" w14:textId="52D138D3" w:rsidTr="0063530A">
        <w:trPr>
          <w:trHeight w:val="288"/>
          <w:jc w:val="center"/>
        </w:trPr>
        <w:tc>
          <w:tcPr>
            <w:tcW w:w="1635" w:type="pct"/>
            <w:gridSpan w:val="2"/>
            <w:vAlign w:val="center"/>
          </w:tcPr>
          <w:p w14:paraId="3D4CEF4B" w14:textId="77777777" w:rsidR="000D24D6" w:rsidRPr="0063530A" w:rsidRDefault="000D24D6" w:rsidP="0063530A">
            <w:pPr>
              <w:rPr>
                <w:rFonts w:ascii="Times New Roman" w:hAnsi="Times New Roman" w:cs="Times New Roman"/>
                <w:sz w:val="20"/>
                <w:szCs w:val="20"/>
              </w:rPr>
            </w:pPr>
            <w:r w:rsidRPr="0063530A">
              <w:rPr>
                <w:rFonts w:ascii="Times New Roman" w:hAnsi="Times New Roman" w:cs="Times New Roman"/>
                <w:sz w:val="20"/>
                <w:szCs w:val="20"/>
              </w:rPr>
              <w:t>Mass Media</w:t>
            </w:r>
          </w:p>
        </w:tc>
        <w:tc>
          <w:tcPr>
            <w:tcW w:w="1443" w:type="pct"/>
            <w:gridSpan w:val="2"/>
            <w:vAlign w:val="center"/>
          </w:tcPr>
          <w:p w14:paraId="535A5169" w14:textId="77777777" w:rsidR="000D24D6" w:rsidRPr="008E73D6" w:rsidRDefault="000D24D6" w:rsidP="0063530A">
            <w:pPr>
              <w:rPr>
                <w:rFonts w:ascii="Times New Roman" w:hAnsi="Times New Roman" w:cs="Times New Roman"/>
                <w:sz w:val="20"/>
                <w:szCs w:val="20"/>
              </w:rPr>
            </w:pPr>
          </w:p>
        </w:tc>
        <w:tc>
          <w:tcPr>
            <w:tcW w:w="1444" w:type="pct"/>
            <w:gridSpan w:val="2"/>
            <w:vAlign w:val="center"/>
          </w:tcPr>
          <w:p w14:paraId="2C518E23" w14:textId="77777777" w:rsidR="000D24D6" w:rsidRPr="008E73D6" w:rsidRDefault="000D24D6" w:rsidP="0063530A">
            <w:pPr>
              <w:rPr>
                <w:rFonts w:ascii="Times New Roman" w:hAnsi="Times New Roman" w:cs="Times New Roman"/>
                <w:sz w:val="20"/>
                <w:szCs w:val="20"/>
              </w:rPr>
            </w:pPr>
          </w:p>
        </w:tc>
        <w:tc>
          <w:tcPr>
            <w:tcW w:w="478" w:type="pct"/>
            <w:vAlign w:val="center"/>
          </w:tcPr>
          <w:p w14:paraId="3F7DCFD1" w14:textId="77777777" w:rsidR="000D24D6" w:rsidRPr="008E73D6" w:rsidRDefault="000D24D6" w:rsidP="0063530A">
            <w:pPr>
              <w:rPr>
                <w:rFonts w:ascii="Times New Roman" w:hAnsi="Times New Roman" w:cs="Times New Roman"/>
                <w:sz w:val="20"/>
                <w:szCs w:val="20"/>
              </w:rPr>
            </w:pPr>
          </w:p>
        </w:tc>
      </w:tr>
      <w:tr w:rsidR="0012567D" w:rsidRPr="008E73D6" w14:paraId="7E58E001" w14:textId="77777777" w:rsidTr="00A67133">
        <w:trPr>
          <w:trHeight w:val="288"/>
          <w:jc w:val="center"/>
        </w:trPr>
        <w:tc>
          <w:tcPr>
            <w:tcW w:w="751" w:type="pct"/>
            <w:vAlign w:val="center"/>
          </w:tcPr>
          <w:p w14:paraId="4709FB97" w14:textId="4CFBA47C" w:rsidR="0012567D" w:rsidRPr="0012567D" w:rsidRDefault="0012567D" w:rsidP="0012567D">
            <w:pPr>
              <w:rPr>
                <w:rFonts w:ascii="Times New Roman" w:hAnsi="Times New Roman" w:cs="Times New Roman"/>
                <w:sz w:val="20"/>
                <w:szCs w:val="20"/>
              </w:rPr>
            </w:pPr>
            <w:r w:rsidRPr="007866B0">
              <w:rPr>
                <w:rFonts w:ascii="Times New Roman" w:hAnsi="Times New Roman" w:cs="Times New Roman"/>
                <w:sz w:val="20"/>
                <w:szCs w:val="20"/>
              </w:rPr>
              <w:t>No</w:t>
            </w:r>
          </w:p>
        </w:tc>
        <w:tc>
          <w:tcPr>
            <w:tcW w:w="884" w:type="pct"/>
            <w:vAlign w:val="center"/>
          </w:tcPr>
          <w:p w14:paraId="6505BBD3" w14:textId="6CE20641" w:rsidR="0012567D" w:rsidRPr="0012567D" w:rsidRDefault="0012567D" w:rsidP="0012567D">
            <w:pPr>
              <w:rPr>
                <w:rFonts w:ascii="Times New Roman" w:hAnsi="Times New Roman" w:cs="Times New Roman"/>
                <w:sz w:val="20"/>
                <w:szCs w:val="20"/>
              </w:rPr>
            </w:pPr>
            <w:r w:rsidRPr="007866B0">
              <w:rPr>
                <w:rFonts w:ascii="Times New Roman" w:hAnsi="Times New Roman" w:cs="Times New Roman"/>
                <w:sz w:val="20"/>
                <w:szCs w:val="20"/>
              </w:rPr>
              <w:t>-</w:t>
            </w:r>
          </w:p>
        </w:tc>
        <w:tc>
          <w:tcPr>
            <w:tcW w:w="529" w:type="pct"/>
            <w:vAlign w:val="center"/>
          </w:tcPr>
          <w:p w14:paraId="2803840A" w14:textId="3616EA51" w:rsidR="0012567D" w:rsidRPr="0012567D" w:rsidRDefault="0012567D" w:rsidP="0012567D">
            <w:pPr>
              <w:rPr>
                <w:rFonts w:ascii="Times New Roman" w:hAnsi="Times New Roman" w:cs="Times New Roman"/>
                <w:sz w:val="20"/>
                <w:szCs w:val="20"/>
              </w:rPr>
            </w:pPr>
            <w:r w:rsidRPr="007866B0">
              <w:rPr>
                <w:rFonts w:ascii="Times New Roman" w:hAnsi="Times New Roman" w:cs="Times New Roman"/>
                <w:sz w:val="20"/>
                <w:szCs w:val="20"/>
              </w:rPr>
              <w:t>-</w:t>
            </w:r>
          </w:p>
        </w:tc>
        <w:tc>
          <w:tcPr>
            <w:tcW w:w="914" w:type="pct"/>
            <w:vAlign w:val="center"/>
          </w:tcPr>
          <w:p w14:paraId="29ED4D2C" w14:textId="28280543" w:rsidR="0012567D" w:rsidRPr="0012567D" w:rsidRDefault="0012567D" w:rsidP="0012567D">
            <w:pPr>
              <w:rPr>
                <w:rFonts w:ascii="Times New Roman" w:hAnsi="Times New Roman" w:cs="Times New Roman"/>
                <w:sz w:val="20"/>
                <w:szCs w:val="20"/>
              </w:rPr>
            </w:pPr>
            <w:r w:rsidRPr="007866B0">
              <w:rPr>
                <w:rFonts w:ascii="Times New Roman" w:hAnsi="Times New Roman" w:cs="Times New Roman"/>
                <w:sz w:val="20"/>
                <w:szCs w:val="20"/>
              </w:rPr>
              <w:t>-</w:t>
            </w:r>
          </w:p>
        </w:tc>
        <w:tc>
          <w:tcPr>
            <w:tcW w:w="481" w:type="pct"/>
            <w:vAlign w:val="center"/>
          </w:tcPr>
          <w:p w14:paraId="0FB66D26" w14:textId="225E9B08" w:rsidR="0012567D" w:rsidRPr="0012567D" w:rsidRDefault="0012567D" w:rsidP="0012567D">
            <w:pPr>
              <w:rPr>
                <w:rFonts w:ascii="Times New Roman" w:hAnsi="Times New Roman" w:cs="Times New Roman"/>
                <w:sz w:val="20"/>
                <w:szCs w:val="20"/>
              </w:rPr>
            </w:pPr>
            <w:r w:rsidRPr="007866B0">
              <w:rPr>
                <w:rFonts w:ascii="Times New Roman" w:hAnsi="Times New Roman" w:cs="Times New Roman"/>
                <w:sz w:val="20"/>
                <w:szCs w:val="20"/>
              </w:rPr>
              <w:t>-</w:t>
            </w:r>
          </w:p>
        </w:tc>
        <w:tc>
          <w:tcPr>
            <w:tcW w:w="963" w:type="pct"/>
            <w:vAlign w:val="center"/>
          </w:tcPr>
          <w:p w14:paraId="64860E50" w14:textId="226E4485" w:rsidR="0012567D" w:rsidRPr="0012567D" w:rsidRDefault="0012567D" w:rsidP="0012567D">
            <w:pPr>
              <w:rPr>
                <w:rFonts w:ascii="Times New Roman" w:hAnsi="Times New Roman" w:cs="Times New Roman"/>
                <w:sz w:val="20"/>
                <w:szCs w:val="20"/>
              </w:rPr>
            </w:pPr>
            <w:r w:rsidRPr="007866B0">
              <w:rPr>
                <w:rFonts w:ascii="Times New Roman" w:hAnsi="Times New Roman" w:cs="Times New Roman"/>
                <w:sz w:val="20"/>
                <w:szCs w:val="20"/>
              </w:rPr>
              <w:t>0.99</w:t>
            </w:r>
            <w:r>
              <w:rPr>
                <w:rFonts w:ascii="Times New Roman" w:hAnsi="Times New Roman" w:cs="Times New Roman"/>
                <w:sz w:val="20"/>
                <w:szCs w:val="20"/>
              </w:rPr>
              <w:t xml:space="preserve"> (</w:t>
            </w:r>
            <w:r w:rsidRPr="00F13B5B">
              <w:rPr>
                <w:rFonts w:ascii="Times New Roman" w:hAnsi="Times New Roman" w:cs="Times New Roman"/>
                <w:sz w:val="20"/>
                <w:szCs w:val="20"/>
              </w:rPr>
              <w:t>0.87, 1.14</w:t>
            </w:r>
            <w:r>
              <w:rPr>
                <w:rFonts w:ascii="Times New Roman" w:hAnsi="Times New Roman" w:cs="Times New Roman"/>
                <w:sz w:val="20"/>
                <w:szCs w:val="20"/>
              </w:rPr>
              <w:t>)</w:t>
            </w:r>
          </w:p>
        </w:tc>
        <w:tc>
          <w:tcPr>
            <w:tcW w:w="478" w:type="pct"/>
            <w:vAlign w:val="center"/>
          </w:tcPr>
          <w:p w14:paraId="05E00628" w14:textId="7B476825" w:rsidR="0012567D" w:rsidRPr="0012567D" w:rsidRDefault="0012567D" w:rsidP="0012567D">
            <w:pPr>
              <w:rPr>
                <w:rFonts w:ascii="Times New Roman" w:hAnsi="Times New Roman" w:cs="Times New Roman"/>
                <w:sz w:val="20"/>
                <w:szCs w:val="20"/>
              </w:rPr>
            </w:pPr>
            <w:r w:rsidRPr="007866B0">
              <w:rPr>
                <w:rFonts w:ascii="Times New Roman" w:hAnsi="Times New Roman" w:cs="Times New Roman"/>
                <w:sz w:val="20"/>
                <w:szCs w:val="20"/>
              </w:rPr>
              <w:t>0.920</w:t>
            </w:r>
          </w:p>
        </w:tc>
      </w:tr>
      <w:tr w:rsidR="0012567D" w:rsidRPr="008E73D6" w14:paraId="641B4FC8" w14:textId="77777777" w:rsidTr="0063530A">
        <w:trPr>
          <w:trHeight w:val="288"/>
          <w:jc w:val="center"/>
        </w:trPr>
        <w:tc>
          <w:tcPr>
            <w:tcW w:w="751" w:type="pct"/>
            <w:vAlign w:val="center"/>
          </w:tcPr>
          <w:p w14:paraId="46121449"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Yes</w:t>
            </w:r>
          </w:p>
        </w:tc>
        <w:tc>
          <w:tcPr>
            <w:tcW w:w="884" w:type="pct"/>
            <w:vAlign w:val="center"/>
          </w:tcPr>
          <w:p w14:paraId="3EA0FC87"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529" w:type="pct"/>
            <w:vAlign w:val="center"/>
          </w:tcPr>
          <w:p w14:paraId="67104D21"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14" w:type="pct"/>
            <w:vAlign w:val="center"/>
          </w:tcPr>
          <w:p w14:paraId="776BD323"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81" w:type="pct"/>
            <w:vAlign w:val="center"/>
          </w:tcPr>
          <w:p w14:paraId="6E779C84"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63" w:type="pct"/>
            <w:vAlign w:val="center"/>
          </w:tcPr>
          <w:p w14:paraId="7DBC6A69"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78" w:type="pct"/>
            <w:vAlign w:val="center"/>
          </w:tcPr>
          <w:p w14:paraId="22A66271"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w:t>
            </w:r>
          </w:p>
        </w:tc>
      </w:tr>
      <w:tr w:rsidR="0012567D" w:rsidRPr="008E73D6" w14:paraId="76594310" w14:textId="31FE277F" w:rsidTr="0063530A">
        <w:trPr>
          <w:trHeight w:val="257"/>
          <w:jc w:val="center"/>
        </w:trPr>
        <w:tc>
          <w:tcPr>
            <w:tcW w:w="1635" w:type="pct"/>
            <w:gridSpan w:val="2"/>
            <w:vAlign w:val="center"/>
          </w:tcPr>
          <w:p w14:paraId="64499801"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Household size</w:t>
            </w:r>
          </w:p>
        </w:tc>
        <w:tc>
          <w:tcPr>
            <w:tcW w:w="1443" w:type="pct"/>
            <w:gridSpan w:val="2"/>
            <w:vAlign w:val="center"/>
          </w:tcPr>
          <w:p w14:paraId="133F2AAD" w14:textId="77777777" w:rsidR="0012567D" w:rsidRPr="008E73D6" w:rsidRDefault="0012567D" w:rsidP="0063530A">
            <w:pPr>
              <w:rPr>
                <w:rFonts w:ascii="Times New Roman" w:hAnsi="Times New Roman" w:cs="Times New Roman"/>
                <w:sz w:val="20"/>
                <w:szCs w:val="20"/>
              </w:rPr>
            </w:pPr>
          </w:p>
        </w:tc>
        <w:tc>
          <w:tcPr>
            <w:tcW w:w="1444" w:type="pct"/>
            <w:gridSpan w:val="2"/>
            <w:vAlign w:val="center"/>
          </w:tcPr>
          <w:p w14:paraId="07C56D9B" w14:textId="77777777" w:rsidR="0012567D" w:rsidRPr="008E73D6" w:rsidRDefault="0012567D" w:rsidP="0063530A">
            <w:pPr>
              <w:rPr>
                <w:rFonts w:ascii="Times New Roman" w:hAnsi="Times New Roman" w:cs="Times New Roman"/>
                <w:sz w:val="20"/>
                <w:szCs w:val="20"/>
              </w:rPr>
            </w:pPr>
          </w:p>
        </w:tc>
        <w:tc>
          <w:tcPr>
            <w:tcW w:w="478" w:type="pct"/>
            <w:vAlign w:val="center"/>
          </w:tcPr>
          <w:p w14:paraId="7E3E0EC5" w14:textId="77777777" w:rsidR="0012567D" w:rsidRPr="008E73D6" w:rsidRDefault="0012567D" w:rsidP="0063530A">
            <w:pPr>
              <w:rPr>
                <w:rFonts w:ascii="Times New Roman" w:hAnsi="Times New Roman" w:cs="Times New Roman"/>
                <w:sz w:val="20"/>
                <w:szCs w:val="20"/>
              </w:rPr>
            </w:pPr>
          </w:p>
        </w:tc>
      </w:tr>
      <w:tr w:rsidR="0012567D" w:rsidRPr="008E73D6" w14:paraId="75C445D9" w14:textId="77777777" w:rsidTr="00A67133">
        <w:trPr>
          <w:trHeight w:val="257"/>
          <w:jc w:val="center"/>
        </w:trPr>
        <w:tc>
          <w:tcPr>
            <w:tcW w:w="751" w:type="pct"/>
            <w:vAlign w:val="center"/>
          </w:tcPr>
          <w:p w14:paraId="08B56625" w14:textId="0ACE5308" w:rsidR="0012567D" w:rsidRPr="00AF107C" w:rsidRDefault="0012567D" w:rsidP="0012567D">
            <w:pPr>
              <w:rPr>
                <w:rFonts w:ascii="Times New Roman" w:hAnsi="Times New Roman" w:cs="Times New Roman"/>
                <w:sz w:val="20"/>
                <w:szCs w:val="20"/>
              </w:rPr>
            </w:pPr>
            <w:r w:rsidRPr="007866B0">
              <w:rPr>
                <w:rFonts w:ascii="Times New Roman" w:hAnsi="Times New Roman" w:cs="Times New Roman"/>
                <w:sz w:val="20"/>
                <w:szCs w:val="20"/>
              </w:rPr>
              <w:t>5/5+</w:t>
            </w:r>
          </w:p>
        </w:tc>
        <w:tc>
          <w:tcPr>
            <w:tcW w:w="884" w:type="pct"/>
            <w:vAlign w:val="center"/>
          </w:tcPr>
          <w:p w14:paraId="321C5217" w14:textId="2854182C" w:rsidR="0012567D" w:rsidRDefault="0012567D" w:rsidP="0012567D">
            <w:pPr>
              <w:rPr>
                <w:rFonts w:ascii="Times New Roman" w:hAnsi="Times New Roman" w:cs="Times New Roman"/>
                <w:sz w:val="20"/>
                <w:szCs w:val="20"/>
              </w:rPr>
            </w:pPr>
            <w:r>
              <w:rPr>
                <w:rFonts w:ascii="Times New Roman" w:hAnsi="Times New Roman" w:cs="Times New Roman"/>
                <w:sz w:val="20"/>
                <w:szCs w:val="20"/>
              </w:rPr>
              <w:t>-</w:t>
            </w:r>
          </w:p>
        </w:tc>
        <w:tc>
          <w:tcPr>
            <w:tcW w:w="529" w:type="pct"/>
            <w:vAlign w:val="center"/>
          </w:tcPr>
          <w:p w14:paraId="0385FC20" w14:textId="3D3027A7" w:rsidR="0012567D" w:rsidRDefault="0012567D" w:rsidP="0012567D">
            <w:pPr>
              <w:rPr>
                <w:rFonts w:ascii="Times New Roman" w:hAnsi="Times New Roman" w:cs="Times New Roman"/>
                <w:sz w:val="20"/>
                <w:szCs w:val="20"/>
              </w:rPr>
            </w:pPr>
            <w:r>
              <w:rPr>
                <w:rFonts w:ascii="Times New Roman" w:hAnsi="Times New Roman" w:cs="Times New Roman"/>
                <w:sz w:val="20"/>
                <w:szCs w:val="20"/>
              </w:rPr>
              <w:t>-</w:t>
            </w:r>
          </w:p>
        </w:tc>
        <w:tc>
          <w:tcPr>
            <w:tcW w:w="914" w:type="pct"/>
            <w:vAlign w:val="center"/>
          </w:tcPr>
          <w:p w14:paraId="4625FAD7" w14:textId="7B6DF912" w:rsidR="0012567D" w:rsidRPr="00AF107C" w:rsidRDefault="0012567D" w:rsidP="0012567D">
            <w:pPr>
              <w:rPr>
                <w:rFonts w:ascii="Times New Roman" w:hAnsi="Times New Roman" w:cs="Times New Roman"/>
                <w:sz w:val="20"/>
                <w:szCs w:val="20"/>
              </w:rPr>
            </w:pPr>
            <w:r w:rsidRPr="007866B0">
              <w:rPr>
                <w:rFonts w:ascii="Times New Roman" w:hAnsi="Times New Roman" w:cs="Times New Roman"/>
                <w:sz w:val="20"/>
                <w:szCs w:val="20"/>
              </w:rPr>
              <w:t>1.</w:t>
            </w:r>
            <w:r>
              <w:rPr>
                <w:rFonts w:ascii="Times New Roman" w:hAnsi="Times New Roman" w:cs="Times New Roman"/>
                <w:sz w:val="20"/>
                <w:szCs w:val="20"/>
              </w:rPr>
              <w:t>13 (</w:t>
            </w:r>
            <w:r w:rsidRPr="00F13B5B">
              <w:rPr>
                <w:rFonts w:ascii="Times New Roman" w:hAnsi="Times New Roman" w:cs="Times New Roman"/>
                <w:sz w:val="20"/>
                <w:szCs w:val="20"/>
              </w:rPr>
              <w:t>0.</w:t>
            </w:r>
            <w:r>
              <w:rPr>
                <w:rFonts w:ascii="Times New Roman" w:hAnsi="Times New Roman" w:cs="Times New Roman"/>
                <w:sz w:val="20"/>
                <w:szCs w:val="20"/>
              </w:rPr>
              <w:t>72</w:t>
            </w:r>
            <w:r w:rsidRPr="00F13B5B">
              <w:rPr>
                <w:rFonts w:ascii="Times New Roman" w:hAnsi="Times New Roman" w:cs="Times New Roman"/>
                <w:sz w:val="20"/>
                <w:szCs w:val="20"/>
              </w:rPr>
              <w:t>, 1.</w:t>
            </w:r>
            <w:r>
              <w:rPr>
                <w:rFonts w:ascii="Times New Roman" w:hAnsi="Times New Roman" w:cs="Times New Roman"/>
                <w:sz w:val="20"/>
                <w:szCs w:val="20"/>
              </w:rPr>
              <w:t>77)</w:t>
            </w:r>
          </w:p>
        </w:tc>
        <w:tc>
          <w:tcPr>
            <w:tcW w:w="481" w:type="pct"/>
            <w:vAlign w:val="center"/>
          </w:tcPr>
          <w:p w14:paraId="3A14F22E" w14:textId="44F92BB6" w:rsidR="0012567D" w:rsidRPr="00AF107C" w:rsidRDefault="0012567D" w:rsidP="0012567D">
            <w:pPr>
              <w:rPr>
                <w:rFonts w:ascii="Times New Roman" w:hAnsi="Times New Roman" w:cs="Times New Roman"/>
                <w:sz w:val="20"/>
                <w:szCs w:val="20"/>
              </w:rPr>
            </w:pPr>
            <w:r w:rsidRPr="007866B0">
              <w:rPr>
                <w:rFonts w:ascii="Times New Roman" w:hAnsi="Times New Roman" w:cs="Times New Roman"/>
                <w:sz w:val="20"/>
                <w:szCs w:val="20"/>
              </w:rPr>
              <w:t>0.</w:t>
            </w:r>
            <w:r>
              <w:rPr>
                <w:rFonts w:ascii="Times New Roman" w:hAnsi="Times New Roman" w:cs="Times New Roman"/>
                <w:sz w:val="20"/>
                <w:szCs w:val="20"/>
              </w:rPr>
              <w:t>595</w:t>
            </w:r>
          </w:p>
        </w:tc>
        <w:tc>
          <w:tcPr>
            <w:tcW w:w="963" w:type="pct"/>
            <w:vAlign w:val="center"/>
          </w:tcPr>
          <w:p w14:paraId="509BB403" w14:textId="260ECED8" w:rsidR="0012567D" w:rsidRPr="00AF107C" w:rsidRDefault="0012567D" w:rsidP="0012567D">
            <w:pPr>
              <w:rPr>
                <w:rFonts w:ascii="Times New Roman" w:hAnsi="Times New Roman" w:cs="Times New Roman"/>
                <w:sz w:val="20"/>
                <w:szCs w:val="20"/>
              </w:rPr>
            </w:pPr>
            <w:r w:rsidRPr="007866B0">
              <w:rPr>
                <w:rFonts w:ascii="Times New Roman" w:hAnsi="Times New Roman" w:cs="Times New Roman"/>
                <w:sz w:val="20"/>
                <w:szCs w:val="20"/>
              </w:rPr>
              <w:t>0.91</w:t>
            </w:r>
            <w:r>
              <w:rPr>
                <w:rFonts w:ascii="Times New Roman" w:hAnsi="Times New Roman" w:cs="Times New Roman"/>
                <w:sz w:val="20"/>
                <w:szCs w:val="20"/>
              </w:rPr>
              <w:t xml:space="preserve"> (</w:t>
            </w:r>
            <w:r w:rsidRPr="00F13B5B">
              <w:rPr>
                <w:rFonts w:ascii="Times New Roman" w:hAnsi="Times New Roman" w:cs="Times New Roman"/>
                <w:sz w:val="20"/>
                <w:szCs w:val="20"/>
              </w:rPr>
              <w:t>0.79, 1.04</w:t>
            </w:r>
            <w:r>
              <w:rPr>
                <w:rFonts w:ascii="Times New Roman" w:hAnsi="Times New Roman" w:cs="Times New Roman"/>
                <w:sz w:val="20"/>
                <w:szCs w:val="20"/>
              </w:rPr>
              <w:t>)</w:t>
            </w:r>
          </w:p>
        </w:tc>
        <w:tc>
          <w:tcPr>
            <w:tcW w:w="478" w:type="pct"/>
            <w:vAlign w:val="center"/>
          </w:tcPr>
          <w:p w14:paraId="0055C71D" w14:textId="2121F343" w:rsidR="0012567D" w:rsidRPr="00AF107C" w:rsidRDefault="0012567D" w:rsidP="0012567D">
            <w:pPr>
              <w:rPr>
                <w:rFonts w:ascii="Times New Roman" w:hAnsi="Times New Roman" w:cs="Times New Roman"/>
                <w:sz w:val="20"/>
                <w:szCs w:val="20"/>
              </w:rPr>
            </w:pPr>
            <w:r w:rsidRPr="007866B0">
              <w:rPr>
                <w:rFonts w:ascii="Times New Roman" w:hAnsi="Times New Roman" w:cs="Times New Roman"/>
                <w:sz w:val="20"/>
                <w:szCs w:val="20"/>
              </w:rPr>
              <w:t>0.171</w:t>
            </w:r>
          </w:p>
        </w:tc>
      </w:tr>
      <w:tr w:rsidR="0012567D" w:rsidRPr="008E73D6" w14:paraId="2AA06A80" w14:textId="77777777" w:rsidTr="0063530A">
        <w:trPr>
          <w:trHeight w:val="257"/>
          <w:jc w:val="center"/>
        </w:trPr>
        <w:tc>
          <w:tcPr>
            <w:tcW w:w="751" w:type="pct"/>
            <w:vAlign w:val="center"/>
          </w:tcPr>
          <w:p w14:paraId="596EC1CF"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lastRenderedPageBreak/>
              <w:t>&lt;5</w:t>
            </w:r>
          </w:p>
        </w:tc>
        <w:tc>
          <w:tcPr>
            <w:tcW w:w="884" w:type="pct"/>
            <w:vAlign w:val="center"/>
          </w:tcPr>
          <w:p w14:paraId="090E0BED" w14:textId="5E4785B2" w:rsidR="0012567D" w:rsidRPr="0063530A" w:rsidRDefault="0012567D" w:rsidP="0063530A">
            <w:pPr>
              <w:rPr>
                <w:rFonts w:ascii="Times New Roman" w:hAnsi="Times New Roman" w:cs="Times New Roman"/>
                <w:sz w:val="20"/>
                <w:szCs w:val="20"/>
              </w:rPr>
            </w:pPr>
            <w:r>
              <w:rPr>
                <w:rFonts w:ascii="Times New Roman" w:hAnsi="Times New Roman" w:cs="Times New Roman"/>
                <w:sz w:val="20"/>
                <w:szCs w:val="20"/>
              </w:rPr>
              <w:t>-</w:t>
            </w:r>
          </w:p>
        </w:tc>
        <w:tc>
          <w:tcPr>
            <w:tcW w:w="529" w:type="pct"/>
            <w:vAlign w:val="center"/>
          </w:tcPr>
          <w:p w14:paraId="54A8838C" w14:textId="1A97DF63" w:rsidR="0012567D" w:rsidRPr="0063530A" w:rsidRDefault="0012567D" w:rsidP="0063530A">
            <w:pPr>
              <w:rPr>
                <w:rFonts w:ascii="Times New Roman" w:hAnsi="Times New Roman" w:cs="Times New Roman"/>
                <w:sz w:val="20"/>
                <w:szCs w:val="20"/>
              </w:rPr>
            </w:pPr>
            <w:r>
              <w:rPr>
                <w:rFonts w:ascii="Times New Roman" w:hAnsi="Times New Roman" w:cs="Times New Roman"/>
                <w:sz w:val="20"/>
                <w:szCs w:val="20"/>
              </w:rPr>
              <w:t>-</w:t>
            </w:r>
          </w:p>
        </w:tc>
        <w:tc>
          <w:tcPr>
            <w:tcW w:w="914" w:type="pct"/>
            <w:vAlign w:val="center"/>
          </w:tcPr>
          <w:p w14:paraId="5FCB62DB" w14:textId="4A710846"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Ref</w:t>
            </w:r>
            <w:r>
              <w:rPr>
                <w:rFonts w:ascii="Times New Roman" w:hAnsi="Times New Roman" w:cs="Times New Roman"/>
                <w:sz w:val="20"/>
                <w:szCs w:val="20"/>
              </w:rPr>
              <w:t>.</w:t>
            </w:r>
          </w:p>
        </w:tc>
        <w:tc>
          <w:tcPr>
            <w:tcW w:w="481" w:type="pct"/>
            <w:vAlign w:val="center"/>
          </w:tcPr>
          <w:p w14:paraId="40277452"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63" w:type="pct"/>
            <w:vAlign w:val="center"/>
          </w:tcPr>
          <w:p w14:paraId="44A6362B"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Ref.</w:t>
            </w:r>
          </w:p>
        </w:tc>
        <w:tc>
          <w:tcPr>
            <w:tcW w:w="478" w:type="pct"/>
            <w:vAlign w:val="center"/>
          </w:tcPr>
          <w:p w14:paraId="374D46C3"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w:t>
            </w:r>
          </w:p>
        </w:tc>
      </w:tr>
      <w:tr w:rsidR="0012567D" w:rsidRPr="008E73D6" w14:paraId="35D48DD8" w14:textId="6A70769C" w:rsidTr="0063530A">
        <w:trPr>
          <w:trHeight w:val="257"/>
          <w:jc w:val="center"/>
        </w:trPr>
        <w:tc>
          <w:tcPr>
            <w:tcW w:w="1635" w:type="pct"/>
            <w:gridSpan w:val="2"/>
            <w:vAlign w:val="center"/>
          </w:tcPr>
          <w:p w14:paraId="78CB99B4"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Livestock ownership</w:t>
            </w:r>
          </w:p>
        </w:tc>
        <w:tc>
          <w:tcPr>
            <w:tcW w:w="1443" w:type="pct"/>
            <w:gridSpan w:val="2"/>
            <w:vAlign w:val="center"/>
          </w:tcPr>
          <w:p w14:paraId="07654746" w14:textId="77777777" w:rsidR="0012567D" w:rsidRPr="008E73D6" w:rsidRDefault="0012567D" w:rsidP="0063530A">
            <w:pPr>
              <w:rPr>
                <w:rFonts w:ascii="Times New Roman" w:hAnsi="Times New Roman" w:cs="Times New Roman"/>
                <w:sz w:val="20"/>
                <w:szCs w:val="20"/>
              </w:rPr>
            </w:pPr>
          </w:p>
        </w:tc>
        <w:tc>
          <w:tcPr>
            <w:tcW w:w="1444" w:type="pct"/>
            <w:gridSpan w:val="2"/>
            <w:vAlign w:val="center"/>
          </w:tcPr>
          <w:p w14:paraId="0510D4F5" w14:textId="77777777" w:rsidR="0012567D" w:rsidRPr="008E73D6" w:rsidRDefault="0012567D" w:rsidP="0063530A">
            <w:pPr>
              <w:rPr>
                <w:rFonts w:ascii="Times New Roman" w:hAnsi="Times New Roman" w:cs="Times New Roman"/>
                <w:sz w:val="20"/>
                <w:szCs w:val="20"/>
              </w:rPr>
            </w:pPr>
          </w:p>
        </w:tc>
        <w:tc>
          <w:tcPr>
            <w:tcW w:w="478" w:type="pct"/>
            <w:vAlign w:val="center"/>
          </w:tcPr>
          <w:p w14:paraId="77832A9A" w14:textId="77777777" w:rsidR="0012567D" w:rsidRPr="008E73D6" w:rsidRDefault="0012567D" w:rsidP="0063530A">
            <w:pPr>
              <w:rPr>
                <w:rFonts w:ascii="Times New Roman" w:hAnsi="Times New Roman" w:cs="Times New Roman"/>
                <w:sz w:val="20"/>
                <w:szCs w:val="20"/>
              </w:rPr>
            </w:pPr>
          </w:p>
        </w:tc>
      </w:tr>
      <w:tr w:rsidR="0012567D" w:rsidRPr="008E73D6" w14:paraId="759F1166" w14:textId="77777777" w:rsidTr="0063530A">
        <w:trPr>
          <w:trHeight w:val="257"/>
          <w:jc w:val="center"/>
        </w:trPr>
        <w:tc>
          <w:tcPr>
            <w:tcW w:w="751" w:type="pct"/>
            <w:vAlign w:val="center"/>
          </w:tcPr>
          <w:p w14:paraId="36527042"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Yes</w:t>
            </w:r>
          </w:p>
        </w:tc>
        <w:tc>
          <w:tcPr>
            <w:tcW w:w="884" w:type="pct"/>
            <w:vAlign w:val="center"/>
          </w:tcPr>
          <w:p w14:paraId="13A9772F"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529" w:type="pct"/>
            <w:vAlign w:val="center"/>
          </w:tcPr>
          <w:p w14:paraId="383FC74E"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14" w:type="pct"/>
            <w:vAlign w:val="center"/>
          </w:tcPr>
          <w:p w14:paraId="01CDD208"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81" w:type="pct"/>
            <w:vAlign w:val="center"/>
          </w:tcPr>
          <w:p w14:paraId="0CD8C6CE"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63" w:type="pct"/>
            <w:vAlign w:val="center"/>
          </w:tcPr>
          <w:p w14:paraId="734F7BF7"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78" w:type="pct"/>
            <w:vAlign w:val="center"/>
          </w:tcPr>
          <w:p w14:paraId="60B75E07"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w:t>
            </w:r>
          </w:p>
        </w:tc>
      </w:tr>
      <w:tr w:rsidR="0012567D" w:rsidRPr="008E73D6" w14:paraId="0EF67E0C" w14:textId="77777777" w:rsidTr="0063530A">
        <w:trPr>
          <w:trHeight w:val="257"/>
          <w:jc w:val="center"/>
        </w:trPr>
        <w:tc>
          <w:tcPr>
            <w:tcW w:w="751" w:type="pct"/>
            <w:vAlign w:val="center"/>
          </w:tcPr>
          <w:p w14:paraId="726B749B"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No</w:t>
            </w:r>
          </w:p>
        </w:tc>
        <w:tc>
          <w:tcPr>
            <w:tcW w:w="884" w:type="pct"/>
            <w:vAlign w:val="center"/>
          </w:tcPr>
          <w:p w14:paraId="1F655692"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529" w:type="pct"/>
            <w:vAlign w:val="center"/>
          </w:tcPr>
          <w:p w14:paraId="3CCA8031"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14" w:type="pct"/>
            <w:vAlign w:val="center"/>
          </w:tcPr>
          <w:p w14:paraId="3FA4A08E"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81" w:type="pct"/>
            <w:vAlign w:val="center"/>
          </w:tcPr>
          <w:p w14:paraId="6BEFCB91"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63" w:type="pct"/>
            <w:vAlign w:val="center"/>
          </w:tcPr>
          <w:p w14:paraId="69616592"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78" w:type="pct"/>
            <w:vAlign w:val="center"/>
          </w:tcPr>
          <w:p w14:paraId="21AD432B"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w:t>
            </w:r>
          </w:p>
        </w:tc>
      </w:tr>
      <w:tr w:rsidR="0012567D" w:rsidRPr="008E73D6" w14:paraId="55C832A9" w14:textId="786B6E2B" w:rsidTr="0063530A">
        <w:trPr>
          <w:trHeight w:val="257"/>
          <w:jc w:val="center"/>
        </w:trPr>
        <w:tc>
          <w:tcPr>
            <w:tcW w:w="1635" w:type="pct"/>
            <w:gridSpan w:val="2"/>
            <w:vAlign w:val="center"/>
          </w:tcPr>
          <w:p w14:paraId="214E5965"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Source water type</w:t>
            </w:r>
          </w:p>
        </w:tc>
        <w:tc>
          <w:tcPr>
            <w:tcW w:w="1443" w:type="pct"/>
            <w:gridSpan w:val="2"/>
            <w:vAlign w:val="center"/>
          </w:tcPr>
          <w:p w14:paraId="5B2FFFD6" w14:textId="77777777" w:rsidR="0012567D" w:rsidRPr="008E73D6" w:rsidRDefault="0012567D" w:rsidP="0063530A">
            <w:pPr>
              <w:rPr>
                <w:rFonts w:ascii="Times New Roman" w:hAnsi="Times New Roman" w:cs="Times New Roman"/>
                <w:sz w:val="20"/>
                <w:szCs w:val="20"/>
              </w:rPr>
            </w:pPr>
          </w:p>
        </w:tc>
        <w:tc>
          <w:tcPr>
            <w:tcW w:w="1444" w:type="pct"/>
            <w:gridSpan w:val="2"/>
            <w:vAlign w:val="center"/>
          </w:tcPr>
          <w:p w14:paraId="03B78CCD" w14:textId="77777777" w:rsidR="0012567D" w:rsidRPr="008E73D6" w:rsidRDefault="0012567D" w:rsidP="0063530A">
            <w:pPr>
              <w:rPr>
                <w:rFonts w:ascii="Times New Roman" w:hAnsi="Times New Roman" w:cs="Times New Roman"/>
                <w:sz w:val="20"/>
                <w:szCs w:val="20"/>
              </w:rPr>
            </w:pPr>
          </w:p>
        </w:tc>
        <w:tc>
          <w:tcPr>
            <w:tcW w:w="478" w:type="pct"/>
            <w:vAlign w:val="center"/>
          </w:tcPr>
          <w:p w14:paraId="4C6E59BD" w14:textId="77777777" w:rsidR="0012567D" w:rsidRPr="008E73D6" w:rsidRDefault="0012567D" w:rsidP="0063530A">
            <w:pPr>
              <w:rPr>
                <w:rFonts w:ascii="Times New Roman" w:hAnsi="Times New Roman" w:cs="Times New Roman"/>
                <w:sz w:val="20"/>
                <w:szCs w:val="20"/>
              </w:rPr>
            </w:pPr>
          </w:p>
        </w:tc>
      </w:tr>
      <w:tr w:rsidR="0012567D" w:rsidRPr="008E73D6" w14:paraId="344CF52F" w14:textId="77777777" w:rsidTr="0063530A">
        <w:trPr>
          <w:trHeight w:val="257"/>
          <w:jc w:val="center"/>
        </w:trPr>
        <w:tc>
          <w:tcPr>
            <w:tcW w:w="751" w:type="pct"/>
            <w:vAlign w:val="center"/>
          </w:tcPr>
          <w:p w14:paraId="7C4C555B"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Improved</w:t>
            </w:r>
          </w:p>
        </w:tc>
        <w:tc>
          <w:tcPr>
            <w:tcW w:w="884" w:type="pct"/>
            <w:vAlign w:val="center"/>
          </w:tcPr>
          <w:p w14:paraId="17738DB4"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529" w:type="pct"/>
            <w:vAlign w:val="center"/>
          </w:tcPr>
          <w:p w14:paraId="4BD4DA93"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14" w:type="pct"/>
            <w:vAlign w:val="center"/>
          </w:tcPr>
          <w:p w14:paraId="3FD20C59"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81" w:type="pct"/>
            <w:vAlign w:val="center"/>
          </w:tcPr>
          <w:p w14:paraId="79EE609C"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63" w:type="pct"/>
            <w:vAlign w:val="center"/>
          </w:tcPr>
          <w:p w14:paraId="48FD393B"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78" w:type="pct"/>
            <w:vAlign w:val="center"/>
          </w:tcPr>
          <w:p w14:paraId="74A68BC5"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w:t>
            </w:r>
          </w:p>
        </w:tc>
      </w:tr>
      <w:tr w:rsidR="0012567D" w:rsidRPr="008E73D6" w14:paraId="77D219D6" w14:textId="77777777" w:rsidTr="0063530A">
        <w:trPr>
          <w:trHeight w:val="257"/>
          <w:jc w:val="center"/>
        </w:trPr>
        <w:tc>
          <w:tcPr>
            <w:tcW w:w="751" w:type="pct"/>
            <w:vAlign w:val="center"/>
          </w:tcPr>
          <w:p w14:paraId="0766E637"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Unimproved</w:t>
            </w:r>
          </w:p>
        </w:tc>
        <w:tc>
          <w:tcPr>
            <w:tcW w:w="884" w:type="pct"/>
            <w:vAlign w:val="center"/>
          </w:tcPr>
          <w:p w14:paraId="119A932A" w14:textId="0C1D97DA" w:rsidR="0012567D" w:rsidRPr="0063530A" w:rsidRDefault="0012567D" w:rsidP="0063530A">
            <w:pPr>
              <w:rPr>
                <w:rFonts w:ascii="Times New Roman" w:hAnsi="Times New Roman" w:cs="Times New Roman"/>
                <w:sz w:val="20"/>
                <w:szCs w:val="20"/>
              </w:rPr>
            </w:pPr>
            <w:r>
              <w:rPr>
                <w:rFonts w:ascii="Times New Roman" w:hAnsi="Times New Roman" w:cs="Times New Roman"/>
                <w:sz w:val="20"/>
                <w:szCs w:val="20"/>
              </w:rPr>
              <w:t>-</w:t>
            </w:r>
          </w:p>
        </w:tc>
        <w:tc>
          <w:tcPr>
            <w:tcW w:w="529" w:type="pct"/>
            <w:vAlign w:val="center"/>
          </w:tcPr>
          <w:p w14:paraId="63DDC9FB"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14" w:type="pct"/>
            <w:vAlign w:val="center"/>
          </w:tcPr>
          <w:p w14:paraId="4E9A8636"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81" w:type="pct"/>
            <w:vAlign w:val="center"/>
          </w:tcPr>
          <w:p w14:paraId="56929CB7"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63" w:type="pct"/>
            <w:vAlign w:val="center"/>
          </w:tcPr>
          <w:p w14:paraId="5192F34B"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78" w:type="pct"/>
            <w:vAlign w:val="center"/>
          </w:tcPr>
          <w:p w14:paraId="5DDCB9D5"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w:t>
            </w:r>
          </w:p>
        </w:tc>
      </w:tr>
      <w:tr w:rsidR="0012567D" w:rsidRPr="008E73D6" w14:paraId="7F47E8B3" w14:textId="33C59C2D" w:rsidTr="0063530A">
        <w:trPr>
          <w:trHeight w:val="257"/>
          <w:jc w:val="center"/>
        </w:trPr>
        <w:tc>
          <w:tcPr>
            <w:tcW w:w="1635" w:type="pct"/>
            <w:gridSpan w:val="2"/>
            <w:vAlign w:val="center"/>
          </w:tcPr>
          <w:p w14:paraId="52361170" w14:textId="1E3425D9"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Source of water</w:t>
            </w:r>
          </w:p>
        </w:tc>
        <w:tc>
          <w:tcPr>
            <w:tcW w:w="1443" w:type="pct"/>
            <w:gridSpan w:val="2"/>
            <w:vAlign w:val="center"/>
          </w:tcPr>
          <w:p w14:paraId="4D8106CA" w14:textId="77777777" w:rsidR="0012567D" w:rsidRPr="008E73D6" w:rsidRDefault="0012567D" w:rsidP="0063530A">
            <w:pPr>
              <w:rPr>
                <w:rFonts w:ascii="Times New Roman" w:hAnsi="Times New Roman" w:cs="Times New Roman"/>
                <w:sz w:val="20"/>
                <w:szCs w:val="20"/>
              </w:rPr>
            </w:pPr>
          </w:p>
        </w:tc>
        <w:tc>
          <w:tcPr>
            <w:tcW w:w="1444" w:type="pct"/>
            <w:gridSpan w:val="2"/>
            <w:vAlign w:val="center"/>
          </w:tcPr>
          <w:p w14:paraId="4F6CC1D4" w14:textId="77777777" w:rsidR="0012567D" w:rsidRPr="008E73D6" w:rsidRDefault="0012567D" w:rsidP="0063530A">
            <w:pPr>
              <w:rPr>
                <w:rFonts w:ascii="Times New Roman" w:hAnsi="Times New Roman" w:cs="Times New Roman"/>
                <w:sz w:val="20"/>
                <w:szCs w:val="20"/>
              </w:rPr>
            </w:pPr>
          </w:p>
        </w:tc>
        <w:tc>
          <w:tcPr>
            <w:tcW w:w="478" w:type="pct"/>
            <w:vAlign w:val="center"/>
          </w:tcPr>
          <w:p w14:paraId="3F052B9C" w14:textId="77777777" w:rsidR="0012567D" w:rsidRPr="008E73D6" w:rsidRDefault="0012567D" w:rsidP="0063530A">
            <w:pPr>
              <w:rPr>
                <w:rFonts w:ascii="Times New Roman" w:hAnsi="Times New Roman" w:cs="Times New Roman"/>
                <w:sz w:val="20"/>
                <w:szCs w:val="20"/>
              </w:rPr>
            </w:pPr>
          </w:p>
        </w:tc>
      </w:tr>
      <w:tr w:rsidR="0012567D" w:rsidRPr="008E73D6" w14:paraId="01147E28" w14:textId="77777777" w:rsidTr="0063530A">
        <w:trPr>
          <w:trHeight w:val="257"/>
          <w:jc w:val="center"/>
        </w:trPr>
        <w:tc>
          <w:tcPr>
            <w:tcW w:w="751" w:type="pct"/>
            <w:vAlign w:val="center"/>
          </w:tcPr>
          <w:p w14:paraId="04B71444"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Direct from source</w:t>
            </w:r>
          </w:p>
        </w:tc>
        <w:tc>
          <w:tcPr>
            <w:tcW w:w="884" w:type="pct"/>
            <w:vAlign w:val="center"/>
          </w:tcPr>
          <w:p w14:paraId="7E912447"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529" w:type="pct"/>
            <w:vAlign w:val="center"/>
          </w:tcPr>
          <w:p w14:paraId="5A7B8CD3"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14" w:type="pct"/>
            <w:vAlign w:val="center"/>
          </w:tcPr>
          <w:p w14:paraId="50D669B2" w14:textId="4EBFB47E"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1.</w:t>
            </w:r>
            <w:r>
              <w:rPr>
                <w:rFonts w:ascii="Times New Roman" w:hAnsi="Times New Roman" w:cs="Times New Roman"/>
                <w:sz w:val="20"/>
                <w:szCs w:val="20"/>
              </w:rPr>
              <w:t>28</w:t>
            </w:r>
            <w:r w:rsidRPr="0063530A">
              <w:rPr>
                <w:rFonts w:ascii="Times New Roman" w:hAnsi="Times New Roman" w:cs="Times New Roman"/>
                <w:sz w:val="20"/>
                <w:szCs w:val="20"/>
              </w:rPr>
              <w:t xml:space="preserve"> </w:t>
            </w:r>
            <w:r>
              <w:rPr>
                <w:rFonts w:ascii="Times New Roman" w:hAnsi="Times New Roman" w:cs="Times New Roman"/>
                <w:sz w:val="20"/>
                <w:szCs w:val="20"/>
              </w:rPr>
              <w:t>(</w:t>
            </w:r>
            <w:r w:rsidRPr="00F13B5B">
              <w:rPr>
                <w:rFonts w:ascii="Times New Roman" w:hAnsi="Times New Roman" w:cs="Times New Roman"/>
                <w:sz w:val="20"/>
                <w:szCs w:val="20"/>
              </w:rPr>
              <w:t>0.5</w:t>
            </w:r>
            <w:r>
              <w:rPr>
                <w:rFonts w:ascii="Times New Roman" w:hAnsi="Times New Roman" w:cs="Times New Roman"/>
                <w:sz w:val="20"/>
                <w:szCs w:val="20"/>
              </w:rPr>
              <w:t>3</w:t>
            </w:r>
            <w:r w:rsidRPr="00F13B5B">
              <w:rPr>
                <w:rFonts w:ascii="Times New Roman" w:hAnsi="Times New Roman" w:cs="Times New Roman"/>
                <w:sz w:val="20"/>
                <w:szCs w:val="20"/>
              </w:rPr>
              <w:t>, 3.</w:t>
            </w:r>
            <w:r>
              <w:rPr>
                <w:rFonts w:ascii="Times New Roman" w:hAnsi="Times New Roman" w:cs="Times New Roman"/>
                <w:sz w:val="20"/>
                <w:szCs w:val="20"/>
              </w:rPr>
              <w:t>08)</w:t>
            </w:r>
          </w:p>
        </w:tc>
        <w:tc>
          <w:tcPr>
            <w:tcW w:w="481" w:type="pct"/>
            <w:vAlign w:val="center"/>
          </w:tcPr>
          <w:p w14:paraId="7256F8DC" w14:textId="1B3BEE30"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0.5</w:t>
            </w:r>
            <w:r>
              <w:rPr>
                <w:rFonts w:ascii="Times New Roman" w:hAnsi="Times New Roman" w:cs="Times New Roman"/>
                <w:sz w:val="20"/>
                <w:szCs w:val="20"/>
              </w:rPr>
              <w:t>80</w:t>
            </w:r>
          </w:p>
        </w:tc>
        <w:tc>
          <w:tcPr>
            <w:tcW w:w="963" w:type="pct"/>
            <w:vAlign w:val="center"/>
          </w:tcPr>
          <w:p w14:paraId="0D95FB73"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78" w:type="pct"/>
            <w:vAlign w:val="center"/>
          </w:tcPr>
          <w:p w14:paraId="0E878C0D"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w:t>
            </w:r>
          </w:p>
        </w:tc>
      </w:tr>
      <w:tr w:rsidR="0012567D" w:rsidRPr="008E73D6" w14:paraId="00EFC0A3" w14:textId="77777777" w:rsidTr="0063530A">
        <w:trPr>
          <w:trHeight w:val="257"/>
          <w:jc w:val="center"/>
        </w:trPr>
        <w:tc>
          <w:tcPr>
            <w:tcW w:w="751" w:type="pct"/>
            <w:vAlign w:val="center"/>
          </w:tcPr>
          <w:p w14:paraId="0A387730"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Covered container</w:t>
            </w:r>
          </w:p>
        </w:tc>
        <w:tc>
          <w:tcPr>
            <w:tcW w:w="884" w:type="pct"/>
            <w:vAlign w:val="center"/>
          </w:tcPr>
          <w:p w14:paraId="334117D3"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529" w:type="pct"/>
            <w:vAlign w:val="center"/>
          </w:tcPr>
          <w:p w14:paraId="0620ED90"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14" w:type="pct"/>
            <w:vAlign w:val="center"/>
          </w:tcPr>
          <w:p w14:paraId="38465387" w14:textId="460C7754"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1.</w:t>
            </w:r>
            <w:r>
              <w:rPr>
                <w:rFonts w:ascii="Times New Roman" w:hAnsi="Times New Roman" w:cs="Times New Roman"/>
                <w:sz w:val="20"/>
                <w:szCs w:val="20"/>
              </w:rPr>
              <w:t>37 (</w:t>
            </w:r>
            <w:r w:rsidRPr="00F13B5B">
              <w:rPr>
                <w:rFonts w:ascii="Times New Roman" w:hAnsi="Times New Roman" w:cs="Times New Roman"/>
                <w:sz w:val="20"/>
                <w:szCs w:val="20"/>
              </w:rPr>
              <w:t>0.8</w:t>
            </w:r>
            <w:r>
              <w:rPr>
                <w:rFonts w:ascii="Times New Roman" w:hAnsi="Times New Roman" w:cs="Times New Roman"/>
                <w:sz w:val="20"/>
                <w:szCs w:val="20"/>
              </w:rPr>
              <w:t>3</w:t>
            </w:r>
            <w:r w:rsidRPr="00F13B5B">
              <w:rPr>
                <w:rFonts w:ascii="Times New Roman" w:hAnsi="Times New Roman" w:cs="Times New Roman"/>
                <w:sz w:val="20"/>
                <w:szCs w:val="20"/>
              </w:rPr>
              <w:t>, 2.</w:t>
            </w:r>
            <w:r>
              <w:rPr>
                <w:rFonts w:ascii="Times New Roman" w:hAnsi="Times New Roman" w:cs="Times New Roman"/>
                <w:sz w:val="20"/>
                <w:szCs w:val="20"/>
              </w:rPr>
              <w:t>27)</w:t>
            </w:r>
          </w:p>
        </w:tc>
        <w:tc>
          <w:tcPr>
            <w:tcW w:w="481" w:type="pct"/>
            <w:vAlign w:val="center"/>
          </w:tcPr>
          <w:p w14:paraId="649276D3" w14:textId="12699B85"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0.</w:t>
            </w:r>
            <w:r>
              <w:rPr>
                <w:rFonts w:ascii="Times New Roman" w:hAnsi="Times New Roman" w:cs="Times New Roman"/>
                <w:sz w:val="20"/>
                <w:szCs w:val="20"/>
              </w:rPr>
              <w:t>218</w:t>
            </w:r>
          </w:p>
        </w:tc>
        <w:tc>
          <w:tcPr>
            <w:tcW w:w="963" w:type="pct"/>
            <w:vAlign w:val="center"/>
          </w:tcPr>
          <w:p w14:paraId="61E57BA7"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78" w:type="pct"/>
            <w:vAlign w:val="center"/>
          </w:tcPr>
          <w:p w14:paraId="2A2FA593"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w:t>
            </w:r>
          </w:p>
        </w:tc>
      </w:tr>
      <w:tr w:rsidR="0012567D" w:rsidRPr="008E73D6" w14:paraId="619DD81A" w14:textId="77777777" w:rsidTr="0063530A">
        <w:trPr>
          <w:trHeight w:val="257"/>
          <w:jc w:val="center"/>
        </w:trPr>
        <w:tc>
          <w:tcPr>
            <w:tcW w:w="751" w:type="pct"/>
            <w:vAlign w:val="center"/>
          </w:tcPr>
          <w:p w14:paraId="08BDE497"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Uncovered container</w:t>
            </w:r>
          </w:p>
        </w:tc>
        <w:tc>
          <w:tcPr>
            <w:tcW w:w="884" w:type="pct"/>
            <w:vAlign w:val="center"/>
          </w:tcPr>
          <w:p w14:paraId="77F7313F"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529" w:type="pct"/>
            <w:vAlign w:val="center"/>
          </w:tcPr>
          <w:p w14:paraId="04896DDE"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14" w:type="pct"/>
            <w:vAlign w:val="center"/>
          </w:tcPr>
          <w:p w14:paraId="2748836A" w14:textId="6B5FEAE2"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Ref</w:t>
            </w:r>
            <w:r>
              <w:rPr>
                <w:rFonts w:ascii="Times New Roman" w:hAnsi="Times New Roman" w:cs="Times New Roman"/>
                <w:sz w:val="20"/>
                <w:szCs w:val="20"/>
              </w:rPr>
              <w:t>.</w:t>
            </w:r>
          </w:p>
        </w:tc>
        <w:tc>
          <w:tcPr>
            <w:tcW w:w="481" w:type="pct"/>
            <w:vAlign w:val="center"/>
          </w:tcPr>
          <w:p w14:paraId="537D6D02"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63" w:type="pct"/>
            <w:vAlign w:val="center"/>
          </w:tcPr>
          <w:p w14:paraId="0DCBBC1F"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78" w:type="pct"/>
            <w:vAlign w:val="center"/>
          </w:tcPr>
          <w:p w14:paraId="08C3FBC1"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w:t>
            </w:r>
          </w:p>
        </w:tc>
      </w:tr>
      <w:tr w:rsidR="0012567D" w:rsidRPr="008E73D6" w14:paraId="46D8C48C" w14:textId="58E99C21" w:rsidTr="0063530A">
        <w:trPr>
          <w:trHeight w:val="257"/>
          <w:jc w:val="center"/>
        </w:trPr>
        <w:tc>
          <w:tcPr>
            <w:tcW w:w="1635" w:type="pct"/>
            <w:gridSpan w:val="2"/>
            <w:vAlign w:val="center"/>
          </w:tcPr>
          <w:p w14:paraId="7F785819"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Water treatment</w:t>
            </w:r>
          </w:p>
        </w:tc>
        <w:tc>
          <w:tcPr>
            <w:tcW w:w="1443" w:type="pct"/>
            <w:gridSpan w:val="2"/>
            <w:vAlign w:val="center"/>
          </w:tcPr>
          <w:p w14:paraId="35A5E5D0" w14:textId="77777777" w:rsidR="0012567D" w:rsidRPr="008E73D6" w:rsidRDefault="0012567D" w:rsidP="0063530A">
            <w:pPr>
              <w:rPr>
                <w:rFonts w:ascii="Times New Roman" w:hAnsi="Times New Roman" w:cs="Times New Roman"/>
                <w:sz w:val="20"/>
                <w:szCs w:val="20"/>
              </w:rPr>
            </w:pPr>
          </w:p>
        </w:tc>
        <w:tc>
          <w:tcPr>
            <w:tcW w:w="1444" w:type="pct"/>
            <w:gridSpan w:val="2"/>
            <w:vAlign w:val="center"/>
          </w:tcPr>
          <w:p w14:paraId="41E47513" w14:textId="77777777" w:rsidR="0012567D" w:rsidRPr="008E73D6" w:rsidRDefault="0012567D" w:rsidP="0063530A">
            <w:pPr>
              <w:rPr>
                <w:rFonts w:ascii="Times New Roman" w:hAnsi="Times New Roman" w:cs="Times New Roman"/>
                <w:sz w:val="20"/>
                <w:szCs w:val="20"/>
              </w:rPr>
            </w:pPr>
          </w:p>
        </w:tc>
        <w:tc>
          <w:tcPr>
            <w:tcW w:w="478" w:type="pct"/>
            <w:vAlign w:val="center"/>
          </w:tcPr>
          <w:p w14:paraId="15177E46" w14:textId="77777777" w:rsidR="0012567D" w:rsidRPr="008E73D6" w:rsidRDefault="0012567D" w:rsidP="0063530A">
            <w:pPr>
              <w:rPr>
                <w:rFonts w:ascii="Times New Roman" w:hAnsi="Times New Roman" w:cs="Times New Roman"/>
                <w:sz w:val="20"/>
                <w:szCs w:val="20"/>
              </w:rPr>
            </w:pPr>
          </w:p>
        </w:tc>
      </w:tr>
      <w:tr w:rsidR="0012567D" w:rsidRPr="008E73D6" w14:paraId="02E6A510" w14:textId="77777777" w:rsidTr="0063530A">
        <w:trPr>
          <w:trHeight w:val="257"/>
          <w:jc w:val="center"/>
        </w:trPr>
        <w:tc>
          <w:tcPr>
            <w:tcW w:w="751" w:type="pct"/>
            <w:vAlign w:val="center"/>
          </w:tcPr>
          <w:p w14:paraId="04F9064E"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Yes</w:t>
            </w:r>
          </w:p>
        </w:tc>
        <w:tc>
          <w:tcPr>
            <w:tcW w:w="884" w:type="pct"/>
            <w:vAlign w:val="center"/>
          </w:tcPr>
          <w:p w14:paraId="607390D6"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529" w:type="pct"/>
            <w:vAlign w:val="center"/>
          </w:tcPr>
          <w:p w14:paraId="23D5389C"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14" w:type="pct"/>
            <w:vAlign w:val="center"/>
          </w:tcPr>
          <w:p w14:paraId="45E98207"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81" w:type="pct"/>
            <w:vAlign w:val="center"/>
          </w:tcPr>
          <w:p w14:paraId="459D4CC9"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63" w:type="pct"/>
            <w:vAlign w:val="center"/>
          </w:tcPr>
          <w:p w14:paraId="3E97838D"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78" w:type="pct"/>
            <w:vAlign w:val="center"/>
          </w:tcPr>
          <w:p w14:paraId="3E594CDE"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w:t>
            </w:r>
          </w:p>
        </w:tc>
      </w:tr>
      <w:tr w:rsidR="0012567D" w:rsidRPr="008E73D6" w14:paraId="0FCC909E" w14:textId="77777777" w:rsidTr="0063530A">
        <w:trPr>
          <w:trHeight w:val="257"/>
          <w:jc w:val="center"/>
        </w:trPr>
        <w:tc>
          <w:tcPr>
            <w:tcW w:w="751" w:type="pct"/>
            <w:vAlign w:val="center"/>
          </w:tcPr>
          <w:p w14:paraId="65570411"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No</w:t>
            </w:r>
          </w:p>
        </w:tc>
        <w:tc>
          <w:tcPr>
            <w:tcW w:w="884" w:type="pct"/>
            <w:vAlign w:val="center"/>
          </w:tcPr>
          <w:p w14:paraId="5643F54A" w14:textId="4AAE0A7A" w:rsidR="0012567D" w:rsidRPr="0063530A" w:rsidRDefault="0012567D" w:rsidP="0063530A">
            <w:pPr>
              <w:rPr>
                <w:rFonts w:ascii="Times New Roman" w:hAnsi="Times New Roman" w:cs="Times New Roman"/>
                <w:sz w:val="20"/>
                <w:szCs w:val="20"/>
              </w:rPr>
            </w:pPr>
            <w:r>
              <w:rPr>
                <w:rFonts w:ascii="Times New Roman" w:hAnsi="Times New Roman" w:cs="Times New Roman"/>
                <w:sz w:val="20"/>
                <w:szCs w:val="20"/>
              </w:rPr>
              <w:t>-</w:t>
            </w:r>
          </w:p>
        </w:tc>
        <w:tc>
          <w:tcPr>
            <w:tcW w:w="529" w:type="pct"/>
            <w:vAlign w:val="center"/>
          </w:tcPr>
          <w:p w14:paraId="359CB684"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14" w:type="pct"/>
            <w:vAlign w:val="center"/>
          </w:tcPr>
          <w:p w14:paraId="5812A3EB"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81" w:type="pct"/>
            <w:vAlign w:val="center"/>
          </w:tcPr>
          <w:p w14:paraId="254922F0"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963" w:type="pct"/>
            <w:vAlign w:val="center"/>
          </w:tcPr>
          <w:p w14:paraId="01CE0724"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w:t>
            </w:r>
          </w:p>
        </w:tc>
        <w:tc>
          <w:tcPr>
            <w:tcW w:w="478" w:type="pct"/>
            <w:vAlign w:val="center"/>
          </w:tcPr>
          <w:p w14:paraId="5DF15EBE" w14:textId="77777777" w:rsidR="0012567D" w:rsidRPr="0063530A" w:rsidRDefault="0012567D" w:rsidP="0063530A">
            <w:pPr>
              <w:rPr>
                <w:rFonts w:ascii="Times New Roman" w:hAnsi="Times New Roman" w:cs="Times New Roman"/>
                <w:sz w:val="20"/>
                <w:szCs w:val="20"/>
              </w:rPr>
            </w:pPr>
            <w:r w:rsidRPr="0063530A">
              <w:rPr>
                <w:rFonts w:ascii="Times New Roman" w:hAnsi="Times New Roman" w:cs="Times New Roman"/>
                <w:sz w:val="20"/>
                <w:szCs w:val="20"/>
              </w:rPr>
              <w:t>-</w:t>
            </w:r>
          </w:p>
        </w:tc>
      </w:tr>
    </w:tbl>
    <w:p w14:paraId="35D4BEF6" w14:textId="26D4DD85" w:rsidR="00CF12F8" w:rsidRDefault="00D74DD4" w:rsidP="0063530A">
      <w:pPr>
        <w:spacing w:line="240" w:lineRule="auto"/>
        <w:rPr>
          <w:rFonts w:ascii="Times New Roman" w:hAnsi="Times New Roman" w:cs="Times New Roman"/>
          <w:color w:val="313131"/>
          <w:sz w:val="24"/>
          <w:szCs w:val="24"/>
          <w:shd w:val="clear" w:color="auto" w:fill="FFFFFF"/>
        </w:rPr>
      </w:pPr>
      <w:ins w:id="402" w:author="DrJamalUddin" w:date="2023-02-04T21:18:00Z">
        <w:r>
          <w:rPr>
            <w:rFonts w:ascii="Times New Roman" w:hAnsi="Times New Roman" w:cs="Times New Roman"/>
            <w:color w:val="313131"/>
            <w:sz w:val="24"/>
            <w:szCs w:val="24"/>
            <w:shd w:val="clear" w:color="auto" w:fill="FFFFFF"/>
          </w:rPr>
          <w:t>AOR: Adjusted odds ratio</w:t>
        </w:r>
      </w:ins>
    </w:p>
    <w:p w14:paraId="05B602B4" w14:textId="77777777" w:rsidR="00CF12F8" w:rsidRDefault="00CF12F8" w:rsidP="00B24BD6">
      <w:pPr>
        <w:rPr>
          <w:rFonts w:ascii="Times New Roman" w:hAnsi="Times New Roman" w:cs="Times New Roman"/>
          <w:color w:val="313131"/>
          <w:sz w:val="24"/>
          <w:szCs w:val="24"/>
          <w:shd w:val="clear" w:color="auto" w:fill="FFFFFF"/>
        </w:rPr>
      </w:pPr>
      <w:r>
        <w:rPr>
          <w:rFonts w:ascii="Times New Roman" w:hAnsi="Times New Roman" w:cs="Times New Roman"/>
          <w:color w:val="313131"/>
          <w:sz w:val="24"/>
          <w:szCs w:val="24"/>
          <w:shd w:val="clear" w:color="auto" w:fill="FFFFFF"/>
        </w:rPr>
        <w:br w:type="page"/>
      </w:r>
    </w:p>
    <w:p w14:paraId="56293641" w14:textId="20E7C6CE" w:rsidR="00CF12F8" w:rsidRDefault="00CF12F8" w:rsidP="0063530A">
      <w:pPr>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Table 4:</w:t>
      </w:r>
      <w:r>
        <w:rPr>
          <w:b/>
          <w:bCs/>
        </w:rPr>
        <w:t xml:space="preserve"> </w:t>
      </w:r>
      <w:r>
        <w:rPr>
          <w:rFonts w:ascii="Times New Roman" w:hAnsi="Times New Roman" w:cs="Times New Roman"/>
          <w:b/>
          <w:bCs/>
          <w:sz w:val="24"/>
          <w:szCs w:val="24"/>
        </w:rPr>
        <w:t xml:space="preserve">Area under ROC Curve, </w:t>
      </w:r>
      <w:r w:rsidR="00EB53FB">
        <w:rPr>
          <w:rFonts w:ascii="Times New Roman" w:hAnsi="Times New Roman" w:cs="Times New Roman"/>
          <w:b/>
          <w:bCs/>
          <w:sz w:val="24"/>
          <w:szCs w:val="24"/>
        </w:rPr>
        <w:t>AIC,</w:t>
      </w:r>
      <w:r>
        <w:rPr>
          <w:rFonts w:ascii="Times New Roman" w:hAnsi="Times New Roman" w:cs="Times New Roman"/>
          <w:b/>
          <w:bCs/>
          <w:sz w:val="24"/>
          <w:szCs w:val="24"/>
        </w:rPr>
        <w:t xml:space="preserve"> and </w:t>
      </w:r>
      <w:r w:rsidR="008C2A80">
        <w:rPr>
          <w:rFonts w:ascii="Times New Roman" w:hAnsi="Times New Roman" w:cs="Times New Roman"/>
          <w:b/>
          <w:bCs/>
          <w:sz w:val="24"/>
          <w:szCs w:val="24"/>
        </w:rPr>
        <w:t>BIC</w:t>
      </w:r>
      <w:r>
        <w:rPr>
          <w:rFonts w:ascii="Times New Roman" w:hAnsi="Times New Roman" w:cs="Times New Roman"/>
          <w:b/>
          <w:bCs/>
          <w:sz w:val="24"/>
          <w:szCs w:val="24"/>
        </w:rPr>
        <w:t xml:space="preserve"> for final logistic regression model.</w:t>
      </w:r>
    </w:p>
    <w:tbl>
      <w:tblPr>
        <w:tblStyle w:val="TableGrid"/>
        <w:tblW w:w="5000" w:type="pct"/>
        <w:tblLook w:val="04A0" w:firstRow="1" w:lastRow="0" w:firstColumn="1" w:lastColumn="0" w:noHBand="0" w:noVBand="1"/>
      </w:tblPr>
      <w:tblGrid>
        <w:gridCol w:w="2165"/>
        <w:gridCol w:w="1818"/>
        <w:gridCol w:w="1971"/>
        <w:gridCol w:w="1698"/>
        <w:gridCol w:w="1698"/>
      </w:tblGrid>
      <w:tr w:rsidR="00096ACD" w14:paraId="6814BB9D" w14:textId="55C16F61" w:rsidTr="0063530A">
        <w:tc>
          <w:tcPr>
            <w:tcW w:w="1158" w:type="pct"/>
            <w:vMerge w:val="restart"/>
            <w:tcBorders>
              <w:top w:val="single" w:sz="4" w:space="0" w:color="auto"/>
              <w:left w:val="single" w:sz="4" w:space="0" w:color="auto"/>
              <w:bottom w:val="single" w:sz="4" w:space="0" w:color="auto"/>
              <w:right w:val="single" w:sz="4" w:space="0" w:color="auto"/>
            </w:tcBorders>
            <w:hideMark/>
          </w:tcPr>
          <w:p w14:paraId="2A32E07C" w14:textId="77777777" w:rsidR="00096ACD" w:rsidRDefault="00096ACD" w:rsidP="0063530A">
            <w:pPr>
              <w:rPr>
                <w:rFonts w:ascii="Times New Roman" w:hAnsi="Times New Roman" w:cs="Times New Roman"/>
                <w:sz w:val="24"/>
                <w:szCs w:val="24"/>
              </w:rPr>
            </w:pPr>
            <w:r>
              <w:rPr>
                <w:rFonts w:ascii="Times New Roman" w:hAnsi="Times New Roman" w:cs="Times New Roman"/>
                <w:sz w:val="24"/>
                <w:szCs w:val="24"/>
              </w:rPr>
              <w:t>Survey Year</w:t>
            </w:r>
          </w:p>
        </w:tc>
        <w:tc>
          <w:tcPr>
            <w:tcW w:w="2026" w:type="pct"/>
            <w:gridSpan w:val="2"/>
            <w:tcBorders>
              <w:top w:val="single" w:sz="4" w:space="0" w:color="auto"/>
              <w:left w:val="single" w:sz="4" w:space="0" w:color="auto"/>
              <w:bottom w:val="single" w:sz="4" w:space="0" w:color="auto"/>
              <w:right w:val="single" w:sz="4" w:space="0" w:color="auto"/>
            </w:tcBorders>
            <w:vAlign w:val="center"/>
            <w:hideMark/>
          </w:tcPr>
          <w:p w14:paraId="6EFDE621" w14:textId="77777777" w:rsidR="00096ACD" w:rsidRDefault="00096ACD" w:rsidP="0063530A">
            <w:pPr>
              <w:rPr>
                <w:rFonts w:ascii="Times New Roman" w:hAnsi="Times New Roman" w:cs="Times New Roman"/>
                <w:sz w:val="24"/>
                <w:szCs w:val="24"/>
              </w:rPr>
            </w:pPr>
            <w:r>
              <w:rPr>
                <w:rFonts w:ascii="Times New Roman" w:hAnsi="Times New Roman" w:cs="Times New Roman"/>
                <w:sz w:val="24"/>
                <w:szCs w:val="24"/>
              </w:rPr>
              <w:t>Area under ROC Curve</w:t>
            </w:r>
          </w:p>
        </w:tc>
        <w:tc>
          <w:tcPr>
            <w:tcW w:w="908" w:type="pct"/>
            <w:vMerge w:val="restart"/>
            <w:tcBorders>
              <w:top w:val="single" w:sz="4" w:space="0" w:color="auto"/>
              <w:left w:val="single" w:sz="4" w:space="0" w:color="auto"/>
              <w:right w:val="single" w:sz="4" w:space="0" w:color="auto"/>
            </w:tcBorders>
            <w:vAlign w:val="center"/>
          </w:tcPr>
          <w:p w14:paraId="487515ED" w14:textId="7AC442B8" w:rsidR="00096ACD" w:rsidRDefault="00096ACD" w:rsidP="0063530A">
            <w:pPr>
              <w:rPr>
                <w:rFonts w:ascii="Times New Roman" w:hAnsi="Times New Roman" w:cs="Times New Roman"/>
                <w:sz w:val="24"/>
                <w:szCs w:val="24"/>
              </w:rPr>
            </w:pPr>
            <w:r>
              <w:rPr>
                <w:rFonts w:ascii="Times New Roman" w:hAnsi="Times New Roman" w:cs="Times New Roman"/>
                <w:sz w:val="24"/>
                <w:szCs w:val="24"/>
              </w:rPr>
              <w:t>AIC</w:t>
            </w:r>
          </w:p>
        </w:tc>
        <w:tc>
          <w:tcPr>
            <w:tcW w:w="908" w:type="pct"/>
            <w:vMerge w:val="restart"/>
            <w:tcBorders>
              <w:top w:val="single" w:sz="4" w:space="0" w:color="auto"/>
              <w:left w:val="single" w:sz="4" w:space="0" w:color="auto"/>
              <w:right w:val="single" w:sz="4" w:space="0" w:color="auto"/>
            </w:tcBorders>
            <w:vAlign w:val="center"/>
          </w:tcPr>
          <w:p w14:paraId="78DAB8FF" w14:textId="6888ACFD" w:rsidR="00096ACD" w:rsidRDefault="00096ACD" w:rsidP="0063530A">
            <w:pPr>
              <w:rPr>
                <w:rFonts w:ascii="Times New Roman" w:hAnsi="Times New Roman" w:cs="Times New Roman"/>
                <w:sz w:val="24"/>
                <w:szCs w:val="24"/>
              </w:rPr>
            </w:pPr>
            <w:r>
              <w:rPr>
                <w:rFonts w:ascii="Times New Roman" w:hAnsi="Times New Roman" w:cs="Times New Roman"/>
                <w:sz w:val="24"/>
                <w:szCs w:val="24"/>
              </w:rPr>
              <w:t>BIC</w:t>
            </w:r>
          </w:p>
        </w:tc>
      </w:tr>
      <w:tr w:rsidR="00096ACD" w14:paraId="05258FC3" w14:textId="79F809E4" w:rsidTr="0063530A">
        <w:tc>
          <w:tcPr>
            <w:tcW w:w="1158" w:type="pct"/>
            <w:vMerge/>
            <w:tcBorders>
              <w:top w:val="single" w:sz="4" w:space="0" w:color="auto"/>
              <w:left w:val="single" w:sz="4" w:space="0" w:color="auto"/>
              <w:bottom w:val="single" w:sz="4" w:space="0" w:color="auto"/>
              <w:right w:val="single" w:sz="4" w:space="0" w:color="auto"/>
            </w:tcBorders>
            <w:vAlign w:val="center"/>
            <w:hideMark/>
          </w:tcPr>
          <w:p w14:paraId="7E6E630D" w14:textId="77777777" w:rsidR="00096ACD" w:rsidRDefault="00096ACD" w:rsidP="00B24BD6">
            <w:pPr>
              <w:rPr>
                <w:rFonts w:ascii="Times New Roman" w:hAnsi="Times New Roman" w:cs="Times New Roman"/>
                <w:sz w:val="24"/>
                <w:szCs w:val="24"/>
                <w:lang w:val="en-GB"/>
              </w:rPr>
            </w:pPr>
          </w:p>
        </w:tc>
        <w:tc>
          <w:tcPr>
            <w:tcW w:w="972" w:type="pct"/>
            <w:tcBorders>
              <w:top w:val="single" w:sz="4" w:space="0" w:color="auto"/>
              <w:left w:val="single" w:sz="4" w:space="0" w:color="auto"/>
              <w:bottom w:val="single" w:sz="4" w:space="0" w:color="auto"/>
              <w:right w:val="single" w:sz="4" w:space="0" w:color="auto"/>
            </w:tcBorders>
            <w:hideMark/>
          </w:tcPr>
          <w:p w14:paraId="1EB1BEB4" w14:textId="77777777" w:rsidR="00096ACD" w:rsidRDefault="00096ACD" w:rsidP="0063530A">
            <w:pPr>
              <w:rPr>
                <w:rFonts w:ascii="Times New Roman" w:hAnsi="Times New Roman" w:cs="Times New Roman"/>
                <w:sz w:val="24"/>
                <w:szCs w:val="24"/>
              </w:rPr>
            </w:pPr>
            <w:r>
              <w:rPr>
                <w:rFonts w:ascii="Times New Roman" w:hAnsi="Times New Roman" w:cs="Times New Roman"/>
                <w:sz w:val="24"/>
                <w:szCs w:val="24"/>
              </w:rPr>
              <w:t>AUC</w:t>
            </w:r>
          </w:p>
        </w:tc>
        <w:tc>
          <w:tcPr>
            <w:tcW w:w="1054" w:type="pct"/>
            <w:tcBorders>
              <w:top w:val="single" w:sz="4" w:space="0" w:color="auto"/>
              <w:left w:val="single" w:sz="4" w:space="0" w:color="auto"/>
              <w:bottom w:val="single" w:sz="4" w:space="0" w:color="auto"/>
              <w:right w:val="single" w:sz="4" w:space="0" w:color="auto"/>
            </w:tcBorders>
            <w:hideMark/>
          </w:tcPr>
          <w:p w14:paraId="23EDB6B1" w14:textId="77777777" w:rsidR="00096ACD" w:rsidRDefault="00096ACD" w:rsidP="0063530A">
            <w:pPr>
              <w:rPr>
                <w:rFonts w:ascii="Times New Roman" w:hAnsi="Times New Roman" w:cs="Times New Roman"/>
                <w:sz w:val="24"/>
                <w:szCs w:val="24"/>
              </w:rPr>
            </w:pPr>
            <w:r>
              <w:rPr>
                <w:rFonts w:ascii="Times New Roman" w:hAnsi="Times New Roman" w:cs="Times New Roman"/>
                <w:sz w:val="24"/>
                <w:szCs w:val="24"/>
              </w:rPr>
              <w:t>P-value</w:t>
            </w:r>
          </w:p>
        </w:tc>
        <w:tc>
          <w:tcPr>
            <w:tcW w:w="908" w:type="pct"/>
            <w:vMerge/>
            <w:tcBorders>
              <w:left w:val="single" w:sz="4" w:space="0" w:color="auto"/>
              <w:bottom w:val="single" w:sz="4" w:space="0" w:color="auto"/>
              <w:right w:val="single" w:sz="4" w:space="0" w:color="auto"/>
            </w:tcBorders>
          </w:tcPr>
          <w:p w14:paraId="283FE780" w14:textId="77777777" w:rsidR="00096ACD" w:rsidRDefault="00096ACD" w:rsidP="0063530A">
            <w:pPr>
              <w:rPr>
                <w:rFonts w:ascii="Times New Roman" w:hAnsi="Times New Roman" w:cs="Times New Roman"/>
                <w:sz w:val="24"/>
                <w:szCs w:val="24"/>
              </w:rPr>
            </w:pPr>
          </w:p>
        </w:tc>
        <w:tc>
          <w:tcPr>
            <w:tcW w:w="908" w:type="pct"/>
            <w:vMerge/>
            <w:tcBorders>
              <w:left w:val="single" w:sz="4" w:space="0" w:color="auto"/>
              <w:bottom w:val="single" w:sz="4" w:space="0" w:color="auto"/>
              <w:right w:val="single" w:sz="4" w:space="0" w:color="auto"/>
            </w:tcBorders>
          </w:tcPr>
          <w:p w14:paraId="3BA06863" w14:textId="77777777" w:rsidR="00096ACD" w:rsidRDefault="00096ACD" w:rsidP="0063530A">
            <w:pPr>
              <w:rPr>
                <w:rFonts w:ascii="Times New Roman" w:hAnsi="Times New Roman" w:cs="Times New Roman"/>
                <w:sz w:val="24"/>
                <w:szCs w:val="24"/>
              </w:rPr>
            </w:pPr>
          </w:p>
        </w:tc>
      </w:tr>
      <w:tr w:rsidR="00635801" w14:paraId="7502F229" w14:textId="13D181D9" w:rsidTr="0063530A">
        <w:tc>
          <w:tcPr>
            <w:tcW w:w="1158" w:type="pct"/>
            <w:tcBorders>
              <w:top w:val="single" w:sz="4" w:space="0" w:color="auto"/>
              <w:left w:val="single" w:sz="4" w:space="0" w:color="auto"/>
              <w:bottom w:val="single" w:sz="4" w:space="0" w:color="auto"/>
              <w:right w:val="single" w:sz="4" w:space="0" w:color="auto"/>
            </w:tcBorders>
            <w:vAlign w:val="center"/>
            <w:hideMark/>
          </w:tcPr>
          <w:p w14:paraId="0D08E8C3" w14:textId="77777777" w:rsidR="00635801" w:rsidRDefault="00635801" w:rsidP="0063530A">
            <w:pPr>
              <w:rPr>
                <w:rFonts w:ascii="Times New Roman" w:hAnsi="Times New Roman" w:cs="Times New Roman"/>
                <w:sz w:val="24"/>
                <w:szCs w:val="24"/>
              </w:rPr>
            </w:pPr>
            <w:r>
              <w:rPr>
                <w:rFonts w:ascii="Times New Roman" w:hAnsi="Times New Roman" w:cs="Times New Roman"/>
                <w:sz w:val="24"/>
                <w:szCs w:val="24"/>
              </w:rPr>
              <w:t>MICS 2006</w:t>
            </w:r>
          </w:p>
        </w:tc>
        <w:tc>
          <w:tcPr>
            <w:tcW w:w="972" w:type="pct"/>
            <w:tcBorders>
              <w:top w:val="single" w:sz="4" w:space="0" w:color="auto"/>
              <w:left w:val="single" w:sz="4" w:space="0" w:color="auto"/>
              <w:bottom w:val="single" w:sz="4" w:space="0" w:color="auto"/>
              <w:right w:val="single" w:sz="4" w:space="0" w:color="auto"/>
            </w:tcBorders>
            <w:vAlign w:val="center"/>
            <w:hideMark/>
          </w:tcPr>
          <w:p w14:paraId="012359BC" w14:textId="13B3BA19" w:rsidR="00635801" w:rsidRDefault="00635801" w:rsidP="0063530A">
            <w:pPr>
              <w:rPr>
                <w:rFonts w:ascii="Times New Roman" w:hAnsi="Times New Roman" w:cs="Times New Roman"/>
                <w:sz w:val="24"/>
                <w:szCs w:val="24"/>
              </w:rPr>
            </w:pPr>
            <w:r>
              <w:rPr>
                <w:rFonts w:ascii="Times New Roman" w:hAnsi="Times New Roman" w:cs="Times New Roman"/>
                <w:sz w:val="24"/>
                <w:szCs w:val="24"/>
              </w:rPr>
              <w:t>0.62</w:t>
            </w:r>
            <w:r w:rsidR="00801BE0">
              <w:rPr>
                <w:rFonts w:ascii="Times New Roman" w:hAnsi="Times New Roman" w:cs="Times New Roman"/>
                <w:sz w:val="24"/>
                <w:szCs w:val="24"/>
              </w:rPr>
              <w:t>10</w:t>
            </w:r>
          </w:p>
        </w:tc>
        <w:tc>
          <w:tcPr>
            <w:tcW w:w="1054" w:type="pct"/>
            <w:tcBorders>
              <w:top w:val="single" w:sz="4" w:space="0" w:color="auto"/>
              <w:left w:val="single" w:sz="4" w:space="0" w:color="auto"/>
              <w:bottom w:val="single" w:sz="4" w:space="0" w:color="auto"/>
              <w:right w:val="single" w:sz="4" w:space="0" w:color="auto"/>
            </w:tcBorders>
            <w:vAlign w:val="center"/>
            <w:hideMark/>
          </w:tcPr>
          <w:p w14:paraId="44363752" w14:textId="77777777" w:rsidR="00635801" w:rsidRDefault="00635801" w:rsidP="0063530A">
            <w:pPr>
              <w:rPr>
                <w:rFonts w:ascii="Times New Roman" w:hAnsi="Times New Roman" w:cs="Times New Roman"/>
                <w:sz w:val="24"/>
                <w:szCs w:val="24"/>
              </w:rPr>
            </w:pPr>
            <w:r>
              <w:rPr>
                <w:rFonts w:ascii="Times New Roman" w:hAnsi="Times New Roman" w:cs="Times New Roman"/>
                <w:sz w:val="24"/>
                <w:szCs w:val="24"/>
              </w:rPr>
              <w:t>&lt;0.001</w:t>
            </w:r>
          </w:p>
        </w:tc>
        <w:tc>
          <w:tcPr>
            <w:tcW w:w="908" w:type="pct"/>
            <w:tcBorders>
              <w:top w:val="single" w:sz="4" w:space="0" w:color="auto"/>
              <w:left w:val="single" w:sz="4" w:space="0" w:color="auto"/>
              <w:bottom w:val="single" w:sz="4" w:space="0" w:color="auto"/>
              <w:right w:val="single" w:sz="4" w:space="0" w:color="auto"/>
            </w:tcBorders>
            <w:vAlign w:val="center"/>
          </w:tcPr>
          <w:p w14:paraId="532C15C0" w14:textId="637547EB" w:rsidR="00635801" w:rsidRDefault="00801BE0" w:rsidP="0063530A">
            <w:pPr>
              <w:rPr>
                <w:rFonts w:ascii="Times New Roman" w:hAnsi="Times New Roman" w:cs="Times New Roman"/>
                <w:sz w:val="24"/>
                <w:szCs w:val="24"/>
              </w:rPr>
            </w:pPr>
            <w:r>
              <w:rPr>
                <w:rFonts w:ascii="Times New Roman" w:hAnsi="Times New Roman" w:cs="Times New Roman"/>
                <w:sz w:val="24"/>
                <w:szCs w:val="24"/>
              </w:rPr>
              <w:t>1432</w:t>
            </w:r>
            <w:r w:rsidR="00D7254B">
              <w:rPr>
                <w:rFonts w:ascii="Times New Roman" w:hAnsi="Times New Roman" w:cs="Times New Roman"/>
                <w:sz w:val="24"/>
                <w:szCs w:val="24"/>
              </w:rPr>
              <w:t>0</w:t>
            </w:r>
            <w:r>
              <w:rPr>
                <w:rFonts w:ascii="Times New Roman" w:hAnsi="Times New Roman" w:cs="Times New Roman"/>
                <w:sz w:val="24"/>
                <w:szCs w:val="24"/>
              </w:rPr>
              <w:t>.83</w:t>
            </w:r>
          </w:p>
        </w:tc>
        <w:tc>
          <w:tcPr>
            <w:tcW w:w="908" w:type="pct"/>
            <w:tcBorders>
              <w:top w:val="single" w:sz="4" w:space="0" w:color="auto"/>
              <w:left w:val="single" w:sz="4" w:space="0" w:color="auto"/>
              <w:bottom w:val="single" w:sz="4" w:space="0" w:color="auto"/>
              <w:right w:val="single" w:sz="4" w:space="0" w:color="auto"/>
            </w:tcBorders>
            <w:vAlign w:val="center"/>
          </w:tcPr>
          <w:p w14:paraId="676F1A2D" w14:textId="03ACFE79" w:rsidR="00635801" w:rsidRDefault="00801BE0" w:rsidP="0063530A">
            <w:pPr>
              <w:rPr>
                <w:rFonts w:ascii="Times New Roman" w:hAnsi="Times New Roman" w:cs="Times New Roman"/>
                <w:sz w:val="24"/>
                <w:szCs w:val="24"/>
              </w:rPr>
            </w:pPr>
            <w:r>
              <w:rPr>
                <w:rFonts w:ascii="Times New Roman" w:hAnsi="Times New Roman" w:cs="Times New Roman"/>
                <w:sz w:val="24"/>
                <w:szCs w:val="24"/>
              </w:rPr>
              <w:t>14545.</w:t>
            </w:r>
            <w:r w:rsidR="00D7254B">
              <w:rPr>
                <w:rFonts w:ascii="Times New Roman" w:hAnsi="Times New Roman" w:cs="Times New Roman"/>
                <w:sz w:val="24"/>
                <w:szCs w:val="24"/>
              </w:rPr>
              <w:t>55</w:t>
            </w:r>
          </w:p>
        </w:tc>
      </w:tr>
      <w:tr w:rsidR="00635801" w14:paraId="48D6D788" w14:textId="2C4C20F7" w:rsidTr="0063530A">
        <w:tc>
          <w:tcPr>
            <w:tcW w:w="1158" w:type="pct"/>
            <w:tcBorders>
              <w:top w:val="single" w:sz="4" w:space="0" w:color="auto"/>
              <w:left w:val="single" w:sz="4" w:space="0" w:color="auto"/>
              <w:bottom w:val="single" w:sz="4" w:space="0" w:color="auto"/>
              <w:right w:val="single" w:sz="4" w:space="0" w:color="auto"/>
            </w:tcBorders>
            <w:vAlign w:val="center"/>
            <w:hideMark/>
          </w:tcPr>
          <w:p w14:paraId="0D110A28" w14:textId="77777777" w:rsidR="00635801" w:rsidRDefault="00635801" w:rsidP="0063530A">
            <w:pPr>
              <w:rPr>
                <w:rFonts w:ascii="Times New Roman" w:hAnsi="Times New Roman" w:cs="Times New Roman"/>
                <w:sz w:val="24"/>
                <w:szCs w:val="24"/>
              </w:rPr>
            </w:pPr>
            <w:r>
              <w:rPr>
                <w:rFonts w:ascii="Times New Roman" w:hAnsi="Times New Roman" w:cs="Times New Roman"/>
                <w:sz w:val="24"/>
                <w:szCs w:val="24"/>
              </w:rPr>
              <w:t>MICS 2012</w:t>
            </w:r>
          </w:p>
        </w:tc>
        <w:tc>
          <w:tcPr>
            <w:tcW w:w="972" w:type="pct"/>
            <w:tcBorders>
              <w:top w:val="single" w:sz="4" w:space="0" w:color="auto"/>
              <w:left w:val="single" w:sz="4" w:space="0" w:color="auto"/>
              <w:bottom w:val="single" w:sz="4" w:space="0" w:color="auto"/>
              <w:right w:val="single" w:sz="4" w:space="0" w:color="auto"/>
            </w:tcBorders>
            <w:vAlign w:val="center"/>
            <w:hideMark/>
          </w:tcPr>
          <w:p w14:paraId="1D82CB99" w14:textId="3619C796" w:rsidR="00635801" w:rsidRDefault="00635801" w:rsidP="0063530A">
            <w:pPr>
              <w:rPr>
                <w:rFonts w:ascii="Times New Roman" w:hAnsi="Times New Roman" w:cs="Times New Roman"/>
                <w:sz w:val="24"/>
                <w:szCs w:val="24"/>
              </w:rPr>
            </w:pPr>
            <w:r>
              <w:rPr>
                <w:rFonts w:ascii="Times New Roman" w:hAnsi="Times New Roman" w:cs="Times New Roman"/>
                <w:sz w:val="24"/>
                <w:szCs w:val="24"/>
              </w:rPr>
              <w:t>0.</w:t>
            </w:r>
            <w:r w:rsidR="00520FCE">
              <w:rPr>
                <w:rFonts w:ascii="Times New Roman" w:hAnsi="Times New Roman" w:cs="Times New Roman"/>
                <w:sz w:val="24"/>
                <w:szCs w:val="24"/>
              </w:rPr>
              <w:t>6826</w:t>
            </w:r>
          </w:p>
        </w:tc>
        <w:tc>
          <w:tcPr>
            <w:tcW w:w="1054" w:type="pct"/>
            <w:tcBorders>
              <w:top w:val="single" w:sz="4" w:space="0" w:color="auto"/>
              <w:left w:val="single" w:sz="4" w:space="0" w:color="auto"/>
              <w:bottom w:val="single" w:sz="4" w:space="0" w:color="auto"/>
              <w:right w:val="single" w:sz="4" w:space="0" w:color="auto"/>
            </w:tcBorders>
            <w:vAlign w:val="center"/>
            <w:hideMark/>
          </w:tcPr>
          <w:p w14:paraId="3DC97AF6" w14:textId="77777777" w:rsidR="00635801" w:rsidRDefault="00635801" w:rsidP="0063530A">
            <w:pPr>
              <w:rPr>
                <w:rFonts w:ascii="Times New Roman" w:hAnsi="Times New Roman" w:cs="Times New Roman"/>
                <w:sz w:val="24"/>
                <w:szCs w:val="24"/>
              </w:rPr>
            </w:pPr>
            <w:r>
              <w:rPr>
                <w:rFonts w:ascii="Times New Roman" w:hAnsi="Times New Roman" w:cs="Times New Roman"/>
                <w:sz w:val="24"/>
                <w:szCs w:val="24"/>
              </w:rPr>
              <w:t>&lt;0.001</w:t>
            </w:r>
          </w:p>
        </w:tc>
        <w:tc>
          <w:tcPr>
            <w:tcW w:w="908" w:type="pct"/>
            <w:tcBorders>
              <w:top w:val="single" w:sz="4" w:space="0" w:color="auto"/>
              <w:left w:val="single" w:sz="4" w:space="0" w:color="auto"/>
              <w:bottom w:val="single" w:sz="4" w:space="0" w:color="auto"/>
              <w:right w:val="single" w:sz="4" w:space="0" w:color="auto"/>
            </w:tcBorders>
            <w:vAlign w:val="center"/>
          </w:tcPr>
          <w:p w14:paraId="297E439A" w14:textId="3EEF6A0D" w:rsidR="00635801" w:rsidRDefault="00964AA6" w:rsidP="0063530A">
            <w:pPr>
              <w:rPr>
                <w:rFonts w:ascii="Times New Roman" w:hAnsi="Times New Roman" w:cs="Times New Roman"/>
                <w:sz w:val="24"/>
                <w:szCs w:val="24"/>
              </w:rPr>
            </w:pPr>
            <w:r>
              <w:rPr>
                <w:rFonts w:ascii="Times New Roman" w:hAnsi="Times New Roman" w:cs="Times New Roman"/>
                <w:sz w:val="24"/>
                <w:szCs w:val="24"/>
              </w:rPr>
              <w:t>1</w:t>
            </w:r>
            <w:r w:rsidR="00AF107C">
              <w:rPr>
                <w:rFonts w:ascii="Times New Roman" w:hAnsi="Times New Roman" w:cs="Times New Roman"/>
                <w:sz w:val="24"/>
                <w:szCs w:val="24"/>
              </w:rPr>
              <w:t>167.66</w:t>
            </w:r>
          </w:p>
        </w:tc>
        <w:tc>
          <w:tcPr>
            <w:tcW w:w="908" w:type="pct"/>
            <w:tcBorders>
              <w:top w:val="single" w:sz="4" w:space="0" w:color="auto"/>
              <w:left w:val="single" w:sz="4" w:space="0" w:color="auto"/>
              <w:bottom w:val="single" w:sz="4" w:space="0" w:color="auto"/>
              <w:right w:val="single" w:sz="4" w:space="0" w:color="auto"/>
            </w:tcBorders>
            <w:vAlign w:val="center"/>
          </w:tcPr>
          <w:p w14:paraId="7F997DCA" w14:textId="7833E3B1" w:rsidR="00635801" w:rsidRDefault="00964AA6" w:rsidP="0063530A">
            <w:pPr>
              <w:rPr>
                <w:rFonts w:ascii="Times New Roman" w:hAnsi="Times New Roman" w:cs="Times New Roman"/>
                <w:sz w:val="24"/>
                <w:szCs w:val="24"/>
              </w:rPr>
            </w:pPr>
            <w:r>
              <w:rPr>
                <w:rFonts w:ascii="Times New Roman" w:hAnsi="Times New Roman" w:cs="Times New Roman"/>
                <w:sz w:val="24"/>
                <w:szCs w:val="24"/>
              </w:rPr>
              <w:t>1</w:t>
            </w:r>
            <w:r w:rsidR="00AF107C">
              <w:rPr>
                <w:rFonts w:ascii="Times New Roman" w:hAnsi="Times New Roman" w:cs="Times New Roman"/>
                <w:sz w:val="24"/>
                <w:szCs w:val="24"/>
              </w:rPr>
              <w:t>295.21</w:t>
            </w:r>
          </w:p>
        </w:tc>
      </w:tr>
      <w:tr w:rsidR="002B4113" w14:paraId="115E8776" w14:textId="3E7BBB53" w:rsidTr="0063530A">
        <w:tc>
          <w:tcPr>
            <w:tcW w:w="1158" w:type="pct"/>
            <w:tcBorders>
              <w:top w:val="single" w:sz="4" w:space="0" w:color="auto"/>
              <w:left w:val="single" w:sz="4" w:space="0" w:color="auto"/>
              <w:bottom w:val="single" w:sz="4" w:space="0" w:color="auto"/>
              <w:right w:val="single" w:sz="4" w:space="0" w:color="auto"/>
            </w:tcBorders>
            <w:vAlign w:val="center"/>
            <w:hideMark/>
          </w:tcPr>
          <w:p w14:paraId="75176A79" w14:textId="77777777" w:rsidR="002B4113" w:rsidRDefault="002B4113" w:rsidP="0063530A">
            <w:pPr>
              <w:rPr>
                <w:rFonts w:ascii="Times New Roman" w:hAnsi="Times New Roman" w:cs="Times New Roman"/>
                <w:sz w:val="24"/>
                <w:szCs w:val="24"/>
              </w:rPr>
            </w:pPr>
            <w:r>
              <w:rPr>
                <w:rFonts w:ascii="Times New Roman" w:hAnsi="Times New Roman" w:cs="Times New Roman"/>
                <w:sz w:val="24"/>
                <w:szCs w:val="24"/>
              </w:rPr>
              <w:t>MICS 2019</w:t>
            </w:r>
          </w:p>
        </w:tc>
        <w:tc>
          <w:tcPr>
            <w:tcW w:w="972" w:type="pct"/>
            <w:tcBorders>
              <w:top w:val="single" w:sz="4" w:space="0" w:color="auto"/>
              <w:left w:val="single" w:sz="4" w:space="0" w:color="auto"/>
              <w:bottom w:val="single" w:sz="4" w:space="0" w:color="auto"/>
              <w:right w:val="single" w:sz="4" w:space="0" w:color="auto"/>
            </w:tcBorders>
            <w:vAlign w:val="center"/>
            <w:hideMark/>
          </w:tcPr>
          <w:p w14:paraId="5F6CB993" w14:textId="73B75C2C" w:rsidR="002B4113" w:rsidRDefault="002B4113" w:rsidP="0063530A">
            <w:pPr>
              <w:rPr>
                <w:rFonts w:ascii="Times New Roman" w:hAnsi="Times New Roman" w:cs="Times New Roman"/>
                <w:sz w:val="24"/>
                <w:szCs w:val="24"/>
              </w:rPr>
            </w:pPr>
            <w:r>
              <w:rPr>
                <w:rFonts w:ascii="Times New Roman" w:hAnsi="Times New Roman" w:cs="Times New Roman"/>
                <w:sz w:val="24"/>
                <w:szCs w:val="24"/>
              </w:rPr>
              <w:t>0.671</w:t>
            </w:r>
            <w:r w:rsidR="0007666C">
              <w:rPr>
                <w:rFonts w:ascii="Times New Roman" w:hAnsi="Times New Roman" w:cs="Times New Roman"/>
                <w:sz w:val="24"/>
                <w:szCs w:val="24"/>
              </w:rPr>
              <w:t>7</w:t>
            </w:r>
          </w:p>
        </w:tc>
        <w:tc>
          <w:tcPr>
            <w:tcW w:w="1054" w:type="pct"/>
            <w:tcBorders>
              <w:top w:val="single" w:sz="4" w:space="0" w:color="auto"/>
              <w:left w:val="single" w:sz="4" w:space="0" w:color="auto"/>
              <w:bottom w:val="single" w:sz="4" w:space="0" w:color="auto"/>
              <w:right w:val="single" w:sz="4" w:space="0" w:color="auto"/>
            </w:tcBorders>
            <w:vAlign w:val="center"/>
            <w:hideMark/>
          </w:tcPr>
          <w:p w14:paraId="691836C2" w14:textId="77777777" w:rsidR="002B4113" w:rsidRDefault="002B4113" w:rsidP="0063530A">
            <w:pPr>
              <w:rPr>
                <w:rFonts w:ascii="Times New Roman" w:hAnsi="Times New Roman" w:cs="Times New Roman"/>
                <w:sz w:val="24"/>
                <w:szCs w:val="24"/>
              </w:rPr>
            </w:pPr>
            <w:r>
              <w:rPr>
                <w:rFonts w:ascii="Times New Roman" w:hAnsi="Times New Roman" w:cs="Times New Roman"/>
                <w:sz w:val="24"/>
                <w:szCs w:val="24"/>
              </w:rPr>
              <w:t>&lt;0.001</w:t>
            </w:r>
          </w:p>
        </w:tc>
        <w:tc>
          <w:tcPr>
            <w:tcW w:w="908" w:type="pct"/>
            <w:tcBorders>
              <w:top w:val="single" w:sz="4" w:space="0" w:color="auto"/>
              <w:left w:val="single" w:sz="4" w:space="0" w:color="auto"/>
              <w:bottom w:val="single" w:sz="4" w:space="0" w:color="auto"/>
              <w:right w:val="single" w:sz="4" w:space="0" w:color="auto"/>
            </w:tcBorders>
            <w:vAlign w:val="center"/>
          </w:tcPr>
          <w:p w14:paraId="10371BCA" w14:textId="672632CB" w:rsidR="002B4113" w:rsidRDefault="002B4113" w:rsidP="0063530A">
            <w:pPr>
              <w:rPr>
                <w:rFonts w:ascii="Times New Roman" w:hAnsi="Times New Roman" w:cs="Times New Roman"/>
                <w:sz w:val="24"/>
                <w:szCs w:val="24"/>
              </w:rPr>
            </w:pPr>
            <w:r>
              <w:rPr>
                <w:rFonts w:ascii="Times New Roman" w:hAnsi="Times New Roman" w:cs="Times New Roman"/>
                <w:sz w:val="24"/>
                <w:szCs w:val="24"/>
              </w:rPr>
              <w:t>9610.</w:t>
            </w:r>
            <w:r w:rsidR="00D55316">
              <w:rPr>
                <w:rFonts w:ascii="Times New Roman" w:hAnsi="Times New Roman" w:cs="Times New Roman"/>
                <w:sz w:val="24"/>
                <w:szCs w:val="24"/>
              </w:rPr>
              <w:t>21</w:t>
            </w:r>
          </w:p>
        </w:tc>
        <w:tc>
          <w:tcPr>
            <w:tcW w:w="908" w:type="pct"/>
            <w:tcBorders>
              <w:top w:val="single" w:sz="4" w:space="0" w:color="auto"/>
              <w:left w:val="single" w:sz="4" w:space="0" w:color="auto"/>
              <w:bottom w:val="single" w:sz="4" w:space="0" w:color="auto"/>
              <w:right w:val="single" w:sz="4" w:space="0" w:color="auto"/>
            </w:tcBorders>
            <w:vAlign w:val="center"/>
          </w:tcPr>
          <w:p w14:paraId="2BCE2C41" w14:textId="574D619C" w:rsidR="002B4113" w:rsidRDefault="002B4113" w:rsidP="0063530A">
            <w:pPr>
              <w:rPr>
                <w:rFonts w:ascii="Times New Roman" w:hAnsi="Times New Roman" w:cs="Times New Roman"/>
                <w:sz w:val="24"/>
                <w:szCs w:val="24"/>
              </w:rPr>
            </w:pPr>
            <w:r>
              <w:rPr>
                <w:rFonts w:ascii="Times New Roman" w:hAnsi="Times New Roman" w:cs="Times New Roman"/>
                <w:sz w:val="24"/>
                <w:szCs w:val="24"/>
              </w:rPr>
              <w:t>987</w:t>
            </w:r>
            <w:r w:rsidR="00D55316">
              <w:rPr>
                <w:rFonts w:ascii="Times New Roman" w:hAnsi="Times New Roman" w:cs="Times New Roman"/>
                <w:sz w:val="24"/>
                <w:szCs w:val="24"/>
              </w:rPr>
              <w:t>0.85</w:t>
            </w:r>
          </w:p>
        </w:tc>
      </w:tr>
    </w:tbl>
    <w:p w14:paraId="727F81CC" w14:textId="432D9E5D" w:rsidR="00CF12F8" w:rsidRDefault="00CF12F8" w:rsidP="0063530A">
      <w:pPr>
        <w:spacing w:line="240" w:lineRule="auto"/>
        <w:rPr>
          <w:rFonts w:ascii="Times New Roman" w:hAnsi="Times New Roman" w:cs="Times New Roman"/>
          <w:sz w:val="24"/>
          <w:szCs w:val="24"/>
        </w:rPr>
      </w:pPr>
    </w:p>
    <w:p w14:paraId="48211F4A" w14:textId="77777777" w:rsidR="00CF12F8" w:rsidRDefault="00CF12F8" w:rsidP="0063530A">
      <w:pPr>
        <w:spacing w:line="240" w:lineRule="auto"/>
        <w:rPr>
          <w:rFonts w:ascii="Times New Roman" w:hAnsi="Times New Roman" w:cs="Times New Roman"/>
          <w:sz w:val="24"/>
          <w:szCs w:val="24"/>
        </w:rPr>
      </w:pPr>
    </w:p>
    <w:p w14:paraId="27B9850E" w14:textId="77777777" w:rsidR="00C2040A" w:rsidRDefault="00C2040A" w:rsidP="0063530A">
      <w:pPr>
        <w:spacing w:line="240" w:lineRule="auto"/>
        <w:rPr>
          <w:rFonts w:ascii="Times New Roman" w:hAnsi="Times New Roman" w:cs="Times New Roman"/>
          <w:color w:val="313131"/>
          <w:sz w:val="24"/>
          <w:szCs w:val="24"/>
          <w:shd w:val="clear" w:color="auto" w:fill="FFFFFF"/>
        </w:rPr>
      </w:pPr>
    </w:p>
    <w:p w14:paraId="399CF62C" w14:textId="77777777" w:rsidR="00C2040A" w:rsidRPr="0063530A" w:rsidRDefault="00C2040A" w:rsidP="0063530A">
      <w:pPr>
        <w:spacing w:line="240" w:lineRule="auto"/>
        <w:rPr>
          <w:rFonts w:ascii="Times New Roman" w:hAnsi="Times New Roman" w:cs="Times New Roman"/>
          <w:b/>
          <w:bCs/>
          <w:sz w:val="24"/>
          <w:szCs w:val="24"/>
        </w:rPr>
      </w:pPr>
    </w:p>
    <w:p w14:paraId="64FFB05A" w14:textId="3D674D25" w:rsidR="00CF12F8" w:rsidRDefault="00CF12F8" w:rsidP="00B24BD6">
      <w:pPr>
        <w:rPr>
          <w:rFonts w:ascii="Times New Roman" w:hAnsi="Times New Roman" w:cs="Times New Roman"/>
          <w:sz w:val="24"/>
          <w:szCs w:val="24"/>
        </w:rPr>
      </w:pPr>
      <w:r>
        <w:rPr>
          <w:rFonts w:ascii="Times New Roman" w:hAnsi="Times New Roman" w:cs="Times New Roman"/>
          <w:sz w:val="24"/>
          <w:szCs w:val="24"/>
        </w:rPr>
        <w:br w:type="page"/>
      </w:r>
    </w:p>
    <w:p w14:paraId="6EC00A98" w14:textId="77777777" w:rsidR="00CF12F8" w:rsidRDefault="00CF12F8" w:rsidP="0063530A">
      <w:pPr>
        <w:spacing w:line="240" w:lineRule="auto"/>
        <w:rPr>
          <w:rFonts w:ascii="Times New Roman" w:hAnsi="Times New Roman" w:cs="Times New Roman"/>
          <w:sz w:val="24"/>
          <w:szCs w:val="24"/>
        </w:rPr>
      </w:pPr>
    </w:p>
    <w:commentRangeStart w:id="403"/>
    <w:commentRangeStart w:id="404"/>
    <w:commentRangeStart w:id="405"/>
    <w:p w14:paraId="401D5020" w14:textId="77777777" w:rsidR="00812BC2" w:rsidRPr="00D97196" w:rsidRDefault="00812BC2" w:rsidP="0063530A">
      <w:pPr>
        <w:spacing w:line="240" w:lineRule="auto"/>
        <w:rPr>
          <w:rFonts w:ascii="Times New Roman" w:hAnsi="Times New Roman" w:cs="Times New Roman"/>
          <w:sz w:val="24"/>
          <w:szCs w:val="24"/>
        </w:rPr>
      </w:pPr>
      <w:r w:rsidRPr="00D97196">
        <w:rPr>
          <w:rFonts w:ascii="Times New Roman" w:hAnsi="Times New Roman" w:cs="Times New Roman"/>
          <w:noProof/>
          <w:sz w:val="24"/>
          <w:szCs w:val="24"/>
          <w:lang w:val="en-CA" w:eastAsia="en-CA"/>
        </w:rPr>
        <mc:AlternateContent>
          <mc:Choice Requires="wpg">
            <w:drawing>
              <wp:anchor distT="0" distB="0" distL="114300" distR="114300" simplePos="0" relativeHeight="251661312" behindDoc="0" locked="0" layoutInCell="1" allowOverlap="1" wp14:anchorId="03090359" wp14:editId="675A9170">
                <wp:simplePos x="0" y="0"/>
                <wp:positionH relativeFrom="column">
                  <wp:posOffset>-7620</wp:posOffset>
                </wp:positionH>
                <wp:positionV relativeFrom="paragraph">
                  <wp:posOffset>30480</wp:posOffset>
                </wp:positionV>
                <wp:extent cx="6050280" cy="5379720"/>
                <wp:effectExtent l="0" t="0" r="26670" b="11430"/>
                <wp:wrapNone/>
                <wp:docPr id="15" name="Group 15"/>
                <wp:cNvGraphicFramePr/>
                <a:graphic xmlns:a="http://schemas.openxmlformats.org/drawingml/2006/main">
                  <a:graphicData uri="http://schemas.microsoft.com/office/word/2010/wordprocessingGroup">
                    <wpg:wgp>
                      <wpg:cNvGrpSpPr/>
                      <wpg:grpSpPr>
                        <a:xfrm>
                          <a:off x="0" y="0"/>
                          <a:ext cx="6050280" cy="5379720"/>
                          <a:chOff x="0" y="0"/>
                          <a:chExt cx="5676900" cy="5379720"/>
                        </a:xfrm>
                      </wpg:grpSpPr>
                      <wps:wsp>
                        <wps:cNvPr id="16" name="Rounded Rectangle 1"/>
                        <wps:cNvSpPr/>
                        <wps:spPr>
                          <a:xfrm>
                            <a:off x="0" y="0"/>
                            <a:ext cx="5667375" cy="495300"/>
                          </a:xfrm>
                          <a:prstGeom prst="roundRect">
                            <a:avLst/>
                          </a:prstGeom>
                        </wps:spPr>
                        <wps:style>
                          <a:lnRef idx="2">
                            <a:schemeClr val="dk1"/>
                          </a:lnRef>
                          <a:fillRef idx="1">
                            <a:schemeClr val="lt1"/>
                          </a:fillRef>
                          <a:effectRef idx="0">
                            <a:schemeClr val="dk1"/>
                          </a:effectRef>
                          <a:fontRef idx="minor">
                            <a:schemeClr val="dk1"/>
                          </a:fontRef>
                        </wps:style>
                        <wps:txbx>
                          <w:txbxContent>
                            <w:p w14:paraId="5ADFB9DF" w14:textId="37E8A295" w:rsidR="00A163A9" w:rsidRDefault="00A163A9" w:rsidP="0063530A">
                              <w:pPr>
                                <w:jc w:val="center"/>
                              </w:pPr>
                              <w:r>
                                <w:t xml:space="preserve">The list of enumeration areas (EAs) </w:t>
                              </w:r>
                              <w:r w:rsidRPr="00756BE8">
                                <w:t xml:space="preserve">for the total population of Bangladesh </w:t>
                              </w:r>
                              <w:r>
                                <w:t>from Census of 2001 and 2011 and update household list within EAs in 2006, 2012, and 2018.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ounded Rectangle 2"/>
                        <wps:cNvSpPr/>
                        <wps:spPr>
                          <a:xfrm>
                            <a:off x="0" y="742950"/>
                            <a:ext cx="5657850" cy="476250"/>
                          </a:xfrm>
                          <a:prstGeom prst="roundRect">
                            <a:avLst/>
                          </a:prstGeom>
                        </wps:spPr>
                        <wps:style>
                          <a:lnRef idx="2">
                            <a:schemeClr val="dk1"/>
                          </a:lnRef>
                          <a:fillRef idx="1">
                            <a:schemeClr val="lt1"/>
                          </a:fillRef>
                          <a:effectRef idx="0">
                            <a:schemeClr val="dk1"/>
                          </a:effectRef>
                          <a:fontRef idx="minor">
                            <a:schemeClr val="dk1"/>
                          </a:fontRef>
                        </wps:style>
                        <wps:txbx>
                          <w:txbxContent>
                            <w:p w14:paraId="6A29010D" w14:textId="2C63E8BF" w:rsidR="00A163A9" w:rsidRDefault="00A163A9" w:rsidP="0063530A">
                              <w:pPr>
                                <w:jc w:val="center"/>
                              </w:pPr>
                              <w:r>
                                <w:t>The main Sampling strata for the two-stage sampling were urban and rural areas within districts.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ounded Rectangle 3"/>
                        <wps:cNvSpPr/>
                        <wps:spPr>
                          <a:xfrm>
                            <a:off x="0" y="1514475"/>
                            <a:ext cx="5657850" cy="466725"/>
                          </a:xfrm>
                          <a:prstGeom prst="roundRect">
                            <a:avLst/>
                          </a:prstGeom>
                        </wps:spPr>
                        <wps:style>
                          <a:lnRef idx="2">
                            <a:schemeClr val="dk1"/>
                          </a:lnRef>
                          <a:fillRef idx="1">
                            <a:schemeClr val="lt1"/>
                          </a:fillRef>
                          <a:effectRef idx="0">
                            <a:schemeClr val="dk1"/>
                          </a:effectRef>
                          <a:fontRef idx="minor">
                            <a:schemeClr val="dk1"/>
                          </a:fontRef>
                        </wps:style>
                        <wps:txbx>
                          <w:txbxContent>
                            <w:p w14:paraId="034B8D5F" w14:textId="0FE4BD2F" w:rsidR="00A163A9" w:rsidRDefault="00A163A9" w:rsidP="0063530A">
                              <w:pPr>
                                <w:jc w:val="center"/>
                              </w:pPr>
                              <w:r>
                                <w:t>Within each enumeration area (EA), 20 households were sampled using systematic sampling.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ounded Rectangle 4"/>
                        <wps:cNvSpPr/>
                        <wps:spPr>
                          <a:xfrm>
                            <a:off x="0" y="2333626"/>
                            <a:ext cx="5676900" cy="485774"/>
                          </a:xfrm>
                          <a:prstGeom prst="roundRect">
                            <a:avLst/>
                          </a:prstGeom>
                        </wps:spPr>
                        <wps:style>
                          <a:lnRef idx="2">
                            <a:schemeClr val="dk1"/>
                          </a:lnRef>
                          <a:fillRef idx="1">
                            <a:schemeClr val="lt1"/>
                          </a:fillRef>
                          <a:effectRef idx="0">
                            <a:schemeClr val="dk1"/>
                          </a:effectRef>
                          <a:fontRef idx="minor">
                            <a:schemeClr val="dk1"/>
                          </a:fontRef>
                        </wps:style>
                        <wps:txbx>
                          <w:txbxContent>
                            <w:p w14:paraId="061C49DA" w14:textId="09C4A225" w:rsidR="00A163A9" w:rsidRPr="00FB4B7B" w:rsidRDefault="00A163A9" w:rsidP="0063530A">
                              <w:pPr>
                                <w:jc w:val="center"/>
                              </w:pPr>
                              <w:r>
                                <w:t xml:space="preserve">68,247, </w:t>
                              </w:r>
                              <w:r w:rsidRPr="00FB4B7B">
                                <w:t>55,120</w:t>
                              </w:r>
                              <w:r>
                                <w:t xml:space="preserve">, 64,400 </w:t>
                              </w:r>
                              <w:r w:rsidRPr="00FB4B7B">
                                <w:t>households were selected from the EAs in the sample</w:t>
                              </w:r>
                              <w:r>
                                <w:t xml:space="preserve"> 2006, 2012-13, and 2019 survey years, respectively.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ounded Rectangle 5"/>
                        <wps:cNvSpPr/>
                        <wps:spPr>
                          <a:xfrm>
                            <a:off x="0" y="3194684"/>
                            <a:ext cx="5667375" cy="550545"/>
                          </a:xfrm>
                          <a:prstGeom prst="roundRect">
                            <a:avLst/>
                          </a:prstGeom>
                        </wps:spPr>
                        <wps:style>
                          <a:lnRef idx="2">
                            <a:schemeClr val="dk1"/>
                          </a:lnRef>
                          <a:fillRef idx="1">
                            <a:schemeClr val="lt1"/>
                          </a:fillRef>
                          <a:effectRef idx="0">
                            <a:schemeClr val="dk1"/>
                          </a:effectRef>
                          <a:fontRef idx="minor">
                            <a:schemeClr val="dk1"/>
                          </a:fontRef>
                        </wps:style>
                        <wps:txbx>
                          <w:txbxContent>
                            <w:p w14:paraId="5CE62534" w14:textId="12515126" w:rsidR="00A163A9" w:rsidRDefault="00A163A9" w:rsidP="0063530A">
                              <w:pPr>
                                <w:jc w:val="center"/>
                              </w:pPr>
                              <w:r>
                                <w:t>62,463, 51,895, and 61,242 households were completely interviewed with response rate of 92.5%, 98.5%, and 99.4%, respectively.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6"/>
                        <wps:cNvSpPr/>
                        <wps:spPr>
                          <a:xfrm>
                            <a:off x="0" y="4059554"/>
                            <a:ext cx="5657850" cy="512445"/>
                          </a:xfrm>
                          <a:prstGeom prst="roundRect">
                            <a:avLst/>
                          </a:prstGeom>
                        </wps:spPr>
                        <wps:style>
                          <a:lnRef idx="2">
                            <a:schemeClr val="dk1"/>
                          </a:lnRef>
                          <a:fillRef idx="1">
                            <a:schemeClr val="lt1"/>
                          </a:fillRef>
                          <a:effectRef idx="0">
                            <a:schemeClr val="dk1"/>
                          </a:effectRef>
                          <a:fontRef idx="minor">
                            <a:schemeClr val="dk1"/>
                          </a:fontRef>
                        </wps:style>
                        <wps:txbx>
                          <w:txbxContent>
                            <w:p w14:paraId="7A0959CD" w14:textId="4554B8D8" w:rsidR="00A163A9" w:rsidRPr="00FB4B7B" w:rsidRDefault="00A163A9" w:rsidP="0063530A">
                              <w:pPr>
                                <w:jc w:val="center"/>
                              </w:pPr>
                              <w:r>
                                <w:t>34,710, 23,402, and 24,686 children under age five were selected in the sample from the interviewed households 2006, 2012-13, and 2019 of survey years, respectively.</w:t>
                              </w:r>
                            </w:p>
                            <w:p w14:paraId="53C70F19" w14:textId="77777777" w:rsidR="00A163A9" w:rsidRDefault="00A163A9" w:rsidP="00812BC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ounded Rectangle 7"/>
                        <wps:cNvSpPr/>
                        <wps:spPr>
                          <a:xfrm>
                            <a:off x="0" y="4819650"/>
                            <a:ext cx="5648325" cy="560070"/>
                          </a:xfrm>
                          <a:prstGeom prst="roundRect">
                            <a:avLst/>
                          </a:prstGeom>
                        </wps:spPr>
                        <wps:style>
                          <a:lnRef idx="2">
                            <a:schemeClr val="dk1"/>
                          </a:lnRef>
                          <a:fillRef idx="1">
                            <a:schemeClr val="lt1"/>
                          </a:fillRef>
                          <a:effectRef idx="0">
                            <a:schemeClr val="dk1"/>
                          </a:effectRef>
                          <a:fontRef idx="minor">
                            <a:schemeClr val="dk1"/>
                          </a:fontRef>
                        </wps:style>
                        <wps:txbx>
                          <w:txbxContent>
                            <w:p w14:paraId="56899E5E" w14:textId="553A66BA" w:rsidR="00A163A9" w:rsidRDefault="00A163A9" w:rsidP="0063530A">
                              <w:pPr>
                                <w:jc w:val="center"/>
                              </w:pPr>
                              <w:r>
                                <w:t>Completed data found from 31, 566, 20,903, and 23,099 children given a response rate of 90.9%, 89.3%, and 93.6%, respectively.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wps:spPr>
                          <a:xfrm>
                            <a:off x="2583890" y="49530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Straight Arrow Connector 24"/>
                        <wps:cNvCnPr/>
                        <wps:spPr>
                          <a:xfrm>
                            <a:off x="2583890" y="1228725"/>
                            <a:ext cx="9525"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Straight Arrow Connector 25"/>
                        <wps:cNvCnPr/>
                        <wps:spPr>
                          <a:xfrm>
                            <a:off x="2571750" y="1990725"/>
                            <a:ext cx="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Straight Arrow Connector 26"/>
                        <wps:cNvCnPr/>
                        <wps:spPr>
                          <a:xfrm>
                            <a:off x="2581275" y="2819400"/>
                            <a:ext cx="9525"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Straight Arrow Connector 27"/>
                        <wps:cNvCnPr/>
                        <wps:spPr>
                          <a:xfrm>
                            <a:off x="2571750" y="374523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 name="Straight Arrow Connector 28"/>
                        <wps:cNvCnPr/>
                        <wps:spPr>
                          <a:xfrm>
                            <a:off x="2581515" y="457200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03090359" id="Group 15" o:spid="_x0000_s1026" style="position:absolute;margin-left:-.6pt;margin-top:2.4pt;width:476.4pt;height:423.6pt;z-index:251661312;mso-width-relative:margin" coordsize="56769,53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">
                <v:roundrect id="Rounded Rectangle 1" o:spid="_x0000_s1027" style="position:absolute;width:56673;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" fillcolor="white [3201]" strokecolor="black [3200]" strokeweight="1pt">
                  <v:stroke joinstyle="miter"/>
                  <v:textbox>
                    <w:txbxContent>
                      <w:p w14:paraId="5ADFB9DF" w14:textId="37E8A295" w:rsidR="00A163A9" w:rsidRDefault="00A163A9" w:rsidP="0063530A">
                        <w:pPr>
                          <w:jc w:val="center"/>
                        </w:pPr>
                        <w:r>
                          <w:t xml:space="preserve">The list of enumeration areas (EAs) </w:t>
                        </w:r>
                        <w:r w:rsidRPr="00756BE8">
                          <w:t xml:space="preserve">for the total population of Bangladesh </w:t>
                        </w:r>
                        <w:r>
                          <w:t>from Census of 2001 and 2011 and update household list within EAs in 2006, 2012, and 2018.</w:t>
                        </w:r>
                      </w:p>
                    </w:txbxContent>
                  </v:textbox>
                </v:roundrect>
                <v:roundrect id="Rounded Rectangle 2" o:spid="_x0000_s1028" style="position:absolute;top:7429;width:56578;height:47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" fillcolor="white [3201]" strokecolor="black [3200]" strokeweight="1pt">
                  <v:stroke joinstyle="miter"/>
                  <v:textbox>
                    <w:txbxContent>
                      <w:p w14:paraId="6A29010D" w14:textId="2C63E8BF" w:rsidR="00A163A9" w:rsidRDefault="00A163A9" w:rsidP="0063530A">
                        <w:pPr>
                          <w:jc w:val="center"/>
                        </w:pPr>
                        <w:r>
                          <w:t>The main Sampling strata for the two-stage sampling were urban and rural areas within districts.</w:t>
                        </w:r>
                      </w:p>
                    </w:txbxContent>
                  </v:textbox>
                </v:roundrect>
                <v:roundrect id="Rounded Rectangle 3" o:spid="_x0000_s1029" style="position:absolute;top:15144;width:56578;height:4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" fillcolor="white [3201]" strokecolor="black [3200]" strokeweight="1pt">
                  <v:stroke joinstyle="miter"/>
                  <v:textbox>
                    <w:txbxContent>
                      <w:p w14:paraId="034B8D5F" w14:textId="0FE4BD2F" w:rsidR="00A163A9" w:rsidRDefault="00A163A9" w:rsidP="0063530A">
                        <w:pPr>
                          <w:jc w:val="center"/>
                        </w:pPr>
                        <w:r>
                          <w:t>Within each enumeration area (EA), 20 households were sampled using systematic sampling.</w:t>
                        </w:r>
                      </w:p>
                    </w:txbxContent>
                  </v:textbox>
                </v:roundrect>
                <v:roundrect id="Rounded Rectangle 4" o:spid="_x0000_s1030" style="position:absolute;top:23336;width:56769;height:4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" fillcolor="white [3201]" strokecolor="black [3200]" strokeweight="1pt">
                  <v:stroke joinstyle="miter"/>
                  <v:textbox>
                    <w:txbxContent>
                      <w:p w14:paraId="061C49DA" w14:textId="09C4A225" w:rsidR="00A163A9" w:rsidRPr="00FB4B7B" w:rsidRDefault="00A163A9" w:rsidP="0063530A">
                        <w:pPr>
                          <w:jc w:val="center"/>
                        </w:pPr>
                        <w:r>
                          <w:t xml:space="preserve">68,247, </w:t>
                        </w:r>
                        <w:r w:rsidRPr="00FB4B7B">
                          <w:t>55,120</w:t>
                        </w:r>
                        <w:r>
                          <w:t xml:space="preserve">, 64,400 </w:t>
                        </w:r>
                        <w:r w:rsidRPr="00FB4B7B">
                          <w:t>households were selected from the EAs in the sample</w:t>
                        </w:r>
                        <w:r>
                          <w:t xml:space="preserve"> 2006, 2012-13, and 2019 survey years, respectively.</w:t>
                        </w:r>
                      </w:p>
                    </w:txbxContent>
                  </v:textbox>
                </v:roundrect>
                <v:roundrect id="Rounded Rectangle 5" o:spid="_x0000_s1031" style="position:absolute;top:31946;width:56673;height:55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" fillcolor="white [3201]" strokecolor="black [3200]" strokeweight="1pt">
                  <v:stroke joinstyle="miter"/>
                  <v:textbox>
                    <w:txbxContent>
                      <w:p w14:paraId="5CE62534" w14:textId="12515126" w:rsidR="00A163A9" w:rsidRDefault="00A163A9" w:rsidP="0063530A">
                        <w:pPr>
                          <w:jc w:val="center"/>
                        </w:pPr>
                        <w:r>
                          <w:t>62,463, 51,895, and 61,242 households were completely interviewed with response rate of 92.5%, 98.5%, and 99.4%, respectively.</w:t>
                        </w:r>
                      </w:p>
                    </w:txbxContent>
                  </v:textbox>
                </v:roundrect>
                <v:roundrect id="Rounded Rectangle 6" o:spid="_x0000_s1032" style="position:absolute;top:40595;width:56578;height:51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" fillcolor="white [3201]" strokecolor="black [3200]" strokeweight="1pt">
                  <v:stroke joinstyle="miter"/>
                  <v:textbox>
                    <w:txbxContent>
                      <w:p w14:paraId="7A0959CD" w14:textId="4554B8D8" w:rsidR="00A163A9" w:rsidRPr="00FB4B7B" w:rsidRDefault="00A163A9" w:rsidP="0063530A">
                        <w:pPr>
                          <w:jc w:val="center"/>
                        </w:pPr>
                        <w:r>
                          <w:t>34,710, 23,402, and 24,686 children under age five were selected in the sample from the interviewed households 2006, 2012-13, and 2019 of survey years, respectively.</w:t>
                        </w:r>
                      </w:p>
                      <w:p w14:paraId="53C70F19" w14:textId="77777777" w:rsidR="00A163A9" w:rsidRDefault="00A163A9" w:rsidP="00812BC2"/>
                    </w:txbxContent>
                  </v:textbox>
                </v:roundrect>
                <v:roundrect id="Rounded Rectangle 7" o:spid="_x0000_s1033" style="position:absolute;top:48196;width:56483;height:56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" fillcolor="white [3201]" strokecolor="black [3200]" strokeweight="1pt">
                  <v:stroke joinstyle="miter"/>
                  <v:textbox>
                    <w:txbxContent>
                      <w:p w14:paraId="56899E5E" w14:textId="553A66BA" w:rsidR="00A163A9" w:rsidRDefault="00A163A9" w:rsidP="0063530A">
                        <w:pPr>
                          <w:jc w:val="center"/>
                        </w:pPr>
                        <w:r>
                          <w:t>Completed data found from 31, 566, 20,903, and 23,099 children given a response rate of 90.9%, 89.3%, and 93.6%, respectively.</w:t>
                        </w:r>
                      </w:p>
                    </w:txbxContent>
                  </v:textbox>
                </v:roundrect>
                <v:shapetype id="_x0000_t32" coordsize="21600,21600" o:spt="32" o:oned="t" path="m,l21600,21600e" filled="f">
                  <v:path arrowok="t" fillok="f" o:connecttype="none"/>
                  <o:lock v:ext="edit" shapetype="t"/>
                </v:shapetype>
                <v:shape id="Straight Arrow Connector 23" o:spid="_x0000_s1034" type="#_x0000_t32" style="position:absolute;left:25838;top:4953;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" strokecolor="black [3200]" strokeweight=".5pt">
                  <v:stroke endarrow="block" joinstyle="miter"/>
                </v:shape>
                <v:shape id="Straight Arrow Connector 24" o:spid="_x0000_s1035" type="#_x0000_t32" style="position:absolute;left:25838;top:12287;width:96;height:2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" strokecolor="black [3200]" strokeweight=".5pt">
                  <v:stroke endarrow="block" joinstyle="miter"/>
                </v:shape>
                <v:shape id="Straight Arrow Connector 25" o:spid="_x0000_s1036" type="#_x0000_t32" style="position:absolute;left:25717;top:19907;width:0;height:3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" strokecolor="black [3200]" strokeweight=".5pt">
                  <v:stroke endarrow="block" joinstyle="miter"/>
                </v:shape>
                <v:shape id="Straight Arrow Connector 26" o:spid="_x0000_s1037" type="#_x0000_t32" style="position:absolute;left:25812;top:28194;width:96;height:3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" strokecolor="black [3200]" strokeweight=".5pt">
                  <v:stroke endarrow="block" joinstyle="miter"/>
                </v:shape>
                <v:shape id="Straight Arrow Connector 27" o:spid="_x0000_s1038" type="#_x0000_t32" style="position:absolute;left:25717;top:37452;width:0;height:3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" strokecolor="black [3200]" strokeweight=".5pt">
                  <v:stroke endarrow="block" joinstyle="miter"/>
                </v:shape>
                <v:shape id="Straight Arrow Connector 28" o:spid="_x0000_s1039" type="#_x0000_t32" style="position:absolute;left:25815;top:45720;width:0;height:2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" strokecolor="black [3200]" strokeweight=".5pt">
                  <v:stroke endarrow="block" joinstyle="miter"/>
                </v:shape>
              </v:group>
            </w:pict>
          </mc:Fallback>
        </mc:AlternateContent>
      </w:r>
      <w:commentRangeEnd w:id="403"/>
      <w:r>
        <w:rPr>
          <w:rStyle w:val="CommentReference"/>
        </w:rPr>
        <w:commentReference w:id="403"/>
      </w:r>
      <w:commentRangeEnd w:id="404"/>
      <w:r>
        <w:rPr>
          <w:rStyle w:val="CommentReference"/>
        </w:rPr>
        <w:commentReference w:id="404"/>
      </w:r>
      <w:commentRangeEnd w:id="405"/>
      <w:r w:rsidR="00C91A19">
        <w:rPr>
          <w:rStyle w:val="CommentReference"/>
        </w:rPr>
        <w:commentReference w:id="405"/>
      </w:r>
    </w:p>
    <w:p w14:paraId="3F97B6E3" w14:textId="77777777" w:rsidR="00812BC2" w:rsidRPr="00D97196" w:rsidRDefault="00812BC2" w:rsidP="0063530A">
      <w:pPr>
        <w:spacing w:line="240" w:lineRule="auto"/>
        <w:rPr>
          <w:rFonts w:ascii="Times New Roman" w:hAnsi="Times New Roman" w:cs="Times New Roman"/>
          <w:sz w:val="24"/>
          <w:szCs w:val="24"/>
        </w:rPr>
      </w:pPr>
    </w:p>
    <w:p w14:paraId="3A500572" w14:textId="77777777" w:rsidR="00812BC2" w:rsidRPr="00D97196" w:rsidRDefault="00812BC2" w:rsidP="0063530A">
      <w:pPr>
        <w:spacing w:line="240" w:lineRule="auto"/>
        <w:rPr>
          <w:rFonts w:ascii="Times New Roman" w:hAnsi="Times New Roman" w:cs="Times New Roman"/>
          <w:sz w:val="24"/>
          <w:szCs w:val="24"/>
        </w:rPr>
      </w:pPr>
    </w:p>
    <w:p w14:paraId="2AEDBE3B" w14:textId="77777777" w:rsidR="00812BC2" w:rsidRPr="00D97196" w:rsidRDefault="00812BC2" w:rsidP="0063530A">
      <w:pPr>
        <w:spacing w:line="240" w:lineRule="auto"/>
        <w:rPr>
          <w:rFonts w:ascii="Times New Roman" w:hAnsi="Times New Roman" w:cs="Times New Roman"/>
          <w:sz w:val="24"/>
          <w:szCs w:val="24"/>
        </w:rPr>
      </w:pPr>
    </w:p>
    <w:p w14:paraId="7DA7B2C6" w14:textId="77777777" w:rsidR="00812BC2" w:rsidRPr="00D97196" w:rsidRDefault="00812BC2" w:rsidP="0063530A">
      <w:pPr>
        <w:spacing w:line="240" w:lineRule="auto"/>
        <w:rPr>
          <w:rFonts w:ascii="Times New Roman" w:hAnsi="Times New Roman" w:cs="Times New Roman"/>
          <w:sz w:val="24"/>
          <w:szCs w:val="24"/>
        </w:rPr>
      </w:pPr>
    </w:p>
    <w:p w14:paraId="258251DD" w14:textId="77777777" w:rsidR="00812BC2" w:rsidRPr="00D97196" w:rsidRDefault="00812BC2" w:rsidP="0063530A">
      <w:pPr>
        <w:spacing w:line="240" w:lineRule="auto"/>
        <w:rPr>
          <w:rFonts w:ascii="Times New Roman" w:hAnsi="Times New Roman" w:cs="Times New Roman"/>
          <w:sz w:val="24"/>
          <w:szCs w:val="24"/>
        </w:rPr>
      </w:pPr>
    </w:p>
    <w:p w14:paraId="138B4F8C" w14:textId="77777777" w:rsidR="00812BC2" w:rsidRPr="00D97196" w:rsidRDefault="00812BC2" w:rsidP="0063530A">
      <w:pPr>
        <w:spacing w:line="240" w:lineRule="auto"/>
        <w:rPr>
          <w:rFonts w:ascii="Times New Roman" w:hAnsi="Times New Roman" w:cs="Times New Roman"/>
          <w:sz w:val="24"/>
          <w:szCs w:val="24"/>
        </w:rPr>
      </w:pPr>
    </w:p>
    <w:p w14:paraId="6277738A" w14:textId="77777777" w:rsidR="00812BC2" w:rsidRPr="00D97196" w:rsidRDefault="00812BC2" w:rsidP="0063530A">
      <w:pPr>
        <w:spacing w:line="240" w:lineRule="auto"/>
        <w:rPr>
          <w:rFonts w:ascii="Times New Roman" w:hAnsi="Times New Roman" w:cs="Times New Roman"/>
          <w:sz w:val="24"/>
          <w:szCs w:val="24"/>
        </w:rPr>
      </w:pPr>
    </w:p>
    <w:p w14:paraId="1B98727E" w14:textId="77777777" w:rsidR="00812BC2" w:rsidRPr="00D97196" w:rsidRDefault="00812BC2" w:rsidP="0063530A">
      <w:pPr>
        <w:spacing w:line="240" w:lineRule="auto"/>
        <w:rPr>
          <w:rFonts w:ascii="Times New Roman" w:hAnsi="Times New Roman" w:cs="Times New Roman"/>
          <w:sz w:val="24"/>
          <w:szCs w:val="24"/>
        </w:rPr>
      </w:pPr>
    </w:p>
    <w:p w14:paraId="426CFAD4" w14:textId="77777777" w:rsidR="00812BC2" w:rsidRPr="00D97196" w:rsidRDefault="00812BC2" w:rsidP="0063530A">
      <w:pPr>
        <w:spacing w:line="240" w:lineRule="auto"/>
        <w:rPr>
          <w:rFonts w:ascii="Times New Roman" w:hAnsi="Times New Roman" w:cs="Times New Roman"/>
          <w:sz w:val="24"/>
          <w:szCs w:val="24"/>
        </w:rPr>
      </w:pPr>
    </w:p>
    <w:p w14:paraId="69DF738D" w14:textId="77777777" w:rsidR="00812BC2" w:rsidRPr="00D97196" w:rsidRDefault="00812BC2" w:rsidP="0063530A">
      <w:pPr>
        <w:spacing w:line="240" w:lineRule="auto"/>
        <w:rPr>
          <w:rFonts w:ascii="Times New Roman" w:hAnsi="Times New Roman" w:cs="Times New Roman"/>
          <w:sz w:val="24"/>
          <w:szCs w:val="24"/>
        </w:rPr>
      </w:pPr>
    </w:p>
    <w:p w14:paraId="3C60CE93" w14:textId="77777777" w:rsidR="00812BC2" w:rsidRPr="00D97196" w:rsidRDefault="00812BC2" w:rsidP="0063530A">
      <w:pPr>
        <w:spacing w:line="240" w:lineRule="auto"/>
        <w:rPr>
          <w:rFonts w:ascii="Times New Roman" w:hAnsi="Times New Roman" w:cs="Times New Roman"/>
          <w:sz w:val="24"/>
          <w:szCs w:val="24"/>
        </w:rPr>
      </w:pPr>
    </w:p>
    <w:p w14:paraId="68E1BBE2" w14:textId="77777777" w:rsidR="00812BC2" w:rsidRPr="00D97196" w:rsidRDefault="00812BC2" w:rsidP="0063530A">
      <w:pPr>
        <w:spacing w:line="240" w:lineRule="auto"/>
        <w:rPr>
          <w:rFonts w:ascii="Times New Roman" w:hAnsi="Times New Roman" w:cs="Times New Roman"/>
          <w:sz w:val="24"/>
          <w:szCs w:val="24"/>
        </w:rPr>
      </w:pPr>
    </w:p>
    <w:p w14:paraId="36F1CF2E" w14:textId="77777777" w:rsidR="00812BC2" w:rsidRPr="00D97196" w:rsidRDefault="00812BC2" w:rsidP="0063530A">
      <w:pPr>
        <w:spacing w:line="240" w:lineRule="auto"/>
        <w:rPr>
          <w:rFonts w:ascii="Times New Roman" w:hAnsi="Times New Roman" w:cs="Times New Roman"/>
          <w:sz w:val="24"/>
          <w:szCs w:val="24"/>
        </w:rPr>
      </w:pPr>
    </w:p>
    <w:p w14:paraId="75A5D7C6" w14:textId="77777777" w:rsidR="00812BC2" w:rsidRPr="00D97196" w:rsidRDefault="00812BC2" w:rsidP="0063530A">
      <w:pPr>
        <w:spacing w:line="240" w:lineRule="auto"/>
        <w:rPr>
          <w:rFonts w:ascii="Times New Roman" w:hAnsi="Times New Roman" w:cs="Times New Roman"/>
          <w:sz w:val="24"/>
          <w:szCs w:val="24"/>
        </w:rPr>
      </w:pPr>
    </w:p>
    <w:p w14:paraId="3EA6BB3B" w14:textId="4492C209" w:rsidR="00CF12F8" w:rsidRDefault="00CF12F8" w:rsidP="00B24BD6">
      <w:pPr>
        <w:rPr>
          <w:rFonts w:ascii="Times New Roman" w:hAnsi="Times New Roman" w:cs="Times New Roman"/>
          <w:sz w:val="24"/>
          <w:szCs w:val="24"/>
        </w:rPr>
      </w:pPr>
    </w:p>
    <w:p w14:paraId="4D2A9A14" w14:textId="3776FE42" w:rsidR="006D2D08" w:rsidRDefault="006D2D08" w:rsidP="00B24BD6">
      <w:pPr>
        <w:rPr>
          <w:rFonts w:ascii="Times New Roman" w:hAnsi="Times New Roman" w:cs="Times New Roman"/>
          <w:sz w:val="24"/>
          <w:szCs w:val="24"/>
        </w:rPr>
      </w:pPr>
    </w:p>
    <w:p w14:paraId="6B04F0C8" w14:textId="25CC4A39" w:rsidR="006D2D08" w:rsidRDefault="006D2D08" w:rsidP="00B24BD6">
      <w:pPr>
        <w:rPr>
          <w:rFonts w:ascii="Times New Roman" w:hAnsi="Times New Roman" w:cs="Times New Roman"/>
          <w:sz w:val="24"/>
          <w:szCs w:val="24"/>
        </w:rPr>
      </w:pPr>
    </w:p>
    <w:p w14:paraId="29482D39" w14:textId="50FBA63E" w:rsidR="006D2D08" w:rsidRDefault="006D2D08" w:rsidP="00B24BD6">
      <w:pPr>
        <w:rPr>
          <w:rFonts w:ascii="Times New Roman" w:hAnsi="Times New Roman" w:cs="Times New Roman"/>
          <w:sz w:val="24"/>
          <w:szCs w:val="24"/>
        </w:rPr>
      </w:pPr>
    </w:p>
    <w:p w14:paraId="61257DC0" w14:textId="50E5400C" w:rsidR="006D2D08" w:rsidRDefault="006D2D08" w:rsidP="00B24BD6">
      <w:pPr>
        <w:rPr>
          <w:rFonts w:ascii="Times New Roman" w:hAnsi="Times New Roman" w:cs="Times New Roman"/>
          <w:sz w:val="24"/>
          <w:szCs w:val="24"/>
        </w:rPr>
      </w:pPr>
    </w:p>
    <w:p w14:paraId="6DC72AC6" w14:textId="692A9EDF" w:rsidR="006D2D08" w:rsidRPr="006D2D08" w:rsidRDefault="006D2D08" w:rsidP="0063530A">
      <w:pPr>
        <w:spacing w:line="240" w:lineRule="auto"/>
        <w:rPr>
          <w:rFonts w:ascii="Times New Roman" w:hAnsi="Times New Roman" w:cs="Times New Roman"/>
          <w:b/>
          <w:sz w:val="24"/>
          <w:szCs w:val="24"/>
        </w:rPr>
      </w:pPr>
      <w:r w:rsidRPr="00D97196">
        <w:rPr>
          <w:rFonts w:ascii="Times New Roman" w:hAnsi="Times New Roman" w:cs="Times New Roman"/>
          <w:b/>
          <w:sz w:val="24"/>
          <w:szCs w:val="24"/>
        </w:rPr>
        <w:t>Figure 1: Study population and selectin of sample for MICS 2006, 2012-13, and 2019</w:t>
      </w:r>
    </w:p>
    <w:p w14:paraId="774D9993" w14:textId="770990B0" w:rsidR="00CF12F8" w:rsidRPr="0063530A" w:rsidRDefault="00CF12F8" w:rsidP="0063530A">
      <w:pPr>
        <w:rPr>
          <w:rFonts w:ascii="Times New Roman" w:hAnsi="Times New Roman" w:cs="Times New Roman"/>
          <w:sz w:val="24"/>
          <w:szCs w:val="24"/>
        </w:rPr>
      </w:pPr>
    </w:p>
    <w:p w14:paraId="4500AC8B" w14:textId="45E82D08" w:rsidR="00CF12F8" w:rsidRPr="0063530A" w:rsidRDefault="00CF12F8" w:rsidP="0063530A">
      <w:pPr>
        <w:rPr>
          <w:rFonts w:ascii="Times New Roman" w:hAnsi="Times New Roman" w:cs="Times New Roman"/>
          <w:sz w:val="24"/>
          <w:szCs w:val="24"/>
        </w:rPr>
      </w:pPr>
    </w:p>
    <w:p w14:paraId="77147241" w14:textId="66702C76" w:rsidR="00CF12F8" w:rsidRPr="0063530A" w:rsidRDefault="00CF12F8" w:rsidP="0063530A">
      <w:pPr>
        <w:rPr>
          <w:rFonts w:ascii="Times New Roman" w:hAnsi="Times New Roman" w:cs="Times New Roman"/>
          <w:sz w:val="24"/>
          <w:szCs w:val="24"/>
        </w:rPr>
      </w:pPr>
    </w:p>
    <w:p w14:paraId="786686A7" w14:textId="1048A211" w:rsidR="00CF12F8" w:rsidRPr="0063530A" w:rsidRDefault="00CF12F8" w:rsidP="0063530A">
      <w:pPr>
        <w:rPr>
          <w:rFonts w:ascii="Times New Roman" w:hAnsi="Times New Roman" w:cs="Times New Roman"/>
          <w:sz w:val="24"/>
          <w:szCs w:val="24"/>
        </w:rPr>
      </w:pPr>
    </w:p>
    <w:p w14:paraId="4D7E2125" w14:textId="7ACA6067" w:rsidR="00CF12F8" w:rsidRPr="0063530A" w:rsidRDefault="00CF12F8" w:rsidP="0063530A">
      <w:pPr>
        <w:rPr>
          <w:rFonts w:ascii="Times New Roman" w:hAnsi="Times New Roman" w:cs="Times New Roman"/>
          <w:sz w:val="24"/>
          <w:szCs w:val="24"/>
        </w:rPr>
      </w:pPr>
    </w:p>
    <w:p w14:paraId="40E15910" w14:textId="20228837" w:rsidR="00CF12F8" w:rsidRPr="0063530A" w:rsidRDefault="00CF12F8" w:rsidP="0063530A">
      <w:pPr>
        <w:rPr>
          <w:rFonts w:ascii="Times New Roman" w:hAnsi="Times New Roman" w:cs="Times New Roman"/>
          <w:sz w:val="24"/>
          <w:szCs w:val="24"/>
        </w:rPr>
      </w:pPr>
    </w:p>
    <w:p w14:paraId="67D071CE" w14:textId="42AAE525" w:rsidR="00CF12F8" w:rsidRPr="0063530A" w:rsidRDefault="00CF12F8" w:rsidP="0063530A">
      <w:pPr>
        <w:rPr>
          <w:rFonts w:ascii="Times New Roman" w:hAnsi="Times New Roman" w:cs="Times New Roman"/>
          <w:sz w:val="24"/>
          <w:szCs w:val="24"/>
        </w:rPr>
      </w:pPr>
    </w:p>
    <w:p w14:paraId="14294066" w14:textId="77777777" w:rsidR="00CF12F8" w:rsidRDefault="00CF12F8" w:rsidP="00B24BD6">
      <w:pPr>
        <w:rPr>
          <w:rFonts w:ascii="Times New Roman" w:hAnsi="Times New Roman" w:cs="Times New Roman"/>
          <w:sz w:val="24"/>
          <w:szCs w:val="24"/>
        </w:rPr>
        <w:sectPr w:rsidR="00CF12F8">
          <w:pgSz w:w="12240" w:h="15840"/>
          <w:pgMar w:top="1440" w:right="1440" w:bottom="1440" w:left="1440" w:header="720" w:footer="720" w:gutter="0"/>
          <w:cols w:space="720"/>
          <w:docGrid w:linePitch="360"/>
        </w:sectPr>
      </w:pPr>
    </w:p>
    <w:p w14:paraId="3C1917AA" w14:textId="77777777" w:rsidR="00CF12F8" w:rsidRDefault="00CF12F8" w:rsidP="0063530A">
      <w:pPr>
        <w:spacing w:line="240" w:lineRule="auto"/>
        <w:rPr>
          <w:rFonts w:ascii="Times New Roman" w:hAnsi="Times New Roman" w:cs="Times New Roman"/>
          <w:sz w:val="24"/>
          <w:szCs w:val="24"/>
        </w:rPr>
      </w:pPr>
    </w:p>
    <w:tbl>
      <w:tblPr>
        <w:tblStyle w:val="TableGrid"/>
        <w:tblW w:w="5000" w:type="pct"/>
        <w:tblLook w:val="04A0" w:firstRow="1" w:lastRow="0" w:firstColumn="1" w:lastColumn="0" w:noHBand="0" w:noVBand="1"/>
      </w:tblPr>
      <w:tblGrid>
        <w:gridCol w:w="4336"/>
        <w:gridCol w:w="4254"/>
        <w:gridCol w:w="4360"/>
      </w:tblGrid>
      <w:tr w:rsidR="00520FCE" w14:paraId="403419F4" w14:textId="77777777" w:rsidTr="00F93A7B">
        <w:tc>
          <w:tcPr>
            <w:tcW w:w="1705" w:type="pct"/>
            <w:tcBorders>
              <w:top w:val="single" w:sz="4" w:space="0" w:color="auto"/>
              <w:left w:val="single" w:sz="4" w:space="0" w:color="auto"/>
              <w:bottom w:val="single" w:sz="4" w:space="0" w:color="auto"/>
              <w:right w:val="single" w:sz="4" w:space="0" w:color="auto"/>
            </w:tcBorders>
            <w:hideMark/>
          </w:tcPr>
          <w:p w14:paraId="29ADADA0" w14:textId="1CA07BA9" w:rsidR="00CF12F8" w:rsidRDefault="00D7254B" w:rsidP="0063530A">
            <w:pPr>
              <w:rPr>
                <w:rFonts w:ascii="Times New Roman" w:hAnsi="Times New Roman" w:cs="Times New Roman"/>
                <w:bCs/>
                <w:sz w:val="24"/>
                <w:szCs w:val="24"/>
              </w:rPr>
            </w:pPr>
            <w:r>
              <w:rPr>
                <w:noProof/>
                <w:lang w:val="en-CA" w:eastAsia="en-CA"/>
              </w:rPr>
              <w:drawing>
                <wp:inline distT="0" distB="0" distL="0" distR="0" wp14:anchorId="610FB59B" wp14:editId="72A08622">
                  <wp:extent cx="2651838" cy="19278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8376" cy="1939883"/>
                          </a:xfrm>
                          <a:prstGeom prst="rect">
                            <a:avLst/>
                          </a:prstGeom>
                          <a:noFill/>
                          <a:ln>
                            <a:noFill/>
                          </a:ln>
                        </pic:spPr>
                      </pic:pic>
                    </a:graphicData>
                  </a:graphic>
                </wp:inline>
              </w:drawing>
            </w:r>
          </w:p>
        </w:tc>
        <w:tc>
          <w:tcPr>
            <w:tcW w:w="1710" w:type="pct"/>
            <w:tcBorders>
              <w:top w:val="single" w:sz="4" w:space="0" w:color="auto"/>
              <w:left w:val="single" w:sz="4" w:space="0" w:color="auto"/>
              <w:bottom w:val="single" w:sz="4" w:space="0" w:color="auto"/>
              <w:right w:val="single" w:sz="4" w:space="0" w:color="auto"/>
            </w:tcBorders>
            <w:hideMark/>
          </w:tcPr>
          <w:p w14:paraId="06EA96F0" w14:textId="5CEB0944" w:rsidR="00CF12F8" w:rsidRDefault="00520FCE" w:rsidP="0063530A">
            <w:pPr>
              <w:rPr>
                <w:rFonts w:ascii="Times New Roman" w:hAnsi="Times New Roman" w:cs="Times New Roman"/>
                <w:bCs/>
                <w:sz w:val="24"/>
                <w:szCs w:val="24"/>
              </w:rPr>
            </w:pPr>
            <w:r>
              <w:rPr>
                <w:noProof/>
                <w:lang w:val="en-CA" w:eastAsia="en-CA"/>
              </w:rPr>
              <w:drawing>
                <wp:inline distT="0" distB="0" distL="0" distR="0" wp14:anchorId="1BEF5846" wp14:editId="4AE7467F">
                  <wp:extent cx="2598824" cy="18897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17111" cy="1903057"/>
                          </a:xfrm>
                          <a:prstGeom prst="rect">
                            <a:avLst/>
                          </a:prstGeom>
                          <a:noFill/>
                          <a:ln>
                            <a:noFill/>
                          </a:ln>
                        </pic:spPr>
                      </pic:pic>
                    </a:graphicData>
                  </a:graphic>
                </wp:inline>
              </w:drawing>
            </w:r>
          </w:p>
        </w:tc>
        <w:tc>
          <w:tcPr>
            <w:tcW w:w="1585" w:type="pct"/>
            <w:tcBorders>
              <w:top w:val="single" w:sz="4" w:space="0" w:color="auto"/>
              <w:left w:val="single" w:sz="4" w:space="0" w:color="auto"/>
              <w:bottom w:val="single" w:sz="4" w:space="0" w:color="auto"/>
              <w:right w:val="single" w:sz="4" w:space="0" w:color="auto"/>
            </w:tcBorders>
            <w:hideMark/>
          </w:tcPr>
          <w:p w14:paraId="70AD376C" w14:textId="4C6BBAE9" w:rsidR="00CF12F8" w:rsidRDefault="00687A18" w:rsidP="0063530A">
            <w:pPr>
              <w:rPr>
                <w:rFonts w:ascii="Times New Roman" w:hAnsi="Times New Roman" w:cs="Times New Roman"/>
                <w:bCs/>
                <w:sz w:val="24"/>
                <w:szCs w:val="24"/>
              </w:rPr>
            </w:pPr>
            <w:r>
              <w:rPr>
                <w:noProof/>
                <w:lang w:val="en-CA" w:eastAsia="en-CA"/>
              </w:rPr>
              <w:drawing>
                <wp:inline distT="0" distB="0" distL="0" distR="0" wp14:anchorId="5BEE65B1" wp14:editId="63C02A77">
                  <wp:extent cx="2658751" cy="192786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5536" cy="1961784"/>
                          </a:xfrm>
                          <a:prstGeom prst="rect">
                            <a:avLst/>
                          </a:prstGeom>
                          <a:noFill/>
                          <a:ln>
                            <a:noFill/>
                          </a:ln>
                        </pic:spPr>
                      </pic:pic>
                    </a:graphicData>
                  </a:graphic>
                </wp:inline>
              </w:drawing>
            </w:r>
          </w:p>
        </w:tc>
      </w:tr>
      <w:tr w:rsidR="00CF12F8" w14:paraId="22274E1C" w14:textId="77777777" w:rsidTr="00057F81">
        <w:tc>
          <w:tcPr>
            <w:tcW w:w="5000" w:type="pct"/>
            <w:gridSpan w:val="3"/>
            <w:tcBorders>
              <w:top w:val="single" w:sz="4" w:space="0" w:color="auto"/>
              <w:left w:val="single" w:sz="4" w:space="0" w:color="auto"/>
              <w:bottom w:val="single" w:sz="4" w:space="0" w:color="auto"/>
              <w:right w:val="single" w:sz="4" w:space="0" w:color="auto"/>
            </w:tcBorders>
            <w:hideMark/>
          </w:tcPr>
          <w:p w14:paraId="33B0D6A5" w14:textId="7733F7AC" w:rsidR="00CF12F8" w:rsidRDefault="00CF12F8" w:rsidP="00B24BD6">
            <w:pPr>
              <w:rPr>
                <w:rFonts w:ascii="Times New Roman" w:hAnsi="Times New Roman" w:cs="Times New Roman"/>
                <w:b/>
                <w:bCs/>
                <w:sz w:val="24"/>
                <w:szCs w:val="24"/>
              </w:rPr>
            </w:pPr>
            <w:r>
              <w:rPr>
                <w:rFonts w:ascii="Times New Roman" w:hAnsi="Times New Roman" w:cs="Times New Roman"/>
                <w:b/>
                <w:bCs/>
                <w:sz w:val="24"/>
                <w:szCs w:val="24"/>
              </w:rPr>
              <w:t>Figure 2. Sensitivity analysis of fitted final multivariable logistic regression model</w:t>
            </w:r>
          </w:p>
        </w:tc>
      </w:tr>
    </w:tbl>
    <w:p w14:paraId="3D371711" w14:textId="7BDA8091" w:rsidR="00CF12F8" w:rsidRDefault="00CF12F8">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950"/>
      </w:tblGrid>
      <w:tr w:rsidR="00521C89" w14:paraId="6563B1D9" w14:textId="77777777" w:rsidTr="00521C89">
        <w:tc>
          <w:tcPr>
            <w:tcW w:w="12950" w:type="dxa"/>
          </w:tcPr>
          <w:p w14:paraId="68D24310" w14:textId="2593D373" w:rsidR="00521C89" w:rsidRDefault="00521C89">
            <w:pPr>
              <w:rPr>
                <w:rFonts w:ascii="Times New Roman" w:hAnsi="Times New Roman" w:cs="Times New Roman"/>
                <w:sz w:val="24"/>
                <w:szCs w:val="24"/>
              </w:rPr>
            </w:pPr>
            <w:del w:id="406" w:author="Mohammad Nayeem Hasan" w:date="2023-02-16T01:39:00Z">
              <w:r w:rsidDel="000C227B">
                <w:rPr>
                  <w:noProof/>
                  <w:lang w:val="en-CA" w:eastAsia="en-CA"/>
                </w:rPr>
                <w:lastRenderedPageBreak/>
                <w:drawing>
                  <wp:inline distT="0" distB="0" distL="0" distR="0" wp14:anchorId="3DE57E37" wp14:editId="3A47D29A">
                    <wp:extent cx="8229600" cy="4114800"/>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229600" cy="4114800"/>
                            </a:xfrm>
                            <a:prstGeom prst="rect">
                              <a:avLst/>
                            </a:prstGeom>
                            <a:noFill/>
                            <a:ln>
                              <a:noFill/>
                            </a:ln>
                          </pic:spPr>
                        </pic:pic>
                      </a:graphicData>
                    </a:graphic>
                  </wp:inline>
                </w:drawing>
              </w:r>
            </w:del>
            <w:ins w:id="407" w:author="Mohammad Nayeem Hasan" w:date="2023-02-16T01:39:00Z">
              <w:r w:rsidR="000C227B">
                <w:rPr>
                  <w:noProof/>
                </w:rPr>
                <w:drawing>
                  <wp:inline distT="0" distB="0" distL="0" distR="0" wp14:anchorId="45EEB059" wp14:editId="61A8D8D8">
                    <wp:extent cx="8229600" cy="411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229600" cy="4114800"/>
                            </a:xfrm>
                            <a:prstGeom prst="rect">
                              <a:avLst/>
                            </a:prstGeom>
                            <a:noFill/>
                            <a:ln>
                              <a:noFill/>
                            </a:ln>
                          </pic:spPr>
                        </pic:pic>
                      </a:graphicData>
                    </a:graphic>
                  </wp:inline>
                </w:drawing>
              </w:r>
            </w:ins>
          </w:p>
        </w:tc>
      </w:tr>
      <w:tr w:rsidR="00521C89" w14:paraId="7EB0474D" w14:textId="77777777" w:rsidTr="00521C89">
        <w:tc>
          <w:tcPr>
            <w:tcW w:w="12950" w:type="dxa"/>
          </w:tcPr>
          <w:p w14:paraId="3CAAC765" w14:textId="194B091E" w:rsidR="00521C89" w:rsidRPr="0063530A" w:rsidRDefault="00521C89">
            <w:pPr>
              <w:rPr>
                <w:rFonts w:ascii="Times New Roman" w:hAnsi="Times New Roman" w:cs="Times New Roman"/>
                <w:b/>
                <w:bCs/>
                <w:sz w:val="20"/>
                <w:szCs w:val="20"/>
              </w:rPr>
            </w:pPr>
            <w:commentRangeStart w:id="408"/>
            <w:r w:rsidRPr="0063530A">
              <w:rPr>
                <w:rFonts w:ascii="Times New Roman" w:hAnsi="Times New Roman" w:cs="Times New Roman"/>
                <w:b/>
                <w:bCs/>
                <w:sz w:val="20"/>
                <w:szCs w:val="20"/>
              </w:rPr>
              <w:t xml:space="preserve">Figure 3. Forest plot of Adjusted Odds ratios (ORs) and 95% confidence intervals (CIs) for factors associated with the diarrhea status of children </w:t>
            </w:r>
            <w:r w:rsidRPr="0063530A">
              <w:rPr>
                <w:rFonts w:ascii="Times New Roman" w:hAnsi="Times New Roman" w:cs="Times New Roman"/>
                <w:b/>
                <w:sz w:val="20"/>
                <w:szCs w:val="20"/>
              </w:rPr>
              <w:t>(MICS 2006, 2012 and 2019)</w:t>
            </w:r>
            <w:commentRangeEnd w:id="408"/>
            <w:r w:rsidR="00D74DD4">
              <w:rPr>
                <w:rStyle w:val="CommentReference"/>
              </w:rPr>
              <w:commentReference w:id="408"/>
            </w:r>
          </w:p>
        </w:tc>
      </w:tr>
    </w:tbl>
    <w:p w14:paraId="088338DC" w14:textId="2F4552A9" w:rsidR="002D1C85" w:rsidRDefault="002D1C85" w:rsidP="0063530A">
      <w:pPr>
        <w:rPr>
          <w:rFonts w:ascii="Times New Roman" w:hAnsi="Times New Roman" w:cs="Times New Roman"/>
          <w:sz w:val="24"/>
          <w:szCs w:val="24"/>
        </w:rPr>
      </w:pPr>
    </w:p>
    <w:p w14:paraId="1180E6E7" w14:textId="77777777" w:rsidR="002D1C85" w:rsidRDefault="002D1C85">
      <w:pPr>
        <w:rPr>
          <w:rFonts w:ascii="Times New Roman" w:hAnsi="Times New Roman" w:cs="Times New Roman"/>
          <w:sz w:val="24"/>
          <w:szCs w:val="24"/>
        </w:rPr>
      </w:pPr>
      <w:r>
        <w:rPr>
          <w:rFonts w:ascii="Times New Roman" w:hAnsi="Times New Roman" w:cs="Times New Roman"/>
          <w:sz w:val="24"/>
          <w:szCs w:val="24"/>
        </w:rPr>
        <w:br w:type="page"/>
      </w:r>
    </w:p>
    <w:p w14:paraId="5AFDD3FA" w14:textId="77777777" w:rsidR="00FF397D" w:rsidRDefault="00FF397D" w:rsidP="00FF397D">
      <w:pPr>
        <w:pStyle w:val="TableTitle"/>
        <w:rPr>
          <w:sz w:val="22"/>
          <w:szCs w:val="22"/>
        </w:rPr>
        <w:sectPr w:rsidR="00FF397D" w:rsidSect="0063530A">
          <w:pgSz w:w="15840" w:h="12240" w:orient="landscape"/>
          <w:pgMar w:top="1440" w:right="1440" w:bottom="1440" w:left="1440" w:header="720" w:footer="720" w:gutter="0"/>
          <w:cols w:space="720"/>
          <w:docGrid w:linePitch="360"/>
        </w:sectPr>
      </w:pPr>
    </w:p>
    <w:p w14:paraId="502E6EF1" w14:textId="6373B1F3" w:rsidR="00FF397D" w:rsidRPr="00CE4480" w:rsidRDefault="00FF397D" w:rsidP="00FF397D">
      <w:pPr>
        <w:pStyle w:val="TableTitle"/>
        <w:rPr>
          <w:sz w:val="22"/>
          <w:szCs w:val="22"/>
        </w:rPr>
      </w:pPr>
      <w:r w:rsidRPr="00CE4480">
        <w:rPr>
          <w:sz w:val="22"/>
          <w:szCs w:val="22"/>
        </w:rPr>
        <w:lastRenderedPageBreak/>
        <w:t>STROBE Statement—</w:t>
      </w:r>
      <w:r>
        <w:rPr>
          <w:sz w:val="22"/>
          <w:szCs w:val="22"/>
        </w:rPr>
        <w:t>C</w:t>
      </w:r>
      <w:r w:rsidRPr="00CE4480">
        <w:rPr>
          <w:sz w:val="22"/>
          <w:szCs w:val="22"/>
        </w:rPr>
        <w:t xml:space="preserve">hecklist of items that should be included in reports of </w:t>
      </w:r>
      <w:r w:rsidRPr="00CE4480">
        <w:rPr>
          <w:b/>
          <w:i/>
          <w:sz w:val="22"/>
          <w:szCs w:val="22"/>
        </w:rPr>
        <w:t xml:space="preserve">cross-sectional </w:t>
      </w:r>
      <w:del w:id="409" w:author="Mohammad Nayeem Hasan" w:date="2023-02-16T01:39:00Z">
        <w:r w:rsidRPr="00CE4480" w:rsidDel="000C227B">
          <w:rPr>
            <w:b/>
            <w:i/>
            <w:sz w:val="22"/>
            <w:szCs w:val="22"/>
          </w:rPr>
          <w:delText>studies</w:delText>
        </w:r>
      </w:del>
      <w:ins w:id="410" w:author="Mohammad Nayeem Hasan" w:date="2023-02-16T01:39:00Z">
        <w:r w:rsidR="000C227B" w:rsidRPr="00CE4480">
          <w:rPr>
            <w:b/>
            <w:i/>
            <w:sz w:val="22"/>
            <w:szCs w:val="22"/>
          </w:rPr>
          <w:t>studies.</w:t>
        </w:r>
      </w:ins>
      <w:r w:rsidRPr="00CE4480">
        <w:rPr>
          <w:sz w:val="22"/>
          <w:szCs w:val="22"/>
        </w:rPr>
        <w:t xml:space="preserve"> </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00" w:firstRow="0" w:lastRow="0" w:firstColumn="0" w:lastColumn="0" w:noHBand="0" w:noVBand="0"/>
      </w:tblPr>
      <w:tblGrid>
        <w:gridCol w:w="1989"/>
        <w:gridCol w:w="616"/>
        <w:gridCol w:w="5515"/>
        <w:gridCol w:w="1194"/>
      </w:tblGrid>
      <w:tr w:rsidR="00FF397D" w:rsidRPr="006C5DA5" w14:paraId="67330795" w14:textId="77777777" w:rsidTr="00A163A9">
        <w:tc>
          <w:tcPr>
            <w:tcW w:w="0" w:type="auto"/>
            <w:shd w:val="clear" w:color="auto" w:fill="auto"/>
          </w:tcPr>
          <w:p w14:paraId="2062E41A" w14:textId="77777777" w:rsidR="00FF397D" w:rsidRPr="006C5DA5" w:rsidRDefault="00FF397D" w:rsidP="00A163A9">
            <w:pPr>
              <w:tabs>
                <w:tab w:val="left" w:pos="5400"/>
              </w:tabs>
              <w:rPr>
                <w:sz w:val="20"/>
              </w:rPr>
            </w:pPr>
            <w:bookmarkStart w:id="411" w:name="bold1" w:colFirst="1" w:colLast="1"/>
            <w:bookmarkStart w:id="412" w:name="italic1" w:colFirst="0" w:colLast="0"/>
            <w:bookmarkStart w:id="413" w:name="bold2" w:colFirst="2" w:colLast="2"/>
            <w:bookmarkStart w:id="414" w:name="italic2" w:colFirst="1" w:colLast="1"/>
            <w:bookmarkStart w:id="415" w:name="bold3" w:colFirst="3" w:colLast="3"/>
            <w:bookmarkStart w:id="416" w:name="italic3" w:colFirst="2" w:colLast="2"/>
            <w:bookmarkStart w:id="417" w:name="bold4" w:colFirst="4" w:colLast="4"/>
            <w:bookmarkStart w:id="418" w:name="italic4" w:colFirst="3" w:colLast="3"/>
            <w:bookmarkStart w:id="419" w:name="italic5" w:colFirst="4" w:colLast="4"/>
          </w:p>
        </w:tc>
        <w:tc>
          <w:tcPr>
            <w:tcW w:w="0" w:type="auto"/>
            <w:shd w:val="clear" w:color="auto" w:fill="auto"/>
          </w:tcPr>
          <w:p w14:paraId="0CD5770A" w14:textId="77777777" w:rsidR="00FF397D" w:rsidRPr="006C5DA5" w:rsidRDefault="00FF397D" w:rsidP="00A163A9">
            <w:pPr>
              <w:pStyle w:val="TableHeader"/>
              <w:tabs>
                <w:tab w:val="left" w:pos="5400"/>
              </w:tabs>
              <w:jc w:val="center"/>
              <w:rPr>
                <w:bCs/>
                <w:sz w:val="20"/>
              </w:rPr>
            </w:pPr>
            <w:r w:rsidRPr="006C5DA5">
              <w:rPr>
                <w:bCs/>
                <w:sz w:val="20"/>
              </w:rPr>
              <w:t>Item No</w:t>
            </w:r>
          </w:p>
        </w:tc>
        <w:tc>
          <w:tcPr>
            <w:tcW w:w="6358" w:type="dxa"/>
            <w:shd w:val="clear" w:color="auto" w:fill="auto"/>
          </w:tcPr>
          <w:p w14:paraId="744479F2" w14:textId="77777777" w:rsidR="00FF397D" w:rsidRPr="006C5DA5" w:rsidRDefault="00FF397D" w:rsidP="00A163A9">
            <w:pPr>
              <w:pStyle w:val="TableHeader"/>
              <w:tabs>
                <w:tab w:val="left" w:pos="5400"/>
              </w:tabs>
              <w:jc w:val="center"/>
              <w:rPr>
                <w:bCs/>
                <w:sz w:val="20"/>
              </w:rPr>
            </w:pPr>
            <w:r w:rsidRPr="006C5DA5">
              <w:rPr>
                <w:bCs/>
                <w:sz w:val="20"/>
              </w:rPr>
              <w:t>Recommendation</w:t>
            </w:r>
          </w:p>
        </w:tc>
        <w:tc>
          <w:tcPr>
            <w:tcW w:w="677" w:type="dxa"/>
            <w:shd w:val="clear" w:color="auto" w:fill="auto"/>
          </w:tcPr>
          <w:p w14:paraId="0207256A" w14:textId="77777777" w:rsidR="00FF397D" w:rsidRPr="006C5DA5" w:rsidRDefault="00FF397D" w:rsidP="00A163A9">
            <w:pPr>
              <w:pStyle w:val="TableHeader"/>
              <w:tabs>
                <w:tab w:val="left" w:pos="5400"/>
              </w:tabs>
              <w:jc w:val="center"/>
              <w:rPr>
                <w:bCs/>
                <w:sz w:val="20"/>
              </w:rPr>
            </w:pPr>
            <w:r w:rsidRPr="006C5DA5">
              <w:rPr>
                <w:bCs/>
                <w:sz w:val="20"/>
              </w:rPr>
              <w:t>Page # in manuscript</w:t>
            </w:r>
          </w:p>
        </w:tc>
      </w:tr>
      <w:tr w:rsidR="00FF397D" w:rsidRPr="006C5DA5" w14:paraId="53B8C1CD" w14:textId="77777777" w:rsidTr="00A163A9">
        <w:tc>
          <w:tcPr>
            <w:tcW w:w="0" w:type="auto"/>
            <w:vMerge w:val="restart"/>
            <w:shd w:val="clear" w:color="auto" w:fill="auto"/>
          </w:tcPr>
          <w:p w14:paraId="2BB6C230" w14:textId="77777777" w:rsidR="00FF397D" w:rsidRPr="006C5DA5" w:rsidRDefault="00FF397D" w:rsidP="00A163A9">
            <w:pPr>
              <w:tabs>
                <w:tab w:val="left" w:pos="5400"/>
              </w:tabs>
              <w:rPr>
                <w:b/>
                <w:bCs/>
                <w:sz w:val="20"/>
              </w:rPr>
            </w:pPr>
            <w:bookmarkStart w:id="420" w:name="bold5"/>
            <w:bookmarkStart w:id="421" w:name="italic6"/>
            <w:bookmarkEnd w:id="411"/>
            <w:bookmarkEnd w:id="412"/>
            <w:bookmarkEnd w:id="413"/>
            <w:bookmarkEnd w:id="414"/>
            <w:bookmarkEnd w:id="415"/>
            <w:bookmarkEnd w:id="416"/>
            <w:bookmarkEnd w:id="417"/>
            <w:bookmarkEnd w:id="418"/>
            <w:bookmarkEnd w:id="419"/>
            <w:r w:rsidRPr="006C5DA5">
              <w:rPr>
                <w:b/>
                <w:sz w:val="20"/>
              </w:rPr>
              <w:t>Title and abstract</w:t>
            </w:r>
            <w:bookmarkEnd w:id="420"/>
            <w:bookmarkEnd w:id="421"/>
          </w:p>
        </w:tc>
        <w:tc>
          <w:tcPr>
            <w:tcW w:w="0" w:type="auto"/>
            <w:vMerge w:val="restart"/>
            <w:shd w:val="clear" w:color="auto" w:fill="auto"/>
          </w:tcPr>
          <w:p w14:paraId="1D447ADD" w14:textId="77777777" w:rsidR="00FF397D" w:rsidRPr="006C5DA5" w:rsidRDefault="00FF397D" w:rsidP="00A163A9">
            <w:pPr>
              <w:tabs>
                <w:tab w:val="left" w:pos="5400"/>
              </w:tabs>
              <w:jc w:val="center"/>
              <w:rPr>
                <w:sz w:val="20"/>
              </w:rPr>
            </w:pPr>
            <w:r w:rsidRPr="006C5DA5">
              <w:rPr>
                <w:sz w:val="20"/>
              </w:rPr>
              <w:t>1</w:t>
            </w:r>
          </w:p>
        </w:tc>
        <w:tc>
          <w:tcPr>
            <w:tcW w:w="6358" w:type="dxa"/>
            <w:shd w:val="clear" w:color="auto" w:fill="auto"/>
          </w:tcPr>
          <w:p w14:paraId="672A3870" w14:textId="77777777" w:rsidR="00FF397D" w:rsidRPr="006C5DA5" w:rsidRDefault="00FF397D" w:rsidP="00A163A9">
            <w:pPr>
              <w:tabs>
                <w:tab w:val="left" w:pos="5400"/>
              </w:tabs>
              <w:rPr>
                <w:sz w:val="20"/>
              </w:rPr>
            </w:pPr>
            <w:r w:rsidRPr="006C5DA5">
              <w:rPr>
                <w:sz w:val="20"/>
              </w:rPr>
              <w:t>(</w:t>
            </w:r>
            <w:r w:rsidRPr="006C5DA5">
              <w:rPr>
                <w:i/>
                <w:sz w:val="20"/>
              </w:rPr>
              <w:t>a</w:t>
            </w:r>
            <w:r w:rsidRPr="006C5DA5">
              <w:rPr>
                <w:sz w:val="20"/>
              </w:rPr>
              <w:t>) Indicate the study’s design with a commonly used term in the title or the abstract</w:t>
            </w:r>
          </w:p>
        </w:tc>
        <w:tc>
          <w:tcPr>
            <w:tcW w:w="677" w:type="dxa"/>
            <w:shd w:val="clear" w:color="auto" w:fill="auto"/>
          </w:tcPr>
          <w:p w14:paraId="59C41DD1" w14:textId="77777777" w:rsidR="00FF397D" w:rsidRPr="006C5DA5" w:rsidRDefault="00FF397D" w:rsidP="00A163A9">
            <w:pPr>
              <w:tabs>
                <w:tab w:val="left" w:pos="5400"/>
              </w:tabs>
              <w:rPr>
                <w:sz w:val="20"/>
              </w:rPr>
            </w:pPr>
          </w:p>
        </w:tc>
      </w:tr>
      <w:tr w:rsidR="00FF397D" w:rsidRPr="006C5DA5" w14:paraId="491B2212" w14:textId="77777777" w:rsidTr="00A163A9">
        <w:tc>
          <w:tcPr>
            <w:tcW w:w="0" w:type="auto"/>
            <w:vMerge/>
            <w:shd w:val="clear" w:color="auto" w:fill="auto"/>
          </w:tcPr>
          <w:p w14:paraId="71EFBE5F" w14:textId="77777777" w:rsidR="00FF397D" w:rsidRPr="006C5DA5" w:rsidRDefault="00FF397D" w:rsidP="00A163A9">
            <w:pPr>
              <w:tabs>
                <w:tab w:val="left" w:pos="5400"/>
              </w:tabs>
              <w:rPr>
                <w:bCs/>
                <w:sz w:val="20"/>
              </w:rPr>
            </w:pPr>
            <w:bookmarkStart w:id="422" w:name="bold6" w:colFirst="0" w:colLast="0"/>
            <w:bookmarkStart w:id="423" w:name="italic7" w:colFirst="0" w:colLast="0"/>
          </w:p>
        </w:tc>
        <w:tc>
          <w:tcPr>
            <w:tcW w:w="0" w:type="auto"/>
            <w:vMerge/>
            <w:shd w:val="clear" w:color="auto" w:fill="auto"/>
          </w:tcPr>
          <w:p w14:paraId="156727BE" w14:textId="77777777" w:rsidR="00FF397D" w:rsidRPr="006C5DA5" w:rsidRDefault="00FF397D" w:rsidP="00A163A9">
            <w:pPr>
              <w:tabs>
                <w:tab w:val="left" w:pos="5400"/>
              </w:tabs>
              <w:jc w:val="center"/>
              <w:rPr>
                <w:sz w:val="20"/>
              </w:rPr>
            </w:pPr>
          </w:p>
        </w:tc>
        <w:tc>
          <w:tcPr>
            <w:tcW w:w="6358" w:type="dxa"/>
            <w:shd w:val="clear" w:color="auto" w:fill="auto"/>
          </w:tcPr>
          <w:p w14:paraId="316C66C9" w14:textId="77777777" w:rsidR="00FF397D" w:rsidRPr="006C5DA5" w:rsidRDefault="00FF397D" w:rsidP="00A163A9">
            <w:pPr>
              <w:tabs>
                <w:tab w:val="left" w:pos="5400"/>
              </w:tabs>
              <w:rPr>
                <w:sz w:val="20"/>
              </w:rPr>
            </w:pPr>
            <w:r w:rsidRPr="006C5DA5">
              <w:rPr>
                <w:sz w:val="20"/>
              </w:rPr>
              <w:t>(</w:t>
            </w:r>
            <w:r w:rsidRPr="006C5DA5">
              <w:rPr>
                <w:i/>
                <w:sz w:val="20"/>
              </w:rPr>
              <w:t>b</w:t>
            </w:r>
            <w:r w:rsidRPr="006C5DA5">
              <w:rPr>
                <w:sz w:val="20"/>
              </w:rPr>
              <w:t>) Provide in the abstract an informative and balanced summary of what was done and what was found</w:t>
            </w:r>
          </w:p>
        </w:tc>
        <w:tc>
          <w:tcPr>
            <w:tcW w:w="677" w:type="dxa"/>
            <w:shd w:val="clear" w:color="auto" w:fill="auto"/>
          </w:tcPr>
          <w:p w14:paraId="26B000CB" w14:textId="77777777" w:rsidR="00FF397D" w:rsidRPr="006C5DA5" w:rsidRDefault="00FF397D" w:rsidP="00A163A9">
            <w:pPr>
              <w:tabs>
                <w:tab w:val="left" w:pos="5400"/>
              </w:tabs>
              <w:rPr>
                <w:sz w:val="20"/>
              </w:rPr>
            </w:pPr>
          </w:p>
        </w:tc>
      </w:tr>
      <w:tr w:rsidR="00FF397D" w:rsidRPr="006C5DA5" w14:paraId="5968476B" w14:textId="77777777" w:rsidTr="00A163A9">
        <w:tc>
          <w:tcPr>
            <w:tcW w:w="9180" w:type="dxa"/>
            <w:gridSpan w:val="3"/>
            <w:shd w:val="clear" w:color="auto" w:fill="auto"/>
          </w:tcPr>
          <w:p w14:paraId="30F6DA77" w14:textId="77777777" w:rsidR="00FF397D" w:rsidRPr="006C5DA5" w:rsidRDefault="00FF397D" w:rsidP="00A163A9">
            <w:pPr>
              <w:pStyle w:val="TableSubHead"/>
              <w:tabs>
                <w:tab w:val="left" w:pos="5400"/>
              </w:tabs>
              <w:rPr>
                <w:sz w:val="20"/>
              </w:rPr>
            </w:pPr>
            <w:bookmarkStart w:id="424" w:name="bold7"/>
            <w:bookmarkStart w:id="425" w:name="italic8"/>
            <w:bookmarkEnd w:id="422"/>
            <w:bookmarkEnd w:id="423"/>
            <w:r w:rsidRPr="006C5DA5">
              <w:rPr>
                <w:sz w:val="20"/>
              </w:rPr>
              <w:t>Introduction</w:t>
            </w:r>
            <w:bookmarkEnd w:id="424"/>
            <w:bookmarkEnd w:id="425"/>
          </w:p>
        </w:tc>
        <w:tc>
          <w:tcPr>
            <w:tcW w:w="677" w:type="dxa"/>
            <w:shd w:val="clear" w:color="auto" w:fill="auto"/>
          </w:tcPr>
          <w:p w14:paraId="0927DD7A" w14:textId="77777777" w:rsidR="00FF397D" w:rsidRPr="006C5DA5" w:rsidRDefault="00FF397D" w:rsidP="00A163A9">
            <w:pPr>
              <w:pStyle w:val="TableSubHead"/>
              <w:tabs>
                <w:tab w:val="left" w:pos="5400"/>
              </w:tabs>
              <w:rPr>
                <w:sz w:val="20"/>
              </w:rPr>
            </w:pPr>
          </w:p>
        </w:tc>
      </w:tr>
      <w:tr w:rsidR="00FF397D" w:rsidRPr="006C5DA5" w14:paraId="2A0C9B97" w14:textId="77777777" w:rsidTr="00A163A9">
        <w:tc>
          <w:tcPr>
            <w:tcW w:w="0" w:type="auto"/>
            <w:shd w:val="clear" w:color="auto" w:fill="auto"/>
          </w:tcPr>
          <w:p w14:paraId="1088B342" w14:textId="77777777" w:rsidR="00FF397D" w:rsidRPr="006C5DA5" w:rsidRDefault="00FF397D" w:rsidP="00A163A9">
            <w:pPr>
              <w:tabs>
                <w:tab w:val="left" w:pos="5400"/>
              </w:tabs>
              <w:rPr>
                <w:bCs/>
                <w:sz w:val="20"/>
              </w:rPr>
            </w:pPr>
            <w:bookmarkStart w:id="426" w:name="bold8"/>
            <w:bookmarkStart w:id="427" w:name="italic9"/>
            <w:r w:rsidRPr="006C5DA5">
              <w:rPr>
                <w:bCs/>
                <w:sz w:val="20"/>
              </w:rPr>
              <w:t>Background/</w:t>
            </w:r>
            <w:bookmarkStart w:id="428" w:name="bold9"/>
            <w:bookmarkStart w:id="429" w:name="italic10"/>
            <w:bookmarkEnd w:id="426"/>
            <w:bookmarkEnd w:id="427"/>
            <w:r w:rsidRPr="006C5DA5">
              <w:rPr>
                <w:bCs/>
                <w:sz w:val="20"/>
              </w:rPr>
              <w:t>rationale</w:t>
            </w:r>
            <w:bookmarkEnd w:id="428"/>
            <w:bookmarkEnd w:id="429"/>
          </w:p>
        </w:tc>
        <w:tc>
          <w:tcPr>
            <w:tcW w:w="0" w:type="auto"/>
            <w:shd w:val="clear" w:color="auto" w:fill="auto"/>
          </w:tcPr>
          <w:p w14:paraId="6751A738" w14:textId="77777777" w:rsidR="00FF397D" w:rsidRPr="006C5DA5" w:rsidRDefault="00FF397D" w:rsidP="00A163A9">
            <w:pPr>
              <w:tabs>
                <w:tab w:val="left" w:pos="5400"/>
              </w:tabs>
              <w:jc w:val="center"/>
              <w:rPr>
                <w:sz w:val="20"/>
              </w:rPr>
            </w:pPr>
            <w:r w:rsidRPr="006C5DA5">
              <w:rPr>
                <w:sz w:val="20"/>
              </w:rPr>
              <w:t>2</w:t>
            </w:r>
          </w:p>
        </w:tc>
        <w:tc>
          <w:tcPr>
            <w:tcW w:w="6358" w:type="dxa"/>
            <w:shd w:val="clear" w:color="auto" w:fill="auto"/>
          </w:tcPr>
          <w:p w14:paraId="4288EAAE" w14:textId="77777777" w:rsidR="00FF397D" w:rsidRPr="006C5DA5" w:rsidRDefault="00FF397D" w:rsidP="00A163A9">
            <w:pPr>
              <w:tabs>
                <w:tab w:val="left" w:pos="5400"/>
              </w:tabs>
              <w:rPr>
                <w:sz w:val="20"/>
              </w:rPr>
            </w:pPr>
            <w:r w:rsidRPr="006C5DA5">
              <w:rPr>
                <w:sz w:val="20"/>
              </w:rPr>
              <w:t>Explain the scientific background and rationale for the investigation being reported</w:t>
            </w:r>
          </w:p>
        </w:tc>
        <w:tc>
          <w:tcPr>
            <w:tcW w:w="677" w:type="dxa"/>
            <w:shd w:val="clear" w:color="auto" w:fill="auto"/>
          </w:tcPr>
          <w:p w14:paraId="199FFF2A" w14:textId="77777777" w:rsidR="00FF397D" w:rsidRPr="006C5DA5" w:rsidRDefault="00FF397D" w:rsidP="00A163A9">
            <w:pPr>
              <w:tabs>
                <w:tab w:val="left" w:pos="5400"/>
              </w:tabs>
              <w:rPr>
                <w:sz w:val="20"/>
              </w:rPr>
            </w:pPr>
          </w:p>
        </w:tc>
      </w:tr>
      <w:tr w:rsidR="00FF397D" w:rsidRPr="006C5DA5" w14:paraId="0ADA51BA" w14:textId="77777777" w:rsidTr="00A163A9">
        <w:tc>
          <w:tcPr>
            <w:tcW w:w="0" w:type="auto"/>
            <w:shd w:val="clear" w:color="auto" w:fill="auto"/>
          </w:tcPr>
          <w:p w14:paraId="40B9C593" w14:textId="77777777" w:rsidR="00FF397D" w:rsidRPr="006C5DA5" w:rsidRDefault="00FF397D" w:rsidP="00A163A9">
            <w:pPr>
              <w:tabs>
                <w:tab w:val="left" w:pos="5400"/>
              </w:tabs>
              <w:rPr>
                <w:bCs/>
                <w:sz w:val="20"/>
              </w:rPr>
            </w:pPr>
            <w:bookmarkStart w:id="430" w:name="bold10" w:colFirst="0" w:colLast="0"/>
            <w:bookmarkStart w:id="431" w:name="italic11" w:colFirst="0" w:colLast="0"/>
            <w:r w:rsidRPr="006C5DA5">
              <w:rPr>
                <w:bCs/>
                <w:sz w:val="20"/>
              </w:rPr>
              <w:t>Objectives</w:t>
            </w:r>
          </w:p>
        </w:tc>
        <w:tc>
          <w:tcPr>
            <w:tcW w:w="0" w:type="auto"/>
            <w:shd w:val="clear" w:color="auto" w:fill="auto"/>
          </w:tcPr>
          <w:p w14:paraId="31DD6A73" w14:textId="77777777" w:rsidR="00FF397D" w:rsidRPr="006C5DA5" w:rsidRDefault="00FF397D" w:rsidP="00A163A9">
            <w:pPr>
              <w:tabs>
                <w:tab w:val="left" w:pos="5400"/>
              </w:tabs>
              <w:jc w:val="center"/>
              <w:rPr>
                <w:sz w:val="20"/>
              </w:rPr>
            </w:pPr>
            <w:r w:rsidRPr="006C5DA5">
              <w:rPr>
                <w:sz w:val="20"/>
              </w:rPr>
              <w:t>3</w:t>
            </w:r>
          </w:p>
        </w:tc>
        <w:tc>
          <w:tcPr>
            <w:tcW w:w="6358" w:type="dxa"/>
            <w:shd w:val="clear" w:color="auto" w:fill="auto"/>
          </w:tcPr>
          <w:p w14:paraId="164993A6" w14:textId="77777777" w:rsidR="00FF397D" w:rsidRPr="006C5DA5" w:rsidRDefault="00FF397D" w:rsidP="00A163A9">
            <w:pPr>
              <w:tabs>
                <w:tab w:val="left" w:pos="5400"/>
              </w:tabs>
              <w:rPr>
                <w:sz w:val="20"/>
              </w:rPr>
            </w:pPr>
            <w:r w:rsidRPr="006C5DA5">
              <w:rPr>
                <w:sz w:val="20"/>
              </w:rPr>
              <w:t>State specific objectives, including any prespecified hypotheses</w:t>
            </w:r>
          </w:p>
        </w:tc>
        <w:tc>
          <w:tcPr>
            <w:tcW w:w="677" w:type="dxa"/>
            <w:shd w:val="clear" w:color="auto" w:fill="auto"/>
          </w:tcPr>
          <w:p w14:paraId="1FB200ED" w14:textId="77777777" w:rsidR="00FF397D" w:rsidRPr="006C5DA5" w:rsidRDefault="00FF397D" w:rsidP="00A163A9">
            <w:pPr>
              <w:tabs>
                <w:tab w:val="left" w:pos="5400"/>
              </w:tabs>
              <w:rPr>
                <w:sz w:val="20"/>
              </w:rPr>
            </w:pPr>
          </w:p>
        </w:tc>
      </w:tr>
      <w:tr w:rsidR="00FF397D" w:rsidRPr="006C5DA5" w14:paraId="390D8063" w14:textId="77777777" w:rsidTr="00A163A9">
        <w:tc>
          <w:tcPr>
            <w:tcW w:w="9180" w:type="dxa"/>
            <w:gridSpan w:val="3"/>
            <w:shd w:val="clear" w:color="auto" w:fill="auto"/>
          </w:tcPr>
          <w:p w14:paraId="747E06F0" w14:textId="77777777" w:rsidR="00FF397D" w:rsidRPr="006C5DA5" w:rsidRDefault="00FF397D" w:rsidP="00A163A9">
            <w:pPr>
              <w:pStyle w:val="TableSubHead"/>
              <w:tabs>
                <w:tab w:val="left" w:pos="5400"/>
              </w:tabs>
              <w:rPr>
                <w:sz w:val="20"/>
              </w:rPr>
            </w:pPr>
            <w:bookmarkStart w:id="432" w:name="bold11"/>
            <w:bookmarkStart w:id="433" w:name="italic12"/>
            <w:bookmarkEnd w:id="430"/>
            <w:bookmarkEnd w:id="431"/>
            <w:r w:rsidRPr="006C5DA5">
              <w:rPr>
                <w:sz w:val="20"/>
              </w:rPr>
              <w:t>Methods</w:t>
            </w:r>
            <w:bookmarkEnd w:id="432"/>
            <w:bookmarkEnd w:id="433"/>
          </w:p>
        </w:tc>
        <w:tc>
          <w:tcPr>
            <w:tcW w:w="677" w:type="dxa"/>
            <w:shd w:val="clear" w:color="auto" w:fill="auto"/>
          </w:tcPr>
          <w:p w14:paraId="21DD1223" w14:textId="77777777" w:rsidR="00FF397D" w:rsidRPr="006C5DA5" w:rsidRDefault="00FF397D" w:rsidP="00A163A9">
            <w:pPr>
              <w:pStyle w:val="TableSubHead"/>
              <w:tabs>
                <w:tab w:val="left" w:pos="5400"/>
              </w:tabs>
              <w:rPr>
                <w:sz w:val="20"/>
              </w:rPr>
            </w:pPr>
          </w:p>
        </w:tc>
      </w:tr>
      <w:tr w:rsidR="00FF397D" w:rsidRPr="006C5DA5" w14:paraId="46B88D21" w14:textId="77777777" w:rsidTr="00A163A9">
        <w:tc>
          <w:tcPr>
            <w:tcW w:w="0" w:type="auto"/>
            <w:shd w:val="clear" w:color="auto" w:fill="auto"/>
          </w:tcPr>
          <w:p w14:paraId="56032E3B" w14:textId="77777777" w:rsidR="00FF397D" w:rsidRPr="006C5DA5" w:rsidRDefault="00FF397D" w:rsidP="00A163A9">
            <w:pPr>
              <w:tabs>
                <w:tab w:val="left" w:pos="5400"/>
              </w:tabs>
              <w:rPr>
                <w:bCs/>
                <w:sz w:val="20"/>
              </w:rPr>
            </w:pPr>
            <w:bookmarkStart w:id="434" w:name="bold12" w:colFirst="0" w:colLast="0"/>
            <w:bookmarkStart w:id="435" w:name="italic13" w:colFirst="0" w:colLast="0"/>
            <w:r w:rsidRPr="006C5DA5">
              <w:rPr>
                <w:bCs/>
                <w:sz w:val="20"/>
              </w:rPr>
              <w:t>Study design</w:t>
            </w:r>
          </w:p>
        </w:tc>
        <w:tc>
          <w:tcPr>
            <w:tcW w:w="0" w:type="auto"/>
            <w:shd w:val="clear" w:color="auto" w:fill="auto"/>
          </w:tcPr>
          <w:p w14:paraId="53116639" w14:textId="77777777" w:rsidR="00FF397D" w:rsidRPr="006C5DA5" w:rsidRDefault="00FF397D" w:rsidP="00A163A9">
            <w:pPr>
              <w:tabs>
                <w:tab w:val="left" w:pos="5400"/>
              </w:tabs>
              <w:jc w:val="center"/>
              <w:rPr>
                <w:sz w:val="20"/>
              </w:rPr>
            </w:pPr>
            <w:r w:rsidRPr="006C5DA5">
              <w:rPr>
                <w:sz w:val="20"/>
              </w:rPr>
              <w:t>4</w:t>
            </w:r>
          </w:p>
        </w:tc>
        <w:tc>
          <w:tcPr>
            <w:tcW w:w="6358" w:type="dxa"/>
            <w:shd w:val="clear" w:color="auto" w:fill="auto"/>
          </w:tcPr>
          <w:p w14:paraId="5D8B7BE9" w14:textId="77777777" w:rsidR="00FF397D" w:rsidRPr="006C5DA5" w:rsidRDefault="00FF397D" w:rsidP="00A163A9">
            <w:pPr>
              <w:tabs>
                <w:tab w:val="left" w:pos="5400"/>
              </w:tabs>
              <w:rPr>
                <w:sz w:val="20"/>
              </w:rPr>
            </w:pPr>
            <w:r w:rsidRPr="006C5DA5">
              <w:rPr>
                <w:sz w:val="20"/>
              </w:rPr>
              <w:t>Present key elements of study design early in the paper</w:t>
            </w:r>
          </w:p>
        </w:tc>
        <w:tc>
          <w:tcPr>
            <w:tcW w:w="677" w:type="dxa"/>
            <w:shd w:val="clear" w:color="auto" w:fill="auto"/>
          </w:tcPr>
          <w:p w14:paraId="4B1D865D" w14:textId="77777777" w:rsidR="00FF397D" w:rsidRPr="006C5DA5" w:rsidRDefault="00FF397D" w:rsidP="00A163A9">
            <w:pPr>
              <w:tabs>
                <w:tab w:val="left" w:pos="5400"/>
              </w:tabs>
              <w:rPr>
                <w:sz w:val="20"/>
              </w:rPr>
            </w:pPr>
          </w:p>
        </w:tc>
      </w:tr>
      <w:tr w:rsidR="00FF397D" w:rsidRPr="006C5DA5" w14:paraId="67613647" w14:textId="77777777" w:rsidTr="00A163A9">
        <w:tc>
          <w:tcPr>
            <w:tcW w:w="0" w:type="auto"/>
            <w:shd w:val="clear" w:color="auto" w:fill="auto"/>
          </w:tcPr>
          <w:p w14:paraId="310B01AE" w14:textId="77777777" w:rsidR="00FF397D" w:rsidRPr="006C5DA5" w:rsidRDefault="00FF397D" w:rsidP="00A163A9">
            <w:pPr>
              <w:tabs>
                <w:tab w:val="left" w:pos="5400"/>
              </w:tabs>
              <w:rPr>
                <w:bCs/>
                <w:sz w:val="20"/>
              </w:rPr>
            </w:pPr>
            <w:bookmarkStart w:id="436" w:name="bold13" w:colFirst="0" w:colLast="0"/>
            <w:bookmarkStart w:id="437" w:name="italic14" w:colFirst="0" w:colLast="0"/>
            <w:bookmarkEnd w:id="434"/>
            <w:bookmarkEnd w:id="435"/>
            <w:r w:rsidRPr="006C5DA5">
              <w:rPr>
                <w:bCs/>
                <w:sz w:val="20"/>
              </w:rPr>
              <w:t>Setting</w:t>
            </w:r>
          </w:p>
        </w:tc>
        <w:tc>
          <w:tcPr>
            <w:tcW w:w="0" w:type="auto"/>
            <w:shd w:val="clear" w:color="auto" w:fill="auto"/>
          </w:tcPr>
          <w:p w14:paraId="0E4C501F" w14:textId="77777777" w:rsidR="00FF397D" w:rsidRPr="006C5DA5" w:rsidRDefault="00FF397D" w:rsidP="00A163A9">
            <w:pPr>
              <w:tabs>
                <w:tab w:val="left" w:pos="5400"/>
              </w:tabs>
              <w:jc w:val="center"/>
              <w:rPr>
                <w:sz w:val="20"/>
              </w:rPr>
            </w:pPr>
            <w:r w:rsidRPr="006C5DA5">
              <w:rPr>
                <w:sz w:val="20"/>
              </w:rPr>
              <w:t>5</w:t>
            </w:r>
          </w:p>
        </w:tc>
        <w:tc>
          <w:tcPr>
            <w:tcW w:w="6358" w:type="dxa"/>
            <w:shd w:val="clear" w:color="auto" w:fill="auto"/>
          </w:tcPr>
          <w:p w14:paraId="20AA7BEC" w14:textId="77777777" w:rsidR="00FF397D" w:rsidRPr="006C5DA5" w:rsidRDefault="00FF397D" w:rsidP="00A163A9">
            <w:pPr>
              <w:tabs>
                <w:tab w:val="left" w:pos="5400"/>
              </w:tabs>
              <w:rPr>
                <w:sz w:val="20"/>
              </w:rPr>
            </w:pPr>
            <w:r w:rsidRPr="006C5DA5">
              <w:rPr>
                <w:sz w:val="20"/>
              </w:rPr>
              <w:t>Describe the setting, locations, and relevant dates, including periods of recruitment, exposure, follow-up, and data collection</w:t>
            </w:r>
          </w:p>
        </w:tc>
        <w:tc>
          <w:tcPr>
            <w:tcW w:w="677" w:type="dxa"/>
            <w:shd w:val="clear" w:color="auto" w:fill="auto"/>
          </w:tcPr>
          <w:p w14:paraId="4760CB39" w14:textId="77777777" w:rsidR="00FF397D" w:rsidRPr="006C5DA5" w:rsidRDefault="00FF397D" w:rsidP="00A163A9">
            <w:pPr>
              <w:tabs>
                <w:tab w:val="left" w:pos="5400"/>
              </w:tabs>
              <w:rPr>
                <w:sz w:val="20"/>
              </w:rPr>
            </w:pPr>
          </w:p>
        </w:tc>
      </w:tr>
      <w:bookmarkEnd w:id="436"/>
      <w:bookmarkEnd w:id="437"/>
      <w:tr w:rsidR="00FF397D" w:rsidRPr="006C5DA5" w14:paraId="516A0439" w14:textId="77777777" w:rsidTr="00A163A9">
        <w:tc>
          <w:tcPr>
            <w:tcW w:w="0" w:type="auto"/>
            <w:shd w:val="clear" w:color="auto" w:fill="auto"/>
          </w:tcPr>
          <w:p w14:paraId="176C2334" w14:textId="77777777" w:rsidR="00FF397D" w:rsidRPr="006C5DA5" w:rsidRDefault="00FF397D" w:rsidP="00A163A9">
            <w:pPr>
              <w:tabs>
                <w:tab w:val="left" w:pos="5400"/>
              </w:tabs>
              <w:rPr>
                <w:bCs/>
                <w:sz w:val="20"/>
              </w:rPr>
            </w:pPr>
            <w:r w:rsidRPr="006C5DA5">
              <w:rPr>
                <w:bCs/>
                <w:sz w:val="20"/>
              </w:rPr>
              <w:t>Participants</w:t>
            </w:r>
          </w:p>
        </w:tc>
        <w:tc>
          <w:tcPr>
            <w:tcW w:w="0" w:type="auto"/>
            <w:shd w:val="clear" w:color="auto" w:fill="auto"/>
          </w:tcPr>
          <w:p w14:paraId="2A8F3A77" w14:textId="77777777" w:rsidR="00FF397D" w:rsidRPr="006C5DA5" w:rsidRDefault="00FF397D" w:rsidP="00A163A9">
            <w:pPr>
              <w:tabs>
                <w:tab w:val="left" w:pos="5400"/>
              </w:tabs>
              <w:jc w:val="center"/>
              <w:rPr>
                <w:sz w:val="20"/>
              </w:rPr>
            </w:pPr>
            <w:r w:rsidRPr="006C5DA5">
              <w:rPr>
                <w:sz w:val="20"/>
              </w:rPr>
              <w:t>6</w:t>
            </w:r>
          </w:p>
        </w:tc>
        <w:tc>
          <w:tcPr>
            <w:tcW w:w="6358" w:type="dxa"/>
            <w:shd w:val="clear" w:color="auto" w:fill="auto"/>
          </w:tcPr>
          <w:p w14:paraId="53C2A006" w14:textId="77777777" w:rsidR="00FF397D" w:rsidRPr="006C5DA5" w:rsidRDefault="00FF397D" w:rsidP="00A163A9">
            <w:pPr>
              <w:tabs>
                <w:tab w:val="left" w:pos="5400"/>
              </w:tabs>
              <w:rPr>
                <w:sz w:val="20"/>
              </w:rPr>
            </w:pPr>
            <w:r w:rsidRPr="006C5DA5">
              <w:rPr>
                <w:sz w:val="20"/>
              </w:rPr>
              <w:t>(</w:t>
            </w:r>
            <w:r w:rsidRPr="006C5DA5">
              <w:rPr>
                <w:i/>
                <w:sz w:val="20"/>
              </w:rPr>
              <w:t>a</w:t>
            </w:r>
            <w:r w:rsidRPr="006C5DA5">
              <w:rPr>
                <w:sz w:val="20"/>
              </w:rPr>
              <w:t>) Give the eligibility criteria, and the sources and methods of selection of participants</w:t>
            </w:r>
          </w:p>
        </w:tc>
        <w:tc>
          <w:tcPr>
            <w:tcW w:w="677" w:type="dxa"/>
            <w:shd w:val="clear" w:color="auto" w:fill="auto"/>
          </w:tcPr>
          <w:p w14:paraId="6C81FA3E" w14:textId="77777777" w:rsidR="00FF397D" w:rsidRPr="006C5DA5" w:rsidRDefault="00FF397D" w:rsidP="00A163A9">
            <w:pPr>
              <w:tabs>
                <w:tab w:val="left" w:pos="5400"/>
              </w:tabs>
              <w:rPr>
                <w:sz w:val="20"/>
              </w:rPr>
            </w:pPr>
          </w:p>
        </w:tc>
      </w:tr>
      <w:tr w:rsidR="00FF397D" w:rsidRPr="006C5DA5" w14:paraId="4C0A8294" w14:textId="77777777" w:rsidTr="00A163A9">
        <w:tc>
          <w:tcPr>
            <w:tcW w:w="0" w:type="auto"/>
            <w:shd w:val="clear" w:color="auto" w:fill="auto"/>
          </w:tcPr>
          <w:p w14:paraId="6B30E788" w14:textId="77777777" w:rsidR="00FF397D" w:rsidRPr="006C5DA5" w:rsidRDefault="00FF397D" w:rsidP="00A163A9">
            <w:pPr>
              <w:tabs>
                <w:tab w:val="left" w:pos="5400"/>
              </w:tabs>
              <w:rPr>
                <w:bCs/>
                <w:sz w:val="20"/>
              </w:rPr>
            </w:pPr>
            <w:bookmarkStart w:id="438" w:name="bold16" w:colFirst="0" w:colLast="0"/>
            <w:bookmarkStart w:id="439" w:name="italic17" w:colFirst="0" w:colLast="0"/>
            <w:r w:rsidRPr="006C5DA5">
              <w:rPr>
                <w:bCs/>
                <w:sz w:val="20"/>
              </w:rPr>
              <w:t>Variables</w:t>
            </w:r>
          </w:p>
        </w:tc>
        <w:tc>
          <w:tcPr>
            <w:tcW w:w="0" w:type="auto"/>
            <w:shd w:val="clear" w:color="auto" w:fill="auto"/>
          </w:tcPr>
          <w:p w14:paraId="4E2F2AAA" w14:textId="77777777" w:rsidR="00FF397D" w:rsidRPr="006C5DA5" w:rsidRDefault="00FF397D" w:rsidP="00A163A9">
            <w:pPr>
              <w:tabs>
                <w:tab w:val="left" w:pos="5400"/>
              </w:tabs>
              <w:jc w:val="center"/>
              <w:rPr>
                <w:sz w:val="20"/>
              </w:rPr>
            </w:pPr>
            <w:r w:rsidRPr="006C5DA5">
              <w:rPr>
                <w:sz w:val="20"/>
              </w:rPr>
              <w:t>7</w:t>
            </w:r>
          </w:p>
        </w:tc>
        <w:tc>
          <w:tcPr>
            <w:tcW w:w="6358" w:type="dxa"/>
            <w:shd w:val="clear" w:color="auto" w:fill="auto"/>
          </w:tcPr>
          <w:p w14:paraId="0284A915" w14:textId="77777777" w:rsidR="00FF397D" w:rsidRPr="006C5DA5" w:rsidRDefault="00FF397D" w:rsidP="00A163A9">
            <w:pPr>
              <w:tabs>
                <w:tab w:val="left" w:pos="5400"/>
              </w:tabs>
              <w:rPr>
                <w:sz w:val="20"/>
              </w:rPr>
            </w:pPr>
            <w:r w:rsidRPr="006C5DA5">
              <w:rPr>
                <w:sz w:val="20"/>
              </w:rPr>
              <w:t>Clearly define all outcomes, exposures, predictors, potential confounders, and effect modifiers. Give diagnostic criteria, if applicable</w:t>
            </w:r>
          </w:p>
        </w:tc>
        <w:tc>
          <w:tcPr>
            <w:tcW w:w="677" w:type="dxa"/>
            <w:shd w:val="clear" w:color="auto" w:fill="auto"/>
          </w:tcPr>
          <w:p w14:paraId="36573EA1" w14:textId="77777777" w:rsidR="00FF397D" w:rsidRPr="006C5DA5" w:rsidRDefault="00FF397D" w:rsidP="00A163A9">
            <w:pPr>
              <w:tabs>
                <w:tab w:val="left" w:pos="5400"/>
              </w:tabs>
              <w:rPr>
                <w:sz w:val="20"/>
              </w:rPr>
            </w:pPr>
          </w:p>
        </w:tc>
      </w:tr>
      <w:tr w:rsidR="00FF397D" w:rsidRPr="006C5DA5" w14:paraId="7548903E" w14:textId="77777777" w:rsidTr="00A163A9">
        <w:trPr>
          <w:trHeight w:val="294"/>
        </w:trPr>
        <w:tc>
          <w:tcPr>
            <w:tcW w:w="0" w:type="auto"/>
            <w:shd w:val="clear" w:color="auto" w:fill="auto"/>
          </w:tcPr>
          <w:p w14:paraId="4A403B4F" w14:textId="77777777" w:rsidR="00FF397D" w:rsidRPr="006C5DA5" w:rsidRDefault="00FF397D" w:rsidP="00A163A9">
            <w:pPr>
              <w:tabs>
                <w:tab w:val="left" w:pos="5400"/>
              </w:tabs>
              <w:rPr>
                <w:bCs/>
                <w:sz w:val="20"/>
              </w:rPr>
            </w:pPr>
            <w:bookmarkStart w:id="440" w:name="bold17"/>
            <w:bookmarkStart w:id="441" w:name="italic18"/>
            <w:bookmarkEnd w:id="438"/>
            <w:bookmarkEnd w:id="439"/>
            <w:r w:rsidRPr="006C5DA5">
              <w:rPr>
                <w:bCs/>
                <w:sz w:val="20"/>
              </w:rPr>
              <w:t>Data sources/</w:t>
            </w:r>
            <w:bookmarkStart w:id="442" w:name="bold18"/>
            <w:bookmarkStart w:id="443" w:name="italic19"/>
            <w:bookmarkEnd w:id="440"/>
            <w:bookmarkEnd w:id="441"/>
            <w:r w:rsidRPr="006C5DA5">
              <w:rPr>
                <w:bCs/>
                <w:sz w:val="20"/>
              </w:rPr>
              <w:t xml:space="preserve"> measurement</w:t>
            </w:r>
            <w:bookmarkEnd w:id="442"/>
            <w:bookmarkEnd w:id="443"/>
          </w:p>
        </w:tc>
        <w:tc>
          <w:tcPr>
            <w:tcW w:w="0" w:type="auto"/>
            <w:shd w:val="clear" w:color="auto" w:fill="auto"/>
          </w:tcPr>
          <w:p w14:paraId="1D3033D9" w14:textId="77777777" w:rsidR="00FF397D" w:rsidRPr="006C5DA5" w:rsidRDefault="00FF397D" w:rsidP="00A163A9">
            <w:pPr>
              <w:tabs>
                <w:tab w:val="left" w:pos="5400"/>
              </w:tabs>
              <w:jc w:val="center"/>
              <w:rPr>
                <w:sz w:val="20"/>
              </w:rPr>
            </w:pPr>
            <w:r w:rsidRPr="006C5DA5">
              <w:rPr>
                <w:sz w:val="20"/>
              </w:rPr>
              <w:t>8</w:t>
            </w:r>
            <w:bookmarkStart w:id="444" w:name="bold19"/>
            <w:r w:rsidRPr="006C5DA5">
              <w:rPr>
                <w:bCs/>
                <w:sz w:val="20"/>
              </w:rPr>
              <w:t>*</w:t>
            </w:r>
            <w:bookmarkEnd w:id="444"/>
          </w:p>
        </w:tc>
        <w:tc>
          <w:tcPr>
            <w:tcW w:w="6358" w:type="dxa"/>
            <w:shd w:val="clear" w:color="auto" w:fill="auto"/>
          </w:tcPr>
          <w:p w14:paraId="5D41BFC2" w14:textId="77777777" w:rsidR="00FF397D" w:rsidRPr="006C5DA5" w:rsidRDefault="00FF397D" w:rsidP="00A163A9">
            <w:pPr>
              <w:tabs>
                <w:tab w:val="left" w:pos="5400"/>
              </w:tabs>
              <w:rPr>
                <w:sz w:val="20"/>
              </w:rPr>
            </w:pPr>
            <w:r w:rsidRPr="006C5DA5">
              <w:rPr>
                <w:i/>
                <w:sz w:val="20"/>
              </w:rPr>
              <w:t xml:space="preserve"> </w:t>
            </w:r>
            <w:r w:rsidRPr="006C5DA5">
              <w:rPr>
                <w:sz w:val="20"/>
              </w:rPr>
              <w:t>For each variable of interest, give sources of data and details of methods of assessment (measurement). Describe comparability of assessment methods if there is more than one group</w:t>
            </w:r>
          </w:p>
        </w:tc>
        <w:tc>
          <w:tcPr>
            <w:tcW w:w="677" w:type="dxa"/>
            <w:shd w:val="clear" w:color="auto" w:fill="auto"/>
          </w:tcPr>
          <w:p w14:paraId="3E664A98" w14:textId="77777777" w:rsidR="00FF397D" w:rsidRPr="006C5DA5" w:rsidRDefault="00FF397D" w:rsidP="00A163A9">
            <w:pPr>
              <w:tabs>
                <w:tab w:val="left" w:pos="5400"/>
              </w:tabs>
              <w:rPr>
                <w:i/>
                <w:sz w:val="20"/>
              </w:rPr>
            </w:pPr>
          </w:p>
        </w:tc>
      </w:tr>
      <w:tr w:rsidR="00FF397D" w:rsidRPr="006C5DA5" w14:paraId="501B57B8" w14:textId="77777777" w:rsidTr="00A163A9">
        <w:tc>
          <w:tcPr>
            <w:tcW w:w="0" w:type="auto"/>
            <w:shd w:val="clear" w:color="auto" w:fill="auto"/>
          </w:tcPr>
          <w:p w14:paraId="7BD2915B" w14:textId="77777777" w:rsidR="00FF397D" w:rsidRPr="006C5DA5" w:rsidRDefault="00FF397D" w:rsidP="00A163A9">
            <w:pPr>
              <w:tabs>
                <w:tab w:val="left" w:pos="5400"/>
              </w:tabs>
              <w:rPr>
                <w:bCs/>
                <w:color w:val="000000"/>
                <w:sz w:val="20"/>
              </w:rPr>
            </w:pPr>
            <w:bookmarkStart w:id="445" w:name="bold20" w:colFirst="0" w:colLast="0"/>
            <w:bookmarkStart w:id="446" w:name="italic20" w:colFirst="0" w:colLast="0"/>
            <w:r w:rsidRPr="006C5DA5">
              <w:rPr>
                <w:bCs/>
                <w:color w:val="000000"/>
                <w:sz w:val="20"/>
              </w:rPr>
              <w:t>Bias</w:t>
            </w:r>
          </w:p>
        </w:tc>
        <w:tc>
          <w:tcPr>
            <w:tcW w:w="0" w:type="auto"/>
            <w:shd w:val="clear" w:color="auto" w:fill="auto"/>
          </w:tcPr>
          <w:p w14:paraId="581F538E" w14:textId="77777777" w:rsidR="00FF397D" w:rsidRPr="006C5DA5" w:rsidRDefault="00FF397D" w:rsidP="00A163A9">
            <w:pPr>
              <w:tabs>
                <w:tab w:val="left" w:pos="5400"/>
              </w:tabs>
              <w:jc w:val="center"/>
              <w:rPr>
                <w:sz w:val="20"/>
              </w:rPr>
            </w:pPr>
            <w:r w:rsidRPr="006C5DA5">
              <w:rPr>
                <w:sz w:val="20"/>
              </w:rPr>
              <w:t>9</w:t>
            </w:r>
          </w:p>
        </w:tc>
        <w:tc>
          <w:tcPr>
            <w:tcW w:w="6358" w:type="dxa"/>
            <w:shd w:val="clear" w:color="auto" w:fill="auto"/>
          </w:tcPr>
          <w:p w14:paraId="44D56665" w14:textId="77777777" w:rsidR="00FF397D" w:rsidRPr="006C5DA5" w:rsidRDefault="00FF397D" w:rsidP="00A163A9">
            <w:pPr>
              <w:tabs>
                <w:tab w:val="left" w:pos="5400"/>
              </w:tabs>
              <w:rPr>
                <w:color w:val="000000"/>
                <w:sz w:val="20"/>
              </w:rPr>
            </w:pPr>
            <w:r w:rsidRPr="006C5DA5">
              <w:rPr>
                <w:color w:val="000000"/>
                <w:sz w:val="20"/>
              </w:rPr>
              <w:t>Describe any efforts to address potential sources of bias</w:t>
            </w:r>
          </w:p>
        </w:tc>
        <w:tc>
          <w:tcPr>
            <w:tcW w:w="677" w:type="dxa"/>
            <w:shd w:val="clear" w:color="auto" w:fill="auto"/>
          </w:tcPr>
          <w:p w14:paraId="49C61B8A" w14:textId="77777777" w:rsidR="00FF397D" w:rsidRPr="006C5DA5" w:rsidRDefault="00FF397D" w:rsidP="00A163A9">
            <w:pPr>
              <w:tabs>
                <w:tab w:val="left" w:pos="5400"/>
              </w:tabs>
              <w:rPr>
                <w:color w:val="000000"/>
                <w:sz w:val="20"/>
              </w:rPr>
            </w:pPr>
          </w:p>
        </w:tc>
      </w:tr>
      <w:tr w:rsidR="00FF397D" w:rsidRPr="006C5DA5" w14:paraId="44CCB254" w14:textId="77777777" w:rsidTr="00A163A9">
        <w:tc>
          <w:tcPr>
            <w:tcW w:w="0" w:type="auto"/>
            <w:shd w:val="clear" w:color="auto" w:fill="auto"/>
          </w:tcPr>
          <w:p w14:paraId="44011ED6" w14:textId="77777777" w:rsidR="00FF397D" w:rsidRPr="006C5DA5" w:rsidRDefault="00FF397D" w:rsidP="00A163A9">
            <w:pPr>
              <w:tabs>
                <w:tab w:val="left" w:pos="5400"/>
              </w:tabs>
              <w:rPr>
                <w:bCs/>
                <w:sz w:val="20"/>
              </w:rPr>
            </w:pPr>
            <w:bookmarkStart w:id="447" w:name="bold21" w:colFirst="0" w:colLast="0"/>
            <w:bookmarkStart w:id="448" w:name="italic21" w:colFirst="0" w:colLast="0"/>
            <w:bookmarkEnd w:id="445"/>
            <w:bookmarkEnd w:id="446"/>
            <w:r w:rsidRPr="006C5DA5">
              <w:rPr>
                <w:bCs/>
                <w:sz w:val="20"/>
              </w:rPr>
              <w:t>Study size</w:t>
            </w:r>
          </w:p>
        </w:tc>
        <w:tc>
          <w:tcPr>
            <w:tcW w:w="0" w:type="auto"/>
            <w:shd w:val="clear" w:color="auto" w:fill="auto"/>
          </w:tcPr>
          <w:p w14:paraId="7A08CE48" w14:textId="77777777" w:rsidR="00FF397D" w:rsidRPr="006C5DA5" w:rsidRDefault="00FF397D" w:rsidP="00A163A9">
            <w:pPr>
              <w:tabs>
                <w:tab w:val="left" w:pos="5400"/>
              </w:tabs>
              <w:jc w:val="center"/>
              <w:rPr>
                <w:sz w:val="20"/>
              </w:rPr>
            </w:pPr>
            <w:r w:rsidRPr="006C5DA5">
              <w:rPr>
                <w:sz w:val="20"/>
              </w:rPr>
              <w:t>10</w:t>
            </w:r>
          </w:p>
        </w:tc>
        <w:tc>
          <w:tcPr>
            <w:tcW w:w="6358" w:type="dxa"/>
            <w:shd w:val="clear" w:color="auto" w:fill="auto"/>
          </w:tcPr>
          <w:p w14:paraId="3EDE987E" w14:textId="77777777" w:rsidR="00FF397D" w:rsidRPr="006C5DA5" w:rsidRDefault="00FF397D" w:rsidP="00A163A9">
            <w:pPr>
              <w:tabs>
                <w:tab w:val="left" w:pos="5400"/>
              </w:tabs>
              <w:rPr>
                <w:sz w:val="20"/>
              </w:rPr>
            </w:pPr>
            <w:r w:rsidRPr="006C5DA5">
              <w:rPr>
                <w:sz w:val="20"/>
              </w:rPr>
              <w:t>Explain how the study size was arrived at</w:t>
            </w:r>
          </w:p>
        </w:tc>
        <w:tc>
          <w:tcPr>
            <w:tcW w:w="677" w:type="dxa"/>
            <w:shd w:val="clear" w:color="auto" w:fill="auto"/>
          </w:tcPr>
          <w:p w14:paraId="7C8CE8D2" w14:textId="77777777" w:rsidR="00FF397D" w:rsidRPr="006C5DA5" w:rsidRDefault="00FF397D" w:rsidP="00A163A9">
            <w:pPr>
              <w:tabs>
                <w:tab w:val="left" w:pos="5400"/>
              </w:tabs>
              <w:rPr>
                <w:sz w:val="20"/>
              </w:rPr>
            </w:pPr>
          </w:p>
        </w:tc>
      </w:tr>
      <w:tr w:rsidR="00FF397D" w:rsidRPr="006C5DA5" w14:paraId="3639CEDB" w14:textId="77777777" w:rsidTr="00A163A9">
        <w:tc>
          <w:tcPr>
            <w:tcW w:w="0" w:type="auto"/>
            <w:shd w:val="clear" w:color="auto" w:fill="auto"/>
          </w:tcPr>
          <w:p w14:paraId="7BE22C09" w14:textId="77777777" w:rsidR="00FF397D" w:rsidRPr="006C5DA5" w:rsidRDefault="00FF397D" w:rsidP="00A163A9">
            <w:pPr>
              <w:tabs>
                <w:tab w:val="left" w:pos="5400"/>
              </w:tabs>
              <w:rPr>
                <w:bCs/>
                <w:sz w:val="20"/>
              </w:rPr>
            </w:pPr>
            <w:bookmarkStart w:id="449" w:name="bold22"/>
            <w:bookmarkStart w:id="450" w:name="italic22"/>
            <w:bookmarkEnd w:id="447"/>
            <w:bookmarkEnd w:id="448"/>
            <w:r w:rsidRPr="006C5DA5">
              <w:rPr>
                <w:bCs/>
                <w:sz w:val="20"/>
              </w:rPr>
              <w:t>Quantitative</w:t>
            </w:r>
            <w:bookmarkStart w:id="451" w:name="bold23"/>
            <w:bookmarkStart w:id="452" w:name="italic23"/>
            <w:bookmarkEnd w:id="449"/>
            <w:bookmarkEnd w:id="450"/>
            <w:r w:rsidRPr="006C5DA5">
              <w:rPr>
                <w:bCs/>
                <w:sz w:val="20"/>
              </w:rPr>
              <w:t xml:space="preserve"> variables</w:t>
            </w:r>
            <w:bookmarkEnd w:id="451"/>
            <w:bookmarkEnd w:id="452"/>
          </w:p>
        </w:tc>
        <w:tc>
          <w:tcPr>
            <w:tcW w:w="0" w:type="auto"/>
            <w:shd w:val="clear" w:color="auto" w:fill="auto"/>
          </w:tcPr>
          <w:p w14:paraId="2EC04836" w14:textId="77777777" w:rsidR="00FF397D" w:rsidRPr="006C5DA5" w:rsidRDefault="00FF397D" w:rsidP="00A163A9">
            <w:pPr>
              <w:tabs>
                <w:tab w:val="left" w:pos="5400"/>
              </w:tabs>
              <w:jc w:val="center"/>
              <w:rPr>
                <w:sz w:val="20"/>
              </w:rPr>
            </w:pPr>
            <w:r w:rsidRPr="006C5DA5">
              <w:rPr>
                <w:sz w:val="20"/>
              </w:rPr>
              <w:t>11</w:t>
            </w:r>
          </w:p>
        </w:tc>
        <w:tc>
          <w:tcPr>
            <w:tcW w:w="6358" w:type="dxa"/>
            <w:shd w:val="clear" w:color="auto" w:fill="auto"/>
          </w:tcPr>
          <w:p w14:paraId="219F0BAC" w14:textId="77777777" w:rsidR="00FF397D" w:rsidRPr="006C5DA5" w:rsidRDefault="00FF397D" w:rsidP="00A163A9">
            <w:pPr>
              <w:tabs>
                <w:tab w:val="left" w:pos="5400"/>
              </w:tabs>
              <w:rPr>
                <w:sz w:val="20"/>
              </w:rPr>
            </w:pPr>
            <w:r w:rsidRPr="006C5DA5">
              <w:rPr>
                <w:sz w:val="20"/>
              </w:rPr>
              <w:t>Explain how quantitative variables were handled in the analyses. If applicable, describe which groupings were chosen and why</w:t>
            </w:r>
          </w:p>
        </w:tc>
        <w:tc>
          <w:tcPr>
            <w:tcW w:w="677" w:type="dxa"/>
            <w:shd w:val="clear" w:color="auto" w:fill="auto"/>
          </w:tcPr>
          <w:p w14:paraId="6D8F86F8" w14:textId="77777777" w:rsidR="00FF397D" w:rsidRPr="006C5DA5" w:rsidRDefault="00FF397D" w:rsidP="00A163A9">
            <w:pPr>
              <w:tabs>
                <w:tab w:val="left" w:pos="5400"/>
              </w:tabs>
              <w:rPr>
                <w:sz w:val="20"/>
              </w:rPr>
            </w:pPr>
          </w:p>
        </w:tc>
      </w:tr>
      <w:tr w:rsidR="00FF397D" w:rsidRPr="006C5DA5" w14:paraId="3FB4EC86" w14:textId="77777777" w:rsidTr="00A163A9">
        <w:tc>
          <w:tcPr>
            <w:tcW w:w="0" w:type="auto"/>
            <w:vMerge w:val="restart"/>
            <w:shd w:val="clear" w:color="auto" w:fill="auto"/>
          </w:tcPr>
          <w:p w14:paraId="62C17DA6" w14:textId="77777777" w:rsidR="00FF397D" w:rsidRPr="006C5DA5" w:rsidRDefault="00FF397D" w:rsidP="00A163A9">
            <w:pPr>
              <w:tabs>
                <w:tab w:val="left" w:pos="5400"/>
              </w:tabs>
              <w:rPr>
                <w:sz w:val="20"/>
              </w:rPr>
            </w:pPr>
            <w:bookmarkStart w:id="453" w:name="italic24"/>
            <w:r w:rsidRPr="006C5DA5">
              <w:rPr>
                <w:sz w:val="20"/>
              </w:rPr>
              <w:t>Statistical</w:t>
            </w:r>
            <w:bookmarkStart w:id="454" w:name="italic25"/>
            <w:bookmarkEnd w:id="453"/>
            <w:r w:rsidRPr="006C5DA5">
              <w:rPr>
                <w:sz w:val="20"/>
              </w:rPr>
              <w:t xml:space="preserve"> methods</w:t>
            </w:r>
            <w:bookmarkEnd w:id="454"/>
          </w:p>
        </w:tc>
        <w:tc>
          <w:tcPr>
            <w:tcW w:w="0" w:type="auto"/>
            <w:vMerge w:val="restart"/>
            <w:shd w:val="clear" w:color="auto" w:fill="auto"/>
          </w:tcPr>
          <w:p w14:paraId="33FE3E32" w14:textId="77777777" w:rsidR="00FF397D" w:rsidRPr="006C5DA5" w:rsidRDefault="00FF397D" w:rsidP="00A163A9">
            <w:pPr>
              <w:tabs>
                <w:tab w:val="left" w:pos="5400"/>
              </w:tabs>
              <w:jc w:val="center"/>
              <w:rPr>
                <w:sz w:val="20"/>
              </w:rPr>
            </w:pPr>
            <w:r w:rsidRPr="006C5DA5">
              <w:rPr>
                <w:sz w:val="20"/>
              </w:rPr>
              <w:t>12</w:t>
            </w:r>
          </w:p>
        </w:tc>
        <w:tc>
          <w:tcPr>
            <w:tcW w:w="6358" w:type="dxa"/>
            <w:shd w:val="clear" w:color="auto" w:fill="auto"/>
          </w:tcPr>
          <w:p w14:paraId="3BA4C56D" w14:textId="77777777" w:rsidR="00FF397D" w:rsidRPr="006C5DA5" w:rsidRDefault="00FF397D" w:rsidP="00A163A9">
            <w:pPr>
              <w:tabs>
                <w:tab w:val="left" w:pos="5400"/>
              </w:tabs>
              <w:rPr>
                <w:sz w:val="20"/>
              </w:rPr>
            </w:pPr>
            <w:r w:rsidRPr="006C5DA5">
              <w:rPr>
                <w:sz w:val="20"/>
              </w:rPr>
              <w:t>(</w:t>
            </w:r>
            <w:r w:rsidRPr="006C5DA5">
              <w:rPr>
                <w:i/>
                <w:sz w:val="20"/>
              </w:rPr>
              <w:t>a</w:t>
            </w:r>
            <w:r w:rsidRPr="006C5DA5">
              <w:rPr>
                <w:sz w:val="20"/>
              </w:rPr>
              <w:t>) Describe all statistical methods, including those used to control for confounding</w:t>
            </w:r>
          </w:p>
        </w:tc>
        <w:tc>
          <w:tcPr>
            <w:tcW w:w="677" w:type="dxa"/>
            <w:shd w:val="clear" w:color="auto" w:fill="auto"/>
          </w:tcPr>
          <w:p w14:paraId="3B36C874" w14:textId="77777777" w:rsidR="00FF397D" w:rsidRPr="006C5DA5" w:rsidRDefault="00FF397D" w:rsidP="00A163A9">
            <w:pPr>
              <w:tabs>
                <w:tab w:val="left" w:pos="5400"/>
              </w:tabs>
              <w:rPr>
                <w:sz w:val="20"/>
              </w:rPr>
            </w:pPr>
          </w:p>
        </w:tc>
      </w:tr>
      <w:tr w:rsidR="00FF397D" w:rsidRPr="006C5DA5" w14:paraId="1C633AB5" w14:textId="77777777" w:rsidTr="00A163A9">
        <w:tc>
          <w:tcPr>
            <w:tcW w:w="0" w:type="auto"/>
            <w:vMerge/>
            <w:shd w:val="clear" w:color="auto" w:fill="auto"/>
          </w:tcPr>
          <w:p w14:paraId="1AE2971D" w14:textId="77777777" w:rsidR="00FF397D" w:rsidRPr="006C5DA5" w:rsidRDefault="00FF397D" w:rsidP="00A163A9">
            <w:pPr>
              <w:tabs>
                <w:tab w:val="left" w:pos="5400"/>
              </w:tabs>
              <w:rPr>
                <w:bCs/>
                <w:sz w:val="20"/>
              </w:rPr>
            </w:pPr>
            <w:bookmarkStart w:id="455" w:name="bold24" w:colFirst="0" w:colLast="0"/>
            <w:bookmarkStart w:id="456" w:name="italic26" w:colFirst="0" w:colLast="0"/>
          </w:p>
        </w:tc>
        <w:tc>
          <w:tcPr>
            <w:tcW w:w="0" w:type="auto"/>
            <w:vMerge/>
            <w:shd w:val="clear" w:color="auto" w:fill="auto"/>
          </w:tcPr>
          <w:p w14:paraId="01CC037D" w14:textId="77777777" w:rsidR="00FF397D" w:rsidRPr="006C5DA5" w:rsidRDefault="00FF397D" w:rsidP="00A163A9">
            <w:pPr>
              <w:tabs>
                <w:tab w:val="left" w:pos="5400"/>
              </w:tabs>
              <w:jc w:val="center"/>
              <w:rPr>
                <w:sz w:val="20"/>
              </w:rPr>
            </w:pPr>
          </w:p>
        </w:tc>
        <w:tc>
          <w:tcPr>
            <w:tcW w:w="6358" w:type="dxa"/>
            <w:shd w:val="clear" w:color="auto" w:fill="auto"/>
          </w:tcPr>
          <w:p w14:paraId="0AAE7E9F" w14:textId="77777777" w:rsidR="00FF397D" w:rsidRPr="006C5DA5" w:rsidRDefault="00FF397D" w:rsidP="00A163A9">
            <w:pPr>
              <w:tabs>
                <w:tab w:val="left" w:pos="5400"/>
              </w:tabs>
              <w:rPr>
                <w:sz w:val="20"/>
              </w:rPr>
            </w:pPr>
            <w:r w:rsidRPr="006C5DA5">
              <w:rPr>
                <w:sz w:val="20"/>
              </w:rPr>
              <w:t>(</w:t>
            </w:r>
            <w:r w:rsidRPr="006C5DA5">
              <w:rPr>
                <w:i/>
                <w:sz w:val="20"/>
              </w:rPr>
              <w:t>b</w:t>
            </w:r>
            <w:r w:rsidRPr="006C5DA5">
              <w:rPr>
                <w:sz w:val="20"/>
              </w:rPr>
              <w:t>) Describe any methods used to examine subgroups and interactions</w:t>
            </w:r>
          </w:p>
        </w:tc>
        <w:tc>
          <w:tcPr>
            <w:tcW w:w="677" w:type="dxa"/>
            <w:shd w:val="clear" w:color="auto" w:fill="auto"/>
          </w:tcPr>
          <w:p w14:paraId="633C53AF" w14:textId="77777777" w:rsidR="00FF397D" w:rsidRPr="006C5DA5" w:rsidRDefault="00FF397D" w:rsidP="00A163A9">
            <w:pPr>
              <w:tabs>
                <w:tab w:val="left" w:pos="5400"/>
              </w:tabs>
              <w:rPr>
                <w:sz w:val="20"/>
              </w:rPr>
            </w:pPr>
          </w:p>
        </w:tc>
      </w:tr>
      <w:tr w:rsidR="00FF397D" w:rsidRPr="006C5DA5" w14:paraId="783AD3A2" w14:textId="77777777" w:rsidTr="00A163A9">
        <w:tc>
          <w:tcPr>
            <w:tcW w:w="0" w:type="auto"/>
            <w:vMerge/>
            <w:shd w:val="clear" w:color="auto" w:fill="auto"/>
          </w:tcPr>
          <w:p w14:paraId="25CFE9A7" w14:textId="77777777" w:rsidR="00FF397D" w:rsidRPr="006C5DA5" w:rsidRDefault="00FF397D" w:rsidP="00A163A9">
            <w:pPr>
              <w:tabs>
                <w:tab w:val="left" w:pos="5400"/>
              </w:tabs>
              <w:rPr>
                <w:bCs/>
                <w:sz w:val="20"/>
              </w:rPr>
            </w:pPr>
            <w:bookmarkStart w:id="457" w:name="bold25" w:colFirst="0" w:colLast="0"/>
            <w:bookmarkStart w:id="458" w:name="italic27" w:colFirst="0" w:colLast="0"/>
            <w:bookmarkEnd w:id="455"/>
            <w:bookmarkEnd w:id="456"/>
          </w:p>
        </w:tc>
        <w:tc>
          <w:tcPr>
            <w:tcW w:w="0" w:type="auto"/>
            <w:vMerge/>
            <w:shd w:val="clear" w:color="auto" w:fill="auto"/>
          </w:tcPr>
          <w:p w14:paraId="3443727A" w14:textId="77777777" w:rsidR="00FF397D" w:rsidRPr="006C5DA5" w:rsidRDefault="00FF397D" w:rsidP="00A163A9">
            <w:pPr>
              <w:tabs>
                <w:tab w:val="left" w:pos="5400"/>
              </w:tabs>
              <w:jc w:val="center"/>
              <w:rPr>
                <w:sz w:val="20"/>
              </w:rPr>
            </w:pPr>
          </w:p>
        </w:tc>
        <w:tc>
          <w:tcPr>
            <w:tcW w:w="6358" w:type="dxa"/>
            <w:shd w:val="clear" w:color="auto" w:fill="auto"/>
          </w:tcPr>
          <w:p w14:paraId="1A8B7EC0" w14:textId="77777777" w:rsidR="00FF397D" w:rsidRPr="006C5DA5" w:rsidRDefault="00FF397D" w:rsidP="00A163A9">
            <w:pPr>
              <w:tabs>
                <w:tab w:val="left" w:pos="5400"/>
              </w:tabs>
              <w:rPr>
                <w:sz w:val="20"/>
              </w:rPr>
            </w:pPr>
            <w:r w:rsidRPr="006C5DA5">
              <w:rPr>
                <w:sz w:val="20"/>
              </w:rPr>
              <w:t>(</w:t>
            </w:r>
            <w:r w:rsidRPr="006C5DA5">
              <w:rPr>
                <w:i/>
                <w:sz w:val="20"/>
              </w:rPr>
              <w:t>c</w:t>
            </w:r>
            <w:r w:rsidRPr="006C5DA5">
              <w:rPr>
                <w:sz w:val="20"/>
              </w:rPr>
              <w:t>) Explain how missing data were addressed</w:t>
            </w:r>
          </w:p>
        </w:tc>
        <w:tc>
          <w:tcPr>
            <w:tcW w:w="677" w:type="dxa"/>
            <w:shd w:val="clear" w:color="auto" w:fill="auto"/>
          </w:tcPr>
          <w:p w14:paraId="748A49B6" w14:textId="77777777" w:rsidR="00FF397D" w:rsidRPr="006C5DA5" w:rsidRDefault="00FF397D" w:rsidP="00A163A9">
            <w:pPr>
              <w:tabs>
                <w:tab w:val="left" w:pos="5400"/>
              </w:tabs>
              <w:rPr>
                <w:sz w:val="20"/>
              </w:rPr>
            </w:pPr>
          </w:p>
        </w:tc>
      </w:tr>
      <w:tr w:rsidR="00FF397D" w:rsidRPr="006C5DA5" w14:paraId="51BB6979" w14:textId="77777777" w:rsidTr="00A163A9">
        <w:tc>
          <w:tcPr>
            <w:tcW w:w="0" w:type="auto"/>
            <w:vMerge/>
            <w:shd w:val="clear" w:color="auto" w:fill="auto"/>
          </w:tcPr>
          <w:p w14:paraId="03D5EC42" w14:textId="77777777" w:rsidR="00FF397D" w:rsidRPr="006C5DA5" w:rsidRDefault="00FF397D" w:rsidP="00A163A9">
            <w:pPr>
              <w:tabs>
                <w:tab w:val="left" w:pos="5400"/>
              </w:tabs>
              <w:rPr>
                <w:bCs/>
                <w:sz w:val="20"/>
              </w:rPr>
            </w:pPr>
            <w:bookmarkStart w:id="459" w:name="bold26" w:colFirst="0" w:colLast="0"/>
            <w:bookmarkStart w:id="460" w:name="italic28" w:colFirst="0" w:colLast="0"/>
            <w:bookmarkEnd w:id="457"/>
            <w:bookmarkEnd w:id="458"/>
          </w:p>
        </w:tc>
        <w:tc>
          <w:tcPr>
            <w:tcW w:w="0" w:type="auto"/>
            <w:vMerge/>
            <w:shd w:val="clear" w:color="auto" w:fill="auto"/>
          </w:tcPr>
          <w:p w14:paraId="40D563F0" w14:textId="77777777" w:rsidR="00FF397D" w:rsidRPr="006C5DA5" w:rsidRDefault="00FF397D" w:rsidP="00A163A9">
            <w:pPr>
              <w:tabs>
                <w:tab w:val="left" w:pos="5400"/>
              </w:tabs>
              <w:jc w:val="center"/>
              <w:rPr>
                <w:sz w:val="20"/>
              </w:rPr>
            </w:pPr>
          </w:p>
        </w:tc>
        <w:tc>
          <w:tcPr>
            <w:tcW w:w="6358" w:type="dxa"/>
            <w:shd w:val="clear" w:color="auto" w:fill="auto"/>
          </w:tcPr>
          <w:p w14:paraId="5567BE5C" w14:textId="77777777" w:rsidR="00FF397D" w:rsidRPr="006C5DA5" w:rsidRDefault="00FF397D" w:rsidP="00A163A9">
            <w:pPr>
              <w:tabs>
                <w:tab w:val="left" w:pos="5400"/>
              </w:tabs>
              <w:rPr>
                <w:sz w:val="20"/>
              </w:rPr>
            </w:pPr>
            <w:r w:rsidRPr="006C5DA5">
              <w:rPr>
                <w:sz w:val="20"/>
              </w:rPr>
              <w:t>(</w:t>
            </w:r>
            <w:r w:rsidRPr="006C5DA5">
              <w:rPr>
                <w:i/>
                <w:sz w:val="20"/>
              </w:rPr>
              <w:t>d</w:t>
            </w:r>
            <w:r w:rsidRPr="006C5DA5">
              <w:rPr>
                <w:sz w:val="20"/>
              </w:rPr>
              <w:t>) If applicable, describe analytical methods taking account of sampling strategy</w:t>
            </w:r>
          </w:p>
        </w:tc>
        <w:tc>
          <w:tcPr>
            <w:tcW w:w="677" w:type="dxa"/>
            <w:shd w:val="clear" w:color="auto" w:fill="auto"/>
          </w:tcPr>
          <w:p w14:paraId="07FEB6E7" w14:textId="77777777" w:rsidR="00FF397D" w:rsidRPr="006C5DA5" w:rsidRDefault="00FF397D" w:rsidP="00A163A9">
            <w:pPr>
              <w:tabs>
                <w:tab w:val="left" w:pos="5400"/>
              </w:tabs>
              <w:rPr>
                <w:sz w:val="20"/>
              </w:rPr>
            </w:pPr>
          </w:p>
        </w:tc>
      </w:tr>
      <w:tr w:rsidR="00FF397D" w:rsidRPr="006C5DA5" w14:paraId="31CA7BC6" w14:textId="77777777" w:rsidTr="00A163A9">
        <w:tc>
          <w:tcPr>
            <w:tcW w:w="0" w:type="auto"/>
            <w:vMerge/>
            <w:shd w:val="clear" w:color="auto" w:fill="auto"/>
          </w:tcPr>
          <w:p w14:paraId="1DCA3195" w14:textId="77777777" w:rsidR="00FF397D" w:rsidRPr="006C5DA5" w:rsidRDefault="00FF397D" w:rsidP="00A163A9">
            <w:pPr>
              <w:tabs>
                <w:tab w:val="left" w:pos="5400"/>
              </w:tabs>
              <w:rPr>
                <w:bCs/>
                <w:sz w:val="20"/>
              </w:rPr>
            </w:pPr>
            <w:bookmarkStart w:id="461" w:name="bold27" w:colFirst="0" w:colLast="0"/>
            <w:bookmarkStart w:id="462" w:name="italic29" w:colFirst="0" w:colLast="0"/>
            <w:bookmarkEnd w:id="459"/>
            <w:bookmarkEnd w:id="460"/>
          </w:p>
        </w:tc>
        <w:tc>
          <w:tcPr>
            <w:tcW w:w="0" w:type="auto"/>
            <w:vMerge/>
            <w:shd w:val="clear" w:color="auto" w:fill="auto"/>
          </w:tcPr>
          <w:p w14:paraId="70DCE6CF" w14:textId="77777777" w:rsidR="00FF397D" w:rsidRPr="006C5DA5" w:rsidRDefault="00FF397D" w:rsidP="00A163A9">
            <w:pPr>
              <w:tabs>
                <w:tab w:val="left" w:pos="5400"/>
              </w:tabs>
              <w:jc w:val="center"/>
              <w:rPr>
                <w:sz w:val="20"/>
              </w:rPr>
            </w:pPr>
          </w:p>
        </w:tc>
        <w:tc>
          <w:tcPr>
            <w:tcW w:w="6358" w:type="dxa"/>
            <w:shd w:val="clear" w:color="auto" w:fill="auto"/>
          </w:tcPr>
          <w:p w14:paraId="658F908D" w14:textId="77777777" w:rsidR="00FF397D" w:rsidRPr="006C5DA5" w:rsidRDefault="00FF397D" w:rsidP="00A163A9">
            <w:pPr>
              <w:tabs>
                <w:tab w:val="left" w:pos="5400"/>
              </w:tabs>
              <w:rPr>
                <w:sz w:val="20"/>
              </w:rPr>
            </w:pPr>
            <w:r w:rsidRPr="006C5DA5">
              <w:rPr>
                <w:sz w:val="20"/>
              </w:rPr>
              <w:t>(</w:t>
            </w:r>
            <w:r w:rsidRPr="006C5DA5">
              <w:rPr>
                <w:i/>
                <w:sz w:val="20"/>
                <w:u w:val="single"/>
              </w:rPr>
              <w:t>e</w:t>
            </w:r>
            <w:r w:rsidRPr="006C5DA5">
              <w:rPr>
                <w:sz w:val="20"/>
              </w:rPr>
              <w:t>) Describe any sensitivity analyses</w:t>
            </w:r>
          </w:p>
        </w:tc>
        <w:tc>
          <w:tcPr>
            <w:tcW w:w="677" w:type="dxa"/>
            <w:shd w:val="clear" w:color="auto" w:fill="auto"/>
          </w:tcPr>
          <w:p w14:paraId="4FA96D14" w14:textId="77777777" w:rsidR="00FF397D" w:rsidRPr="006C5DA5" w:rsidRDefault="00FF397D" w:rsidP="00A163A9">
            <w:pPr>
              <w:tabs>
                <w:tab w:val="left" w:pos="5400"/>
              </w:tabs>
              <w:rPr>
                <w:sz w:val="20"/>
              </w:rPr>
            </w:pPr>
          </w:p>
        </w:tc>
      </w:tr>
      <w:tr w:rsidR="00FF397D" w:rsidRPr="006C5DA5" w14:paraId="71FBF848" w14:textId="77777777" w:rsidTr="00A163A9">
        <w:tc>
          <w:tcPr>
            <w:tcW w:w="9180" w:type="dxa"/>
            <w:gridSpan w:val="3"/>
            <w:shd w:val="clear" w:color="auto" w:fill="auto"/>
          </w:tcPr>
          <w:p w14:paraId="3FFB16CC" w14:textId="77777777" w:rsidR="00FF397D" w:rsidRPr="006C5DA5" w:rsidRDefault="00FF397D" w:rsidP="00A163A9">
            <w:pPr>
              <w:pStyle w:val="TableSubHead"/>
              <w:tabs>
                <w:tab w:val="left" w:pos="5400"/>
              </w:tabs>
              <w:rPr>
                <w:sz w:val="20"/>
              </w:rPr>
            </w:pPr>
            <w:bookmarkStart w:id="463" w:name="bold28"/>
            <w:bookmarkStart w:id="464" w:name="italic30"/>
            <w:bookmarkEnd w:id="461"/>
            <w:bookmarkEnd w:id="462"/>
            <w:r w:rsidRPr="006C5DA5">
              <w:rPr>
                <w:sz w:val="20"/>
              </w:rPr>
              <w:t>Results</w:t>
            </w:r>
            <w:bookmarkEnd w:id="463"/>
            <w:bookmarkEnd w:id="464"/>
          </w:p>
        </w:tc>
        <w:tc>
          <w:tcPr>
            <w:tcW w:w="677" w:type="dxa"/>
            <w:shd w:val="clear" w:color="auto" w:fill="auto"/>
          </w:tcPr>
          <w:p w14:paraId="1EA66EF9" w14:textId="77777777" w:rsidR="00FF397D" w:rsidRPr="006C5DA5" w:rsidRDefault="00FF397D" w:rsidP="00A163A9">
            <w:pPr>
              <w:pStyle w:val="TableSubHead"/>
              <w:tabs>
                <w:tab w:val="left" w:pos="5400"/>
              </w:tabs>
              <w:rPr>
                <w:sz w:val="20"/>
              </w:rPr>
            </w:pPr>
          </w:p>
        </w:tc>
      </w:tr>
      <w:tr w:rsidR="00FF397D" w:rsidRPr="006C5DA5" w14:paraId="45D61B53" w14:textId="77777777" w:rsidTr="00A163A9">
        <w:tc>
          <w:tcPr>
            <w:tcW w:w="0" w:type="auto"/>
            <w:vMerge w:val="restart"/>
            <w:shd w:val="clear" w:color="auto" w:fill="auto"/>
          </w:tcPr>
          <w:p w14:paraId="6A70DA57" w14:textId="77777777" w:rsidR="00FF397D" w:rsidRPr="006C5DA5" w:rsidRDefault="00FF397D" w:rsidP="00A163A9">
            <w:pPr>
              <w:tabs>
                <w:tab w:val="left" w:pos="5400"/>
              </w:tabs>
              <w:rPr>
                <w:bCs/>
                <w:sz w:val="20"/>
              </w:rPr>
            </w:pPr>
            <w:bookmarkStart w:id="465" w:name="bold29"/>
            <w:bookmarkStart w:id="466" w:name="italic31"/>
            <w:r w:rsidRPr="006C5DA5">
              <w:rPr>
                <w:bCs/>
                <w:sz w:val="20"/>
              </w:rPr>
              <w:lastRenderedPageBreak/>
              <w:t>Participants</w:t>
            </w:r>
            <w:bookmarkEnd w:id="465"/>
            <w:bookmarkEnd w:id="466"/>
          </w:p>
        </w:tc>
        <w:tc>
          <w:tcPr>
            <w:tcW w:w="0" w:type="auto"/>
            <w:vMerge w:val="restart"/>
            <w:shd w:val="clear" w:color="auto" w:fill="auto"/>
          </w:tcPr>
          <w:p w14:paraId="067522EF" w14:textId="77777777" w:rsidR="00FF397D" w:rsidRPr="006C5DA5" w:rsidRDefault="00FF397D" w:rsidP="00A163A9">
            <w:pPr>
              <w:tabs>
                <w:tab w:val="left" w:pos="5400"/>
              </w:tabs>
              <w:jc w:val="center"/>
              <w:rPr>
                <w:sz w:val="20"/>
              </w:rPr>
            </w:pPr>
            <w:r w:rsidRPr="006C5DA5">
              <w:rPr>
                <w:sz w:val="20"/>
              </w:rPr>
              <w:t>13</w:t>
            </w:r>
            <w:bookmarkStart w:id="467" w:name="bold30"/>
            <w:r w:rsidRPr="006C5DA5">
              <w:rPr>
                <w:bCs/>
                <w:sz w:val="20"/>
              </w:rPr>
              <w:t>*</w:t>
            </w:r>
            <w:bookmarkEnd w:id="467"/>
          </w:p>
        </w:tc>
        <w:tc>
          <w:tcPr>
            <w:tcW w:w="6358" w:type="dxa"/>
            <w:shd w:val="clear" w:color="auto" w:fill="auto"/>
          </w:tcPr>
          <w:p w14:paraId="56C9F0CE" w14:textId="77777777" w:rsidR="00FF397D" w:rsidRPr="006C5DA5" w:rsidRDefault="00FF397D" w:rsidP="00A163A9">
            <w:pPr>
              <w:tabs>
                <w:tab w:val="left" w:pos="5400"/>
              </w:tabs>
              <w:rPr>
                <w:sz w:val="20"/>
              </w:rPr>
            </w:pPr>
            <w:r w:rsidRPr="006C5DA5">
              <w:rPr>
                <w:sz w:val="20"/>
              </w:rPr>
              <w:t>(a) Report numbers of individuals at each stage of study—</w:t>
            </w:r>
            <w:proofErr w:type="spellStart"/>
            <w:proofErr w:type="gramStart"/>
            <w:r w:rsidRPr="006C5DA5">
              <w:rPr>
                <w:sz w:val="20"/>
              </w:rPr>
              <w:t>eg</w:t>
            </w:r>
            <w:proofErr w:type="spellEnd"/>
            <w:proofErr w:type="gramEnd"/>
            <w:r w:rsidRPr="006C5DA5">
              <w:rPr>
                <w:sz w:val="20"/>
              </w:rPr>
              <w:t xml:space="preserve"> numbers potentially eligible, examined for eligibility, confirmed eligible, included in the study, completing follow-up, and </w:t>
            </w:r>
            <w:proofErr w:type="spellStart"/>
            <w:r w:rsidRPr="006C5DA5">
              <w:rPr>
                <w:sz w:val="20"/>
              </w:rPr>
              <w:t>analysed</w:t>
            </w:r>
            <w:proofErr w:type="spellEnd"/>
          </w:p>
        </w:tc>
        <w:tc>
          <w:tcPr>
            <w:tcW w:w="677" w:type="dxa"/>
            <w:shd w:val="clear" w:color="auto" w:fill="auto"/>
          </w:tcPr>
          <w:p w14:paraId="1C2801B4" w14:textId="77777777" w:rsidR="00FF397D" w:rsidRPr="006C5DA5" w:rsidRDefault="00FF397D" w:rsidP="00A163A9">
            <w:pPr>
              <w:tabs>
                <w:tab w:val="left" w:pos="5400"/>
              </w:tabs>
              <w:rPr>
                <w:sz w:val="20"/>
              </w:rPr>
            </w:pPr>
          </w:p>
        </w:tc>
      </w:tr>
      <w:tr w:rsidR="00FF397D" w:rsidRPr="006C5DA5" w14:paraId="2BB904BB" w14:textId="77777777" w:rsidTr="00A163A9">
        <w:tc>
          <w:tcPr>
            <w:tcW w:w="0" w:type="auto"/>
            <w:vMerge/>
            <w:shd w:val="clear" w:color="auto" w:fill="auto"/>
          </w:tcPr>
          <w:p w14:paraId="41E31D30" w14:textId="77777777" w:rsidR="00FF397D" w:rsidRPr="006C5DA5" w:rsidRDefault="00FF397D" w:rsidP="00A163A9">
            <w:pPr>
              <w:tabs>
                <w:tab w:val="left" w:pos="5400"/>
              </w:tabs>
              <w:rPr>
                <w:bCs/>
                <w:sz w:val="20"/>
              </w:rPr>
            </w:pPr>
            <w:bookmarkStart w:id="468" w:name="bold31" w:colFirst="0" w:colLast="0"/>
            <w:bookmarkStart w:id="469" w:name="italic32" w:colFirst="0" w:colLast="0"/>
          </w:p>
        </w:tc>
        <w:tc>
          <w:tcPr>
            <w:tcW w:w="0" w:type="auto"/>
            <w:vMerge/>
            <w:shd w:val="clear" w:color="auto" w:fill="auto"/>
          </w:tcPr>
          <w:p w14:paraId="40E392B4" w14:textId="77777777" w:rsidR="00FF397D" w:rsidRPr="006C5DA5" w:rsidRDefault="00FF397D" w:rsidP="00A163A9">
            <w:pPr>
              <w:tabs>
                <w:tab w:val="left" w:pos="5400"/>
              </w:tabs>
              <w:jc w:val="center"/>
              <w:rPr>
                <w:sz w:val="20"/>
              </w:rPr>
            </w:pPr>
          </w:p>
        </w:tc>
        <w:tc>
          <w:tcPr>
            <w:tcW w:w="6358" w:type="dxa"/>
            <w:shd w:val="clear" w:color="auto" w:fill="auto"/>
          </w:tcPr>
          <w:p w14:paraId="757FDC2D" w14:textId="77777777" w:rsidR="00FF397D" w:rsidRPr="006C5DA5" w:rsidRDefault="00FF397D" w:rsidP="00A163A9">
            <w:pPr>
              <w:tabs>
                <w:tab w:val="left" w:pos="5400"/>
              </w:tabs>
              <w:rPr>
                <w:sz w:val="20"/>
              </w:rPr>
            </w:pPr>
            <w:r w:rsidRPr="006C5DA5">
              <w:rPr>
                <w:sz w:val="20"/>
              </w:rPr>
              <w:t>(b) Give reasons for non-participation at each stage</w:t>
            </w:r>
          </w:p>
        </w:tc>
        <w:tc>
          <w:tcPr>
            <w:tcW w:w="677" w:type="dxa"/>
            <w:shd w:val="clear" w:color="auto" w:fill="auto"/>
          </w:tcPr>
          <w:p w14:paraId="452EB3EA" w14:textId="77777777" w:rsidR="00FF397D" w:rsidRPr="006C5DA5" w:rsidRDefault="00FF397D" w:rsidP="00A163A9">
            <w:pPr>
              <w:tabs>
                <w:tab w:val="left" w:pos="5400"/>
              </w:tabs>
              <w:rPr>
                <w:sz w:val="20"/>
              </w:rPr>
            </w:pPr>
          </w:p>
        </w:tc>
      </w:tr>
      <w:tr w:rsidR="00FF397D" w:rsidRPr="006C5DA5" w14:paraId="56A05D28" w14:textId="77777777" w:rsidTr="00A163A9">
        <w:tc>
          <w:tcPr>
            <w:tcW w:w="0" w:type="auto"/>
            <w:vMerge/>
            <w:shd w:val="clear" w:color="auto" w:fill="auto"/>
          </w:tcPr>
          <w:p w14:paraId="73F742E9" w14:textId="77777777" w:rsidR="00FF397D" w:rsidRPr="006C5DA5" w:rsidRDefault="00FF397D" w:rsidP="00A163A9">
            <w:pPr>
              <w:tabs>
                <w:tab w:val="left" w:pos="5400"/>
              </w:tabs>
              <w:rPr>
                <w:bCs/>
                <w:sz w:val="20"/>
              </w:rPr>
            </w:pPr>
            <w:bookmarkStart w:id="470" w:name="bold32" w:colFirst="0" w:colLast="0"/>
            <w:bookmarkStart w:id="471" w:name="italic33" w:colFirst="0" w:colLast="0"/>
            <w:bookmarkEnd w:id="468"/>
            <w:bookmarkEnd w:id="469"/>
          </w:p>
        </w:tc>
        <w:tc>
          <w:tcPr>
            <w:tcW w:w="0" w:type="auto"/>
            <w:vMerge/>
            <w:shd w:val="clear" w:color="auto" w:fill="auto"/>
          </w:tcPr>
          <w:p w14:paraId="6FCEE1B2" w14:textId="77777777" w:rsidR="00FF397D" w:rsidRPr="006C5DA5" w:rsidRDefault="00FF397D" w:rsidP="00A163A9">
            <w:pPr>
              <w:tabs>
                <w:tab w:val="left" w:pos="5400"/>
              </w:tabs>
              <w:jc w:val="center"/>
              <w:rPr>
                <w:sz w:val="20"/>
              </w:rPr>
            </w:pPr>
          </w:p>
        </w:tc>
        <w:tc>
          <w:tcPr>
            <w:tcW w:w="6358" w:type="dxa"/>
            <w:shd w:val="clear" w:color="auto" w:fill="auto"/>
          </w:tcPr>
          <w:p w14:paraId="6EB57002" w14:textId="77777777" w:rsidR="00FF397D" w:rsidRPr="006C5DA5" w:rsidRDefault="00FF397D" w:rsidP="00A163A9">
            <w:pPr>
              <w:tabs>
                <w:tab w:val="left" w:pos="5400"/>
              </w:tabs>
              <w:rPr>
                <w:sz w:val="20"/>
              </w:rPr>
            </w:pPr>
            <w:bookmarkStart w:id="472" w:name="OLE_LINK4"/>
            <w:r w:rsidRPr="006C5DA5">
              <w:rPr>
                <w:sz w:val="20"/>
              </w:rPr>
              <w:t>(c) Consider use of a flow diagram</w:t>
            </w:r>
            <w:bookmarkEnd w:id="472"/>
          </w:p>
        </w:tc>
        <w:tc>
          <w:tcPr>
            <w:tcW w:w="677" w:type="dxa"/>
            <w:shd w:val="clear" w:color="auto" w:fill="auto"/>
          </w:tcPr>
          <w:p w14:paraId="4196F0CA" w14:textId="77777777" w:rsidR="00FF397D" w:rsidRPr="006C5DA5" w:rsidRDefault="00FF397D" w:rsidP="00A163A9">
            <w:pPr>
              <w:tabs>
                <w:tab w:val="left" w:pos="5400"/>
              </w:tabs>
              <w:rPr>
                <w:sz w:val="20"/>
              </w:rPr>
            </w:pPr>
          </w:p>
        </w:tc>
      </w:tr>
      <w:tr w:rsidR="00FF397D" w:rsidRPr="006C5DA5" w14:paraId="35FDC560" w14:textId="77777777" w:rsidTr="00A163A9">
        <w:tc>
          <w:tcPr>
            <w:tcW w:w="0" w:type="auto"/>
            <w:vMerge w:val="restart"/>
            <w:shd w:val="clear" w:color="auto" w:fill="auto"/>
          </w:tcPr>
          <w:p w14:paraId="6122B753" w14:textId="77777777" w:rsidR="00FF397D" w:rsidRPr="006C5DA5" w:rsidRDefault="00FF397D" w:rsidP="00A163A9">
            <w:pPr>
              <w:tabs>
                <w:tab w:val="left" w:pos="5400"/>
              </w:tabs>
              <w:rPr>
                <w:bCs/>
                <w:sz w:val="20"/>
              </w:rPr>
            </w:pPr>
            <w:bookmarkStart w:id="473" w:name="bold33"/>
            <w:bookmarkStart w:id="474" w:name="italic34"/>
            <w:bookmarkEnd w:id="470"/>
            <w:bookmarkEnd w:id="471"/>
            <w:r w:rsidRPr="006C5DA5">
              <w:rPr>
                <w:bCs/>
                <w:sz w:val="20"/>
              </w:rPr>
              <w:t xml:space="preserve">Descriptive </w:t>
            </w:r>
            <w:bookmarkStart w:id="475" w:name="bold34"/>
            <w:bookmarkStart w:id="476" w:name="italic35"/>
            <w:bookmarkEnd w:id="473"/>
            <w:bookmarkEnd w:id="474"/>
            <w:r w:rsidRPr="006C5DA5">
              <w:rPr>
                <w:bCs/>
                <w:sz w:val="20"/>
              </w:rPr>
              <w:t>data</w:t>
            </w:r>
            <w:bookmarkEnd w:id="475"/>
            <w:bookmarkEnd w:id="476"/>
          </w:p>
        </w:tc>
        <w:tc>
          <w:tcPr>
            <w:tcW w:w="0" w:type="auto"/>
            <w:vMerge w:val="restart"/>
            <w:shd w:val="clear" w:color="auto" w:fill="auto"/>
          </w:tcPr>
          <w:p w14:paraId="0BDFC54B" w14:textId="77777777" w:rsidR="00FF397D" w:rsidRPr="006C5DA5" w:rsidRDefault="00FF397D" w:rsidP="00A163A9">
            <w:pPr>
              <w:tabs>
                <w:tab w:val="left" w:pos="5400"/>
              </w:tabs>
              <w:jc w:val="center"/>
              <w:rPr>
                <w:sz w:val="20"/>
              </w:rPr>
            </w:pPr>
            <w:r w:rsidRPr="006C5DA5">
              <w:rPr>
                <w:sz w:val="20"/>
              </w:rPr>
              <w:t>14</w:t>
            </w:r>
            <w:bookmarkStart w:id="477" w:name="bold35"/>
            <w:r w:rsidRPr="006C5DA5">
              <w:rPr>
                <w:bCs/>
                <w:sz w:val="20"/>
              </w:rPr>
              <w:t>*</w:t>
            </w:r>
            <w:bookmarkEnd w:id="477"/>
          </w:p>
        </w:tc>
        <w:tc>
          <w:tcPr>
            <w:tcW w:w="6358" w:type="dxa"/>
            <w:shd w:val="clear" w:color="auto" w:fill="auto"/>
          </w:tcPr>
          <w:p w14:paraId="22A0956E" w14:textId="77777777" w:rsidR="00FF397D" w:rsidRPr="006C5DA5" w:rsidRDefault="00FF397D" w:rsidP="00A163A9">
            <w:pPr>
              <w:tabs>
                <w:tab w:val="left" w:pos="5400"/>
              </w:tabs>
              <w:rPr>
                <w:sz w:val="20"/>
              </w:rPr>
            </w:pPr>
            <w:r w:rsidRPr="006C5DA5">
              <w:rPr>
                <w:sz w:val="20"/>
              </w:rPr>
              <w:t>(a) Give characteristics of study participants (</w:t>
            </w:r>
            <w:proofErr w:type="spellStart"/>
            <w:proofErr w:type="gramStart"/>
            <w:r w:rsidRPr="006C5DA5">
              <w:rPr>
                <w:sz w:val="20"/>
              </w:rPr>
              <w:t>eg</w:t>
            </w:r>
            <w:proofErr w:type="spellEnd"/>
            <w:proofErr w:type="gramEnd"/>
            <w:r w:rsidRPr="006C5DA5">
              <w:rPr>
                <w:sz w:val="20"/>
              </w:rPr>
              <w:t xml:space="preserve"> demographic, clinical, social) and information on exposures and potential confounders</w:t>
            </w:r>
          </w:p>
        </w:tc>
        <w:tc>
          <w:tcPr>
            <w:tcW w:w="677" w:type="dxa"/>
            <w:shd w:val="clear" w:color="auto" w:fill="auto"/>
          </w:tcPr>
          <w:p w14:paraId="059165DF" w14:textId="77777777" w:rsidR="00FF397D" w:rsidRPr="006C5DA5" w:rsidRDefault="00FF397D" w:rsidP="00A163A9">
            <w:pPr>
              <w:tabs>
                <w:tab w:val="left" w:pos="5400"/>
              </w:tabs>
              <w:rPr>
                <w:sz w:val="20"/>
              </w:rPr>
            </w:pPr>
          </w:p>
        </w:tc>
      </w:tr>
      <w:tr w:rsidR="00FF397D" w:rsidRPr="006C5DA5" w14:paraId="53BD8F5B" w14:textId="77777777" w:rsidTr="00A163A9">
        <w:tc>
          <w:tcPr>
            <w:tcW w:w="0" w:type="auto"/>
            <w:vMerge/>
            <w:shd w:val="clear" w:color="auto" w:fill="auto"/>
          </w:tcPr>
          <w:p w14:paraId="6389B18A" w14:textId="77777777" w:rsidR="00FF397D" w:rsidRPr="006C5DA5" w:rsidRDefault="00FF397D" w:rsidP="00A163A9">
            <w:pPr>
              <w:tabs>
                <w:tab w:val="left" w:pos="5400"/>
              </w:tabs>
              <w:rPr>
                <w:bCs/>
                <w:sz w:val="20"/>
              </w:rPr>
            </w:pPr>
            <w:bookmarkStart w:id="478" w:name="bold36" w:colFirst="0" w:colLast="0"/>
            <w:bookmarkStart w:id="479" w:name="italic36" w:colFirst="0" w:colLast="0"/>
          </w:p>
        </w:tc>
        <w:tc>
          <w:tcPr>
            <w:tcW w:w="0" w:type="auto"/>
            <w:vMerge/>
            <w:shd w:val="clear" w:color="auto" w:fill="auto"/>
          </w:tcPr>
          <w:p w14:paraId="346CE7C8" w14:textId="77777777" w:rsidR="00FF397D" w:rsidRPr="006C5DA5" w:rsidRDefault="00FF397D" w:rsidP="00A163A9">
            <w:pPr>
              <w:tabs>
                <w:tab w:val="left" w:pos="5400"/>
              </w:tabs>
              <w:jc w:val="center"/>
              <w:rPr>
                <w:sz w:val="20"/>
              </w:rPr>
            </w:pPr>
          </w:p>
        </w:tc>
        <w:tc>
          <w:tcPr>
            <w:tcW w:w="6358" w:type="dxa"/>
            <w:shd w:val="clear" w:color="auto" w:fill="auto"/>
          </w:tcPr>
          <w:p w14:paraId="5104A5AB" w14:textId="77777777" w:rsidR="00FF397D" w:rsidRPr="006C5DA5" w:rsidRDefault="00FF397D" w:rsidP="00A163A9">
            <w:pPr>
              <w:tabs>
                <w:tab w:val="left" w:pos="5400"/>
              </w:tabs>
              <w:rPr>
                <w:sz w:val="20"/>
              </w:rPr>
            </w:pPr>
            <w:r w:rsidRPr="006C5DA5">
              <w:rPr>
                <w:sz w:val="20"/>
              </w:rPr>
              <w:t>(b) Indicate number of participants with missing data for each variable of interest</w:t>
            </w:r>
          </w:p>
        </w:tc>
        <w:tc>
          <w:tcPr>
            <w:tcW w:w="677" w:type="dxa"/>
            <w:shd w:val="clear" w:color="auto" w:fill="auto"/>
          </w:tcPr>
          <w:p w14:paraId="3A546BEF" w14:textId="77777777" w:rsidR="00FF397D" w:rsidRPr="006C5DA5" w:rsidRDefault="00FF397D" w:rsidP="00A163A9">
            <w:pPr>
              <w:tabs>
                <w:tab w:val="left" w:pos="5400"/>
              </w:tabs>
              <w:rPr>
                <w:sz w:val="20"/>
              </w:rPr>
            </w:pPr>
          </w:p>
        </w:tc>
      </w:tr>
      <w:tr w:rsidR="00FF397D" w:rsidRPr="006C5DA5" w14:paraId="4ED51C5A" w14:textId="77777777" w:rsidTr="00A163A9">
        <w:trPr>
          <w:trHeight w:val="295"/>
        </w:trPr>
        <w:tc>
          <w:tcPr>
            <w:tcW w:w="0" w:type="auto"/>
            <w:shd w:val="clear" w:color="auto" w:fill="auto"/>
          </w:tcPr>
          <w:p w14:paraId="2A31869A" w14:textId="77777777" w:rsidR="00FF397D" w:rsidRPr="006C5DA5" w:rsidRDefault="00FF397D" w:rsidP="00A163A9">
            <w:pPr>
              <w:tabs>
                <w:tab w:val="left" w:pos="5400"/>
              </w:tabs>
              <w:rPr>
                <w:bCs/>
                <w:sz w:val="20"/>
              </w:rPr>
            </w:pPr>
            <w:bookmarkStart w:id="480" w:name="bold38" w:colFirst="0" w:colLast="0"/>
            <w:bookmarkStart w:id="481" w:name="italic38" w:colFirst="0" w:colLast="0"/>
            <w:bookmarkEnd w:id="478"/>
            <w:bookmarkEnd w:id="479"/>
            <w:r w:rsidRPr="006C5DA5">
              <w:rPr>
                <w:bCs/>
                <w:sz w:val="20"/>
              </w:rPr>
              <w:t>Outcome data</w:t>
            </w:r>
          </w:p>
        </w:tc>
        <w:tc>
          <w:tcPr>
            <w:tcW w:w="0" w:type="auto"/>
            <w:shd w:val="clear" w:color="auto" w:fill="auto"/>
          </w:tcPr>
          <w:p w14:paraId="4905950A" w14:textId="77777777" w:rsidR="00FF397D" w:rsidRPr="006C5DA5" w:rsidRDefault="00FF397D" w:rsidP="00A163A9">
            <w:pPr>
              <w:tabs>
                <w:tab w:val="left" w:pos="5400"/>
              </w:tabs>
              <w:jc w:val="center"/>
              <w:rPr>
                <w:sz w:val="20"/>
              </w:rPr>
            </w:pPr>
            <w:r w:rsidRPr="006C5DA5">
              <w:rPr>
                <w:sz w:val="20"/>
              </w:rPr>
              <w:t>15</w:t>
            </w:r>
            <w:bookmarkStart w:id="482" w:name="bold39"/>
            <w:r w:rsidRPr="006C5DA5">
              <w:rPr>
                <w:bCs/>
                <w:sz w:val="20"/>
              </w:rPr>
              <w:t>*</w:t>
            </w:r>
            <w:bookmarkEnd w:id="482"/>
          </w:p>
        </w:tc>
        <w:tc>
          <w:tcPr>
            <w:tcW w:w="6358" w:type="dxa"/>
            <w:shd w:val="clear" w:color="auto" w:fill="auto"/>
          </w:tcPr>
          <w:p w14:paraId="76338B54" w14:textId="77777777" w:rsidR="00FF397D" w:rsidRPr="006C5DA5" w:rsidRDefault="00FF397D" w:rsidP="00A163A9">
            <w:pPr>
              <w:tabs>
                <w:tab w:val="left" w:pos="5400"/>
              </w:tabs>
              <w:rPr>
                <w:sz w:val="20"/>
              </w:rPr>
            </w:pPr>
            <w:r w:rsidRPr="006C5DA5">
              <w:rPr>
                <w:sz w:val="20"/>
              </w:rPr>
              <w:t>Report numbers of outcome events or summary measures</w:t>
            </w:r>
          </w:p>
        </w:tc>
        <w:tc>
          <w:tcPr>
            <w:tcW w:w="677" w:type="dxa"/>
            <w:shd w:val="clear" w:color="auto" w:fill="auto"/>
          </w:tcPr>
          <w:p w14:paraId="32750888" w14:textId="77777777" w:rsidR="00FF397D" w:rsidRPr="006C5DA5" w:rsidRDefault="00FF397D" w:rsidP="00A163A9">
            <w:pPr>
              <w:tabs>
                <w:tab w:val="left" w:pos="5400"/>
              </w:tabs>
              <w:rPr>
                <w:sz w:val="20"/>
              </w:rPr>
            </w:pPr>
          </w:p>
        </w:tc>
      </w:tr>
      <w:tr w:rsidR="00FF397D" w:rsidRPr="006C5DA5" w14:paraId="4DA1CEF0" w14:textId="77777777" w:rsidTr="00A163A9">
        <w:tc>
          <w:tcPr>
            <w:tcW w:w="0" w:type="auto"/>
            <w:vMerge w:val="restart"/>
            <w:shd w:val="clear" w:color="auto" w:fill="auto"/>
          </w:tcPr>
          <w:p w14:paraId="60AD8574" w14:textId="77777777" w:rsidR="00FF397D" w:rsidRPr="006C5DA5" w:rsidRDefault="00FF397D" w:rsidP="00A163A9">
            <w:pPr>
              <w:tabs>
                <w:tab w:val="left" w:pos="5400"/>
              </w:tabs>
              <w:rPr>
                <w:bCs/>
                <w:sz w:val="20"/>
              </w:rPr>
            </w:pPr>
            <w:bookmarkStart w:id="483" w:name="italic40" w:colFirst="0" w:colLast="0"/>
            <w:bookmarkStart w:id="484" w:name="bold41" w:colFirst="0" w:colLast="0"/>
            <w:bookmarkEnd w:id="480"/>
            <w:bookmarkEnd w:id="481"/>
            <w:r w:rsidRPr="006C5DA5">
              <w:rPr>
                <w:bCs/>
                <w:sz w:val="20"/>
              </w:rPr>
              <w:t>Main results</w:t>
            </w:r>
          </w:p>
        </w:tc>
        <w:tc>
          <w:tcPr>
            <w:tcW w:w="0" w:type="auto"/>
            <w:vMerge w:val="restart"/>
            <w:shd w:val="clear" w:color="auto" w:fill="auto"/>
          </w:tcPr>
          <w:p w14:paraId="7BE5AE65" w14:textId="77777777" w:rsidR="00FF397D" w:rsidRPr="006C5DA5" w:rsidRDefault="00FF397D" w:rsidP="00A163A9">
            <w:pPr>
              <w:tabs>
                <w:tab w:val="left" w:pos="5400"/>
              </w:tabs>
              <w:jc w:val="center"/>
              <w:rPr>
                <w:sz w:val="20"/>
              </w:rPr>
            </w:pPr>
            <w:r w:rsidRPr="006C5DA5">
              <w:rPr>
                <w:sz w:val="20"/>
              </w:rPr>
              <w:t>16</w:t>
            </w:r>
          </w:p>
        </w:tc>
        <w:tc>
          <w:tcPr>
            <w:tcW w:w="6358" w:type="dxa"/>
            <w:shd w:val="clear" w:color="auto" w:fill="auto"/>
          </w:tcPr>
          <w:p w14:paraId="3560512D" w14:textId="77777777" w:rsidR="00FF397D" w:rsidRPr="006C5DA5" w:rsidRDefault="00FF397D" w:rsidP="00A163A9">
            <w:pPr>
              <w:tabs>
                <w:tab w:val="left" w:pos="5400"/>
              </w:tabs>
              <w:rPr>
                <w:sz w:val="20"/>
              </w:rPr>
            </w:pPr>
            <w:r w:rsidRPr="006C5DA5">
              <w:rPr>
                <w:sz w:val="20"/>
              </w:rPr>
              <w:t>(</w:t>
            </w:r>
            <w:r w:rsidRPr="006C5DA5">
              <w:rPr>
                <w:i/>
                <w:sz w:val="20"/>
              </w:rPr>
              <w:t>a</w:t>
            </w:r>
            <w:r w:rsidRPr="006C5DA5">
              <w:rPr>
                <w:sz w:val="20"/>
              </w:rPr>
              <w:t>) Give unadjusted estimates and, if applicable, confounder-adjusted estimates and their precision (</w:t>
            </w:r>
            <w:proofErr w:type="spellStart"/>
            <w:r w:rsidRPr="006C5DA5">
              <w:rPr>
                <w:sz w:val="20"/>
              </w:rPr>
              <w:t>eg</w:t>
            </w:r>
            <w:proofErr w:type="spellEnd"/>
            <w:r w:rsidRPr="006C5DA5">
              <w:rPr>
                <w:sz w:val="20"/>
              </w:rPr>
              <w:t>, 95% confidence interval). Make clear which confounders were adjusted for and why they were included</w:t>
            </w:r>
          </w:p>
        </w:tc>
        <w:tc>
          <w:tcPr>
            <w:tcW w:w="677" w:type="dxa"/>
            <w:shd w:val="clear" w:color="auto" w:fill="auto"/>
          </w:tcPr>
          <w:p w14:paraId="4B17082F" w14:textId="77777777" w:rsidR="00FF397D" w:rsidRPr="006C5DA5" w:rsidRDefault="00FF397D" w:rsidP="00A163A9">
            <w:pPr>
              <w:tabs>
                <w:tab w:val="left" w:pos="5400"/>
              </w:tabs>
              <w:rPr>
                <w:sz w:val="20"/>
              </w:rPr>
            </w:pPr>
          </w:p>
        </w:tc>
      </w:tr>
      <w:tr w:rsidR="00FF397D" w:rsidRPr="006C5DA5" w14:paraId="62779042" w14:textId="77777777" w:rsidTr="00A163A9">
        <w:tc>
          <w:tcPr>
            <w:tcW w:w="0" w:type="auto"/>
            <w:vMerge/>
            <w:shd w:val="clear" w:color="auto" w:fill="auto"/>
          </w:tcPr>
          <w:p w14:paraId="538C9B30" w14:textId="77777777" w:rsidR="00FF397D" w:rsidRPr="006C5DA5" w:rsidRDefault="00FF397D" w:rsidP="00A163A9">
            <w:pPr>
              <w:tabs>
                <w:tab w:val="left" w:pos="5400"/>
              </w:tabs>
              <w:rPr>
                <w:bCs/>
                <w:sz w:val="20"/>
              </w:rPr>
            </w:pPr>
            <w:bookmarkStart w:id="485" w:name="italic41" w:colFirst="0" w:colLast="0"/>
            <w:bookmarkStart w:id="486" w:name="bold42" w:colFirst="0" w:colLast="0"/>
            <w:bookmarkEnd w:id="483"/>
            <w:bookmarkEnd w:id="484"/>
          </w:p>
        </w:tc>
        <w:tc>
          <w:tcPr>
            <w:tcW w:w="0" w:type="auto"/>
            <w:vMerge/>
            <w:shd w:val="clear" w:color="auto" w:fill="auto"/>
          </w:tcPr>
          <w:p w14:paraId="542A5DA6" w14:textId="77777777" w:rsidR="00FF397D" w:rsidRPr="006C5DA5" w:rsidRDefault="00FF397D" w:rsidP="00A163A9">
            <w:pPr>
              <w:tabs>
                <w:tab w:val="left" w:pos="5400"/>
              </w:tabs>
              <w:jc w:val="center"/>
              <w:rPr>
                <w:sz w:val="20"/>
              </w:rPr>
            </w:pPr>
          </w:p>
        </w:tc>
        <w:tc>
          <w:tcPr>
            <w:tcW w:w="6358" w:type="dxa"/>
            <w:shd w:val="clear" w:color="auto" w:fill="auto"/>
          </w:tcPr>
          <w:p w14:paraId="785781A4" w14:textId="77777777" w:rsidR="00FF397D" w:rsidRPr="006C5DA5" w:rsidRDefault="00FF397D" w:rsidP="00A163A9">
            <w:pPr>
              <w:tabs>
                <w:tab w:val="left" w:pos="5400"/>
              </w:tabs>
              <w:rPr>
                <w:sz w:val="20"/>
              </w:rPr>
            </w:pPr>
            <w:r w:rsidRPr="006C5DA5">
              <w:rPr>
                <w:sz w:val="20"/>
              </w:rPr>
              <w:t>(</w:t>
            </w:r>
            <w:r w:rsidRPr="006C5DA5">
              <w:rPr>
                <w:i/>
                <w:sz w:val="20"/>
              </w:rPr>
              <w:t>b</w:t>
            </w:r>
            <w:r w:rsidRPr="006C5DA5">
              <w:rPr>
                <w:sz w:val="20"/>
              </w:rPr>
              <w:t>) Report category boundaries when continuous variables were categorized</w:t>
            </w:r>
          </w:p>
        </w:tc>
        <w:tc>
          <w:tcPr>
            <w:tcW w:w="677" w:type="dxa"/>
            <w:shd w:val="clear" w:color="auto" w:fill="auto"/>
          </w:tcPr>
          <w:p w14:paraId="501576B3" w14:textId="77777777" w:rsidR="00FF397D" w:rsidRPr="006C5DA5" w:rsidRDefault="00FF397D" w:rsidP="00A163A9">
            <w:pPr>
              <w:tabs>
                <w:tab w:val="left" w:pos="5400"/>
              </w:tabs>
              <w:rPr>
                <w:sz w:val="20"/>
              </w:rPr>
            </w:pPr>
          </w:p>
        </w:tc>
      </w:tr>
      <w:tr w:rsidR="00FF397D" w:rsidRPr="006C5DA5" w14:paraId="6DA95DDD" w14:textId="77777777" w:rsidTr="00A163A9">
        <w:tc>
          <w:tcPr>
            <w:tcW w:w="0" w:type="auto"/>
            <w:vMerge/>
            <w:shd w:val="clear" w:color="auto" w:fill="auto"/>
          </w:tcPr>
          <w:p w14:paraId="1FE62F03" w14:textId="77777777" w:rsidR="00FF397D" w:rsidRPr="006C5DA5" w:rsidRDefault="00FF397D" w:rsidP="00A163A9">
            <w:pPr>
              <w:tabs>
                <w:tab w:val="left" w:pos="5400"/>
              </w:tabs>
              <w:rPr>
                <w:bCs/>
                <w:sz w:val="20"/>
              </w:rPr>
            </w:pPr>
            <w:bookmarkStart w:id="487" w:name="italic42" w:colFirst="0" w:colLast="0"/>
            <w:bookmarkStart w:id="488" w:name="bold43" w:colFirst="0" w:colLast="0"/>
            <w:bookmarkEnd w:id="485"/>
            <w:bookmarkEnd w:id="486"/>
          </w:p>
        </w:tc>
        <w:tc>
          <w:tcPr>
            <w:tcW w:w="0" w:type="auto"/>
            <w:vMerge/>
            <w:shd w:val="clear" w:color="auto" w:fill="auto"/>
          </w:tcPr>
          <w:p w14:paraId="5CA6434E" w14:textId="77777777" w:rsidR="00FF397D" w:rsidRPr="006C5DA5" w:rsidRDefault="00FF397D" w:rsidP="00A163A9">
            <w:pPr>
              <w:tabs>
                <w:tab w:val="left" w:pos="5400"/>
              </w:tabs>
              <w:jc w:val="center"/>
              <w:rPr>
                <w:sz w:val="20"/>
              </w:rPr>
            </w:pPr>
          </w:p>
        </w:tc>
        <w:tc>
          <w:tcPr>
            <w:tcW w:w="6358" w:type="dxa"/>
            <w:shd w:val="clear" w:color="auto" w:fill="auto"/>
          </w:tcPr>
          <w:p w14:paraId="7170F088" w14:textId="77777777" w:rsidR="00FF397D" w:rsidRPr="006C5DA5" w:rsidRDefault="00FF397D" w:rsidP="00A163A9">
            <w:pPr>
              <w:tabs>
                <w:tab w:val="left" w:pos="5400"/>
              </w:tabs>
              <w:rPr>
                <w:sz w:val="20"/>
              </w:rPr>
            </w:pPr>
            <w:r w:rsidRPr="006C5DA5">
              <w:rPr>
                <w:sz w:val="20"/>
              </w:rPr>
              <w:t>(</w:t>
            </w:r>
            <w:r w:rsidRPr="006C5DA5">
              <w:rPr>
                <w:i/>
                <w:sz w:val="20"/>
              </w:rPr>
              <w:t>c</w:t>
            </w:r>
            <w:r w:rsidRPr="006C5DA5">
              <w:rPr>
                <w:sz w:val="20"/>
              </w:rPr>
              <w:t xml:space="preserve">) If relevant, consider translating estimates of relative risk into absolute risk for a meaningful </w:t>
            </w:r>
            <w:proofErr w:type="gramStart"/>
            <w:r w:rsidRPr="006C5DA5">
              <w:rPr>
                <w:sz w:val="20"/>
              </w:rPr>
              <w:t>time period</w:t>
            </w:r>
            <w:proofErr w:type="gramEnd"/>
          </w:p>
        </w:tc>
        <w:tc>
          <w:tcPr>
            <w:tcW w:w="677" w:type="dxa"/>
            <w:shd w:val="clear" w:color="auto" w:fill="auto"/>
          </w:tcPr>
          <w:p w14:paraId="14C89283" w14:textId="77777777" w:rsidR="00FF397D" w:rsidRPr="006C5DA5" w:rsidRDefault="00FF397D" w:rsidP="00A163A9">
            <w:pPr>
              <w:tabs>
                <w:tab w:val="left" w:pos="5400"/>
              </w:tabs>
              <w:rPr>
                <w:sz w:val="20"/>
              </w:rPr>
            </w:pPr>
          </w:p>
        </w:tc>
      </w:tr>
      <w:tr w:rsidR="00FF397D" w:rsidRPr="006C5DA5" w14:paraId="33BBE5A5" w14:textId="77777777" w:rsidTr="00A163A9">
        <w:tc>
          <w:tcPr>
            <w:tcW w:w="0" w:type="auto"/>
            <w:shd w:val="clear" w:color="auto" w:fill="auto"/>
          </w:tcPr>
          <w:p w14:paraId="1582E2EB" w14:textId="77777777" w:rsidR="00FF397D" w:rsidRPr="006C5DA5" w:rsidRDefault="00FF397D" w:rsidP="00A163A9">
            <w:pPr>
              <w:tabs>
                <w:tab w:val="left" w:pos="5400"/>
              </w:tabs>
              <w:rPr>
                <w:bCs/>
                <w:sz w:val="20"/>
              </w:rPr>
            </w:pPr>
            <w:bookmarkStart w:id="489" w:name="italic43"/>
            <w:bookmarkStart w:id="490" w:name="bold44"/>
            <w:bookmarkEnd w:id="487"/>
            <w:bookmarkEnd w:id="488"/>
            <w:r w:rsidRPr="006C5DA5">
              <w:rPr>
                <w:bCs/>
                <w:sz w:val="20"/>
              </w:rPr>
              <w:t>Other analyses</w:t>
            </w:r>
            <w:bookmarkEnd w:id="489"/>
            <w:bookmarkEnd w:id="490"/>
          </w:p>
        </w:tc>
        <w:tc>
          <w:tcPr>
            <w:tcW w:w="0" w:type="auto"/>
            <w:shd w:val="clear" w:color="auto" w:fill="auto"/>
          </w:tcPr>
          <w:p w14:paraId="5948201F" w14:textId="77777777" w:rsidR="00FF397D" w:rsidRPr="006C5DA5" w:rsidRDefault="00FF397D" w:rsidP="00A163A9">
            <w:pPr>
              <w:tabs>
                <w:tab w:val="left" w:pos="5400"/>
              </w:tabs>
              <w:jc w:val="center"/>
              <w:rPr>
                <w:sz w:val="20"/>
              </w:rPr>
            </w:pPr>
            <w:r w:rsidRPr="006C5DA5">
              <w:rPr>
                <w:sz w:val="20"/>
              </w:rPr>
              <w:t>17</w:t>
            </w:r>
          </w:p>
        </w:tc>
        <w:tc>
          <w:tcPr>
            <w:tcW w:w="6358" w:type="dxa"/>
            <w:shd w:val="clear" w:color="auto" w:fill="auto"/>
          </w:tcPr>
          <w:p w14:paraId="3F051B6E" w14:textId="77777777" w:rsidR="00FF397D" w:rsidRPr="006C5DA5" w:rsidRDefault="00FF397D" w:rsidP="00A163A9">
            <w:pPr>
              <w:tabs>
                <w:tab w:val="left" w:pos="5400"/>
              </w:tabs>
              <w:rPr>
                <w:sz w:val="20"/>
              </w:rPr>
            </w:pPr>
            <w:r w:rsidRPr="006C5DA5">
              <w:rPr>
                <w:sz w:val="20"/>
              </w:rPr>
              <w:t>Report other analyses done—</w:t>
            </w:r>
            <w:proofErr w:type="spellStart"/>
            <w:proofErr w:type="gramStart"/>
            <w:r w:rsidRPr="006C5DA5">
              <w:rPr>
                <w:sz w:val="20"/>
              </w:rPr>
              <w:t>eg</w:t>
            </w:r>
            <w:proofErr w:type="spellEnd"/>
            <w:proofErr w:type="gramEnd"/>
            <w:r w:rsidRPr="006C5DA5">
              <w:rPr>
                <w:sz w:val="20"/>
              </w:rPr>
              <w:t xml:space="preserve"> analyses of subgroups and interactions, and sensitivity analyses</w:t>
            </w:r>
          </w:p>
        </w:tc>
        <w:tc>
          <w:tcPr>
            <w:tcW w:w="677" w:type="dxa"/>
            <w:shd w:val="clear" w:color="auto" w:fill="auto"/>
          </w:tcPr>
          <w:p w14:paraId="41FA2074" w14:textId="77777777" w:rsidR="00FF397D" w:rsidRPr="006C5DA5" w:rsidRDefault="00FF397D" w:rsidP="00A163A9">
            <w:pPr>
              <w:tabs>
                <w:tab w:val="left" w:pos="5400"/>
              </w:tabs>
              <w:rPr>
                <w:sz w:val="20"/>
              </w:rPr>
            </w:pPr>
          </w:p>
        </w:tc>
      </w:tr>
      <w:tr w:rsidR="00FF397D" w:rsidRPr="006C5DA5" w14:paraId="5A0A09A8" w14:textId="77777777" w:rsidTr="00A163A9">
        <w:tc>
          <w:tcPr>
            <w:tcW w:w="9180" w:type="dxa"/>
            <w:gridSpan w:val="3"/>
            <w:shd w:val="clear" w:color="auto" w:fill="auto"/>
          </w:tcPr>
          <w:p w14:paraId="4A65CD2C" w14:textId="77777777" w:rsidR="00FF397D" w:rsidRPr="006C5DA5" w:rsidRDefault="00FF397D" w:rsidP="00A163A9">
            <w:pPr>
              <w:pStyle w:val="TableSubHead"/>
              <w:tabs>
                <w:tab w:val="left" w:pos="5400"/>
              </w:tabs>
              <w:rPr>
                <w:sz w:val="20"/>
              </w:rPr>
            </w:pPr>
            <w:bookmarkStart w:id="491" w:name="italic44"/>
            <w:bookmarkStart w:id="492" w:name="bold45"/>
            <w:r w:rsidRPr="006C5DA5">
              <w:rPr>
                <w:sz w:val="20"/>
              </w:rPr>
              <w:t>Discussion</w:t>
            </w:r>
            <w:bookmarkEnd w:id="491"/>
            <w:bookmarkEnd w:id="492"/>
          </w:p>
        </w:tc>
        <w:tc>
          <w:tcPr>
            <w:tcW w:w="677" w:type="dxa"/>
            <w:shd w:val="clear" w:color="auto" w:fill="auto"/>
          </w:tcPr>
          <w:p w14:paraId="3E7CEFD8" w14:textId="77777777" w:rsidR="00FF397D" w:rsidRPr="006C5DA5" w:rsidRDefault="00FF397D" w:rsidP="00A163A9">
            <w:pPr>
              <w:pStyle w:val="TableSubHead"/>
              <w:tabs>
                <w:tab w:val="left" w:pos="5400"/>
              </w:tabs>
              <w:rPr>
                <w:sz w:val="20"/>
              </w:rPr>
            </w:pPr>
          </w:p>
        </w:tc>
      </w:tr>
      <w:tr w:rsidR="00FF397D" w:rsidRPr="006C5DA5" w14:paraId="1EE470F1" w14:textId="77777777" w:rsidTr="00A163A9">
        <w:tc>
          <w:tcPr>
            <w:tcW w:w="0" w:type="auto"/>
            <w:shd w:val="clear" w:color="auto" w:fill="auto"/>
          </w:tcPr>
          <w:p w14:paraId="4E216A37" w14:textId="77777777" w:rsidR="00FF397D" w:rsidRPr="006C5DA5" w:rsidRDefault="00FF397D" w:rsidP="00A163A9">
            <w:pPr>
              <w:tabs>
                <w:tab w:val="left" w:pos="5400"/>
              </w:tabs>
              <w:rPr>
                <w:bCs/>
                <w:sz w:val="20"/>
              </w:rPr>
            </w:pPr>
            <w:bookmarkStart w:id="493" w:name="italic45" w:colFirst="0" w:colLast="0"/>
            <w:bookmarkStart w:id="494" w:name="bold46" w:colFirst="0" w:colLast="0"/>
            <w:r w:rsidRPr="006C5DA5">
              <w:rPr>
                <w:bCs/>
                <w:sz w:val="20"/>
              </w:rPr>
              <w:t>Key results</w:t>
            </w:r>
          </w:p>
        </w:tc>
        <w:tc>
          <w:tcPr>
            <w:tcW w:w="0" w:type="auto"/>
            <w:shd w:val="clear" w:color="auto" w:fill="auto"/>
          </w:tcPr>
          <w:p w14:paraId="72F4A74E" w14:textId="77777777" w:rsidR="00FF397D" w:rsidRPr="006C5DA5" w:rsidRDefault="00FF397D" w:rsidP="00A163A9">
            <w:pPr>
              <w:tabs>
                <w:tab w:val="left" w:pos="5400"/>
              </w:tabs>
              <w:jc w:val="center"/>
              <w:rPr>
                <w:sz w:val="20"/>
              </w:rPr>
            </w:pPr>
            <w:r w:rsidRPr="006C5DA5">
              <w:rPr>
                <w:sz w:val="20"/>
              </w:rPr>
              <w:t>18</w:t>
            </w:r>
          </w:p>
        </w:tc>
        <w:tc>
          <w:tcPr>
            <w:tcW w:w="6358" w:type="dxa"/>
            <w:shd w:val="clear" w:color="auto" w:fill="auto"/>
          </w:tcPr>
          <w:p w14:paraId="2EC347AF" w14:textId="77777777" w:rsidR="00FF397D" w:rsidRPr="006C5DA5" w:rsidRDefault="00FF397D" w:rsidP="00A163A9">
            <w:pPr>
              <w:tabs>
                <w:tab w:val="left" w:pos="5400"/>
              </w:tabs>
              <w:rPr>
                <w:sz w:val="20"/>
              </w:rPr>
            </w:pPr>
            <w:proofErr w:type="spellStart"/>
            <w:r w:rsidRPr="006C5DA5">
              <w:rPr>
                <w:sz w:val="20"/>
              </w:rPr>
              <w:t>Summarise</w:t>
            </w:r>
            <w:proofErr w:type="spellEnd"/>
            <w:r w:rsidRPr="006C5DA5">
              <w:rPr>
                <w:sz w:val="20"/>
              </w:rPr>
              <w:t xml:space="preserve"> key results with reference to study objectives</w:t>
            </w:r>
          </w:p>
        </w:tc>
        <w:tc>
          <w:tcPr>
            <w:tcW w:w="677" w:type="dxa"/>
            <w:shd w:val="clear" w:color="auto" w:fill="auto"/>
          </w:tcPr>
          <w:p w14:paraId="14A1D13B" w14:textId="77777777" w:rsidR="00FF397D" w:rsidRPr="006C5DA5" w:rsidRDefault="00FF397D" w:rsidP="00A163A9">
            <w:pPr>
              <w:tabs>
                <w:tab w:val="left" w:pos="5400"/>
              </w:tabs>
              <w:rPr>
                <w:sz w:val="20"/>
              </w:rPr>
            </w:pPr>
          </w:p>
        </w:tc>
      </w:tr>
      <w:tr w:rsidR="00FF397D" w:rsidRPr="006C5DA5" w14:paraId="1B25C591" w14:textId="77777777" w:rsidTr="00A163A9">
        <w:tc>
          <w:tcPr>
            <w:tcW w:w="0" w:type="auto"/>
            <w:shd w:val="clear" w:color="auto" w:fill="auto"/>
          </w:tcPr>
          <w:p w14:paraId="3CCDA358" w14:textId="77777777" w:rsidR="00FF397D" w:rsidRPr="006C5DA5" w:rsidRDefault="00FF397D" w:rsidP="00A163A9">
            <w:pPr>
              <w:tabs>
                <w:tab w:val="left" w:pos="5400"/>
              </w:tabs>
              <w:rPr>
                <w:bCs/>
                <w:sz w:val="20"/>
              </w:rPr>
            </w:pPr>
            <w:bookmarkStart w:id="495" w:name="italic46" w:colFirst="0" w:colLast="0"/>
            <w:bookmarkStart w:id="496" w:name="bold47" w:colFirst="0" w:colLast="0"/>
            <w:bookmarkEnd w:id="493"/>
            <w:bookmarkEnd w:id="494"/>
            <w:r w:rsidRPr="006C5DA5">
              <w:rPr>
                <w:bCs/>
                <w:sz w:val="20"/>
              </w:rPr>
              <w:t>Limitations</w:t>
            </w:r>
          </w:p>
        </w:tc>
        <w:tc>
          <w:tcPr>
            <w:tcW w:w="0" w:type="auto"/>
            <w:shd w:val="clear" w:color="auto" w:fill="auto"/>
          </w:tcPr>
          <w:p w14:paraId="38003FFC" w14:textId="77777777" w:rsidR="00FF397D" w:rsidRPr="006C5DA5" w:rsidRDefault="00FF397D" w:rsidP="00A163A9">
            <w:pPr>
              <w:tabs>
                <w:tab w:val="left" w:pos="5400"/>
              </w:tabs>
              <w:jc w:val="center"/>
              <w:rPr>
                <w:sz w:val="20"/>
              </w:rPr>
            </w:pPr>
            <w:r w:rsidRPr="006C5DA5">
              <w:rPr>
                <w:sz w:val="20"/>
              </w:rPr>
              <w:t>19</w:t>
            </w:r>
          </w:p>
        </w:tc>
        <w:tc>
          <w:tcPr>
            <w:tcW w:w="6358" w:type="dxa"/>
            <w:shd w:val="clear" w:color="auto" w:fill="auto"/>
          </w:tcPr>
          <w:p w14:paraId="7CA3784A" w14:textId="77777777" w:rsidR="00FF397D" w:rsidRPr="006C5DA5" w:rsidRDefault="00FF397D" w:rsidP="00A163A9">
            <w:pPr>
              <w:tabs>
                <w:tab w:val="left" w:pos="5400"/>
              </w:tabs>
              <w:rPr>
                <w:sz w:val="20"/>
              </w:rPr>
            </w:pPr>
            <w:r w:rsidRPr="006C5DA5">
              <w:rPr>
                <w:sz w:val="20"/>
              </w:rPr>
              <w:t xml:space="preserve">Discuss limitations of the study, </w:t>
            </w:r>
            <w:proofErr w:type="gramStart"/>
            <w:r w:rsidRPr="006C5DA5">
              <w:rPr>
                <w:sz w:val="20"/>
              </w:rPr>
              <w:t>taking into account</w:t>
            </w:r>
            <w:proofErr w:type="gramEnd"/>
            <w:r w:rsidRPr="006C5DA5">
              <w:rPr>
                <w:sz w:val="20"/>
              </w:rPr>
              <w:t xml:space="preserve"> sources of potential bias or imprecision. Discuss both direction and magnitude of any potential bias</w:t>
            </w:r>
          </w:p>
        </w:tc>
        <w:tc>
          <w:tcPr>
            <w:tcW w:w="677" w:type="dxa"/>
            <w:shd w:val="clear" w:color="auto" w:fill="auto"/>
          </w:tcPr>
          <w:p w14:paraId="264AB59B" w14:textId="77777777" w:rsidR="00FF397D" w:rsidRPr="006C5DA5" w:rsidRDefault="00FF397D" w:rsidP="00A163A9">
            <w:pPr>
              <w:tabs>
                <w:tab w:val="left" w:pos="5400"/>
              </w:tabs>
              <w:rPr>
                <w:sz w:val="20"/>
              </w:rPr>
            </w:pPr>
          </w:p>
        </w:tc>
      </w:tr>
      <w:tr w:rsidR="00FF397D" w:rsidRPr="006C5DA5" w14:paraId="7AA7D4A4" w14:textId="77777777" w:rsidTr="00A163A9">
        <w:tc>
          <w:tcPr>
            <w:tcW w:w="0" w:type="auto"/>
            <w:shd w:val="clear" w:color="auto" w:fill="auto"/>
          </w:tcPr>
          <w:p w14:paraId="1318FF61" w14:textId="77777777" w:rsidR="00FF397D" w:rsidRPr="006C5DA5" w:rsidRDefault="00FF397D" w:rsidP="00A163A9">
            <w:pPr>
              <w:tabs>
                <w:tab w:val="left" w:pos="5400"/>
              </w:tabs>
              <w:rPr>
                <w:bCs/>
                <w:sz w:val="20"/>
              </w:rPr>
            </w:pPr>
            <w:bookmarkStart w:id="497" w:name="italic47" w:colFirst="0" w:colLast="0"/>
            <w:bookmarkStart w:id="498" w:name="bold48" w:colFirst="0" w:colLast="0"/>
            <w:bookmarkEnd w:id="495"/>
            <w:bookmarkEnd w:id="496"/>
            <w:r w:rsidRPr="006C5DA5">
              <w:rPr>
                <w:bCs/>
                <w:sz w:val="20"/>
              </w:rPr>
              <w:t>Interpretation</w:t>
            </w:r>
          </w:p>
        </w:tc>
        <w:tc>
          <w:tcPr>
            <w:tcW w:w="0" w:type="auto"/>
            <w:shd w:val="clear" w:color="auto" w:fill="auto"/>
          </w:tcPr>
          <w:p w14:paraId="4109EC74" w14:textId="77777777" w:rsidR="00FF397D" w:rsidRPr="006C5DA5" w:rsidRDefault="00FF397D" w:rsidP="00A163A9">
            <w:pPr>
              <w:tabs>
                <w:tab w:val="left" w:pos="5400"/>
              </w:tabs>
              <w:jc w:val="center"/>
              <w:rPr>
                <w:sz w:val="20"/>
              </w:rPr>
            </w:pPr>
            <w:r w:rsidRPr="006C5DA5">
              <w:rPr>
                <w:sz w:val="20"/>
              </w:rPr>
              <w:t>20</w:t>
            </w:r>
          </w:p>
        </w:tc>
        <w:tc>
          <w:tcPr>
            <w:tcW w:w="6358" w:type="dxa"/>
            <w:shd w:val="clear" w:color="auto" w:fill="auto"/>
          </w:tcPr>
          <w:p w14:paraId="34C0EB2B" w14:textId="77777777" w:rsidR="00FF397D" w:rsidRPr="006C5DA5" w:rsidRDefault="00FF397D" w:rsidP="00A163A9">
            <w:pPr>
              <w:tabs>
                <w:tab w:val="left" w:pos="5400"/>
              </w:tabs>
              <w:rPr>
                <w:sz w:val="20"/>
              </w:rPr>
            </w:pPr>
            <w:r w:rsidRPr="006C5DA5">
              <w:rPr>
                <w:sz w:val="20"/>
              </w:rPr>
              <w:t>Give a cautious overall interpretation of results considering objectives, limitations, multiplicity of analyses, results from similar studies, and other relevant evidence</w:t>
            </w:r>
          </w:p>
        </w:tc>
        <w:tc>
          <w:tcPr>
            <w:tcW w:w="677" w:type="dxa"/>
            <w:shd w:val="clear" w:color="auto" w:fill="auto"/>
          </w:tcPr>
          <w:p w14:paraId="680A9FF8" w14:textId="77777777" w:rsidR="00FF397D" w:rsidRPr="006C5DA5" w:rsidRDefault="00FF397D" w:rsidP="00A163A9">
            <w:pPr>
              <w:tabs>
                <w:tab w:val="left" w:pos="5400"/>
              </w:tabs>
              <w:rPr>
                <w:sz w:val="20"/>
              </w:rPr>
            </w:pPr>
          </w:p>
        </w:tc>
      </w:tr>
      <w:tr w:rsidR="00FF397D" w:rsidRPr="006C5DA5" w14:paraId="4A9EC859" w14:textId="77777777" w:rsidTr="00A163A9">
        <w:tc>
          <w:tcPr>
            <w:tcW w:w="0" w:type="auto"/>
            <w:shd w:val="clear" w:color="auto" w:fill="auto"/>
          </w:tcPr>
          <w:p w14:paraId="139598D5" w14:textId="77777777" w:rsidR="00FF397D" w:rsidRPr="006C5DA5" w:rsidRDefault="00FF397D" w:rsidP="00A163A9">
            <w:pPr>
              <w:tabs>
                <w:tab w:val="left" w:pos="5400"/>
              </w:tabs>
              <w:rPr>
                <w:bCs/>
                <w:sz w:val="20"/>
              </w:rPr>
            </w:pPr>
            <w:bookmarkStart w:id="499" w:name="italic48" w:colFirst="0" w:colLast="0"/>
            <w:bookmarkStart w:id="500" w:name="bold49" w:colFirst="0" w:colLast="0"/>
            <w:bookmarkEnd w:id="497"/>
            <w:bookmarkEnd w:id="498"/>
            <w:proofErr w:type="spellStart"/>
            <w:r w:rsidRPr="006C5DA5">
              <w:rPr>
                <w:bCs/>
                <w:sz w:val="20"/>
              </w:rPr>
              <w:t>Generalisability</w:t>
            </w:r>
            <w:proofErr w:type="spellEnd"/>
          </w:p>
        </w:tc>
        <w:tc>
          <w:tcPr>
            <w:tcW w:w="0" w:type="auto"/>
            <w:shd w:val="clear" w:color="auto" w:fill="auto"/>
          </w:tcPr>
          <w:p w14:paraId="6D14E397" w14:textId="77777777" w:rsidR="00FF397D" w:rsidRPr="006C5DA5" w:rsidRDefault="00FF397D" w:rsidP="00A163A9">
            <w:pPr>
              <w:tabs>
                <w:tab w:val="left" w:pos="5400"/>
              </w:tabs>
              <w:jc w:val="center"/>
              <w:rPr>
                <w:sz w:val="20"/>
              </w:rPr>
            </w:pPr>
            <w:r w:rsidRPr="006C5DA5">
              <w:rPr>
                <w:sz w:val="20"/>
              </w:rPr>
              <w:t>21</w:t>
            </w:r>
          </w:p>
        </w:tc>
        <w:tc>
          <w:tcPr>
            <w:tcW w:w="6358" w:type="dxa"/>
            <w:shd w:val="clear" w:color="auto" w:fill="auto"/>
          </w:tcPr>
          <w:p w14:paraId="556C0B3E" w14:textId="77777777" w:rsidR="00FF397D" w:rsidRPr="006C5DA5" w:rsidRDefault="00FF397D" w:rsidP="00A163A9">
            <w:pPr>
              <w:tabs>
                <w:tab w:val="left" w:pos="5400"/>
              </w:tabs>
              <w:rPr>
                <w:sz w:val="20"/>
              </w:rPr>
            </w:pPr>
            <w:r w:rsidRPr="006C5DA5">
              <w:rPr>
                <w:sz w:val="20"/>
              </w:rPr>
              <w:t xml:space="preserve">Discuss the </w:t>
            </w:r>
            <w:proofErr w:type="spellStart"/>
            <w:r w:rsidRPr="006C5DA5">
              <w:rPr>
                <w:sz w:val="20"/>
              </w:rPr>
              <w:t>generalisability</w:t>
            </w:r>
            <w:proofErr w:type="spellEnd"/>
            <w:r w:rsidRPr="006C5DA5">
              <w:rPr>
                <w:sz w:val="20"/>
              </w:rPr>
              <w:t xml:space="preserve"> (external validity) of the study results</w:t>
            </w:r>
          </w:p>
        </w:tc>
        <w:tc>
          <w:tcPr>
            <w:tcW w:w="677" w:type="dxa"/>
            <w:shd w:val="clear" w:color="auto" w:fill="auto"/>
          </w:tcPr>
          <w:p w14:paraId="2CF83F3D" w14:textId="77777777" w:rsidR="00FF397D" w:rsidRPr="006C5DA5" w:rsidRDefault="00FF397D" w:rsidP="00A163A9">
            <w:pPr>
              <w:tabs>
                <w:tab w:val="left" w:pos="5400"/>
              </w:tabs>
              <w:rPr>
                <w:sz w:val="20"/>
              </w:rPr>
            </w:pPr>
          </w:p>
        </w:tc>
      </w:tr>
      <w:tr w:rsidR="00FF397D" w:rsidRPr="006C5DA5" w14:paraId="20FC8DE4" w14:textId="77777777" w:rsidTr="00A163A9">
        <w:tc>
          <w:tcPr>
            <w:tcW w:w="9180" w:type="dxa"/>
            <w:gridSpan w:val="3"/>
            <w:shd w:val="clear" w:color="auto" w:fill="auto"/>
          </w:tcPr>
          <w:p w14:paraId="4878D938" w14:textId="77777777" w:rsidR="00FF397D" w:rsidRPr="006C5DA5" w:rsidRDefault="00FF397D" w:rsidP="00A163A9">
            <w:pPr>
              <w:pStyle w:val="TableSubHead"/>
              <w:tabs>
                <w:tab w:val="left" w:pos="5400"/>
              </w:tabs>
              <w:rPr>
                <w:sz w:val="20"/>
              </w:rPr>
            </w:pPr>
            <w:bookmarkStart w:id="501" w:name="italic49"/>
            <w:bookmarkStart w:id="502" w:name="bold50"/>
            <w:bookmarkEnd w:id="499"/>
            <w:bookmarkEnd w:id="500"/>
            <w:r w:rsidRPr="006C5DA5">
              <w:rPr>
                <w:sz w:val="20"/>
              </w:rPr>
              <w:t>Other information</w:t>
            </w:r>
            <w:bookmarkEnd w:id="501"/>
            <w:bookmarkEnd w:id="502"/>
          </w:p>
        </w:tc>
        <w:tc>
          <w:tcPr>
            <w:tcW w:w="677" w:type="dxa"/>
            <w:shd w:val="clear" w:color="auto" w:fill="auto"/>
          </w:tcPr>
          <w:p w14:paraId="5F321FD8" w14:textId="77777777" w:rsidR="00FF397D" w:rsidRPr="006C5DA5" w:rsidRDefault="00FF397D" w:rsidP="00A163A9">
            <w:pPr>
              <w:pStyle w:val="TableSubHead"/>
              <w:tabs>
                <w:tab w:val="left" w:pos="5400"/>
              </w:tabs>
              <w:rPr>
                <w:sz w:val="20"/>
              </w:rPr>
            </w:pPr>
          </w:p>
        </w:tc>
      </w:tr>
      <w:tr w:rsidR="00FF397D" w:rsidRPr="006C5DA5" w14:paraId="536B08F1" w14:textId="77777777" w:rsidTr="00A163A9">
        <w:tc>
          <w:tcPr>
            <w:tcW w:w="0" w:type="auto"/>
            <w:shd w:val="clear" w:color="auto" w:fill="auto"/>
          </w:tcPr>
          <w:p w14:paraId="13DC374D" w14:textId="77777777" w:rsidR="00FF397D" w:rsidRPr="006C5DA5" w:rsidRDefault="00FF397D" w:rsidP="00A163A9">
            <w:pPr>
              <w:tabs>
                <w:tab w:val="left" w:pos="5400"/>
              </w:tabs>
              <w:rPr>
                <w:bCs/>
                <w:sz w:val="20"/>
              </w:rPr>
            </w:pPr>
            <w:bookmarkStart w:id="503" w:name="italic50" w:colFirst="0" w:colLast="0"/>
            <w:bookmarkStart w:id="504" w:name="bold51" w:colFirst="0" w:colLast="0"/>
            <w:r w:rsidRPr="006C5DA5">
              <w:rPr>
                <w:bCs/>
                <w:sz w:val="20"/>
              </w:rPr>
              <w:t>Funding</w:t>
            </w:r>
          </w:p>
        </w:tc>
        <w:tc>
          <w:tcPr>
            <w:tcW w:w="0" w:type="auto"/>
            <w:shd w:val="clear" w:color="auto" w:fill="auto"/>
          </w:tcPr>
          <w:p w14:paraId="024245CA" w14:textId="77777777" w:rsidR="00FF397D" w:rsidRPr="006C5DA5" w:rsidRDefault="00FF397D" w:rsidP="00A163A9">
            <w:pPr>
              <w:tabs>
                <w:tab w:val="left" w:pos="5400"/>
              </w:tabs>
              <w:jc w:val="center"/>
              <w:rPr>
                <w:sz w:val="20"/>
              </w:rPr>
            </w:pPr>
            <w:r w:rsidRPr="006C5DA5">
              <w:rPr>
                <w:sz w:val="20"/>
              </w:rPr>
              <w:t>22</w:t>
            </w:r>
          </w:p>
        </w:tc>
        <w:tc>
          <w:tcPr>
            <w:tcW w:w="6358" w:type="dxa"/>
            <w:shd w:val="clear" w:color="auto" w:fill="auto"/>
          </w:tcPr>
          <w:p w14:paraId="437C0E6E" w14:textId="77777777" w:rsidR="00FF397D" w:rsidRPr="006C5DA5" w:rsidRDefault="00FF397D" w:rsidP="00A163A9">
            <w:pPr>
              <w:tabs>
                <w:tab w:val="left" w:pos="5400"/>
              </w:tabs>
              <w:rPr>
                <w:sz w:val="20"/>
              </w:rPr>
            </w:pPr>
            <w:r w:rsidRPr="006C5DA5">
              <w:rPr>
                <w:sz w:val="20"/>
              </w:rPr>
              <w:t>Give the source of funding and the role of the funders for the present study and, if applicable, for the original study on which the present article is based</w:t>
            </w:r>
          </w:p>
        </w:tc>
        <w:tc>
          <w:tcPr>
            <w:tcW w:w="677" w:type="dxa"/>
            <w:shd w:val="clear" w:color="auto" w:fill="auto"/>
          </w:tcPr>
          <w:p w14:paraId="094266B6" w14:textId="77777777" w:rsidR="00FF397D" w:rsidRPr="006C5DA5" w:rsidRDefault="00FF397D" w:rsidP="00A163A9">
            <w:pPr>
              <w:tabs>
                <w:tab w:val="left" w:pos="5400"/>
              </w:tabs>
              <w:rPr>
                <w:sz w:val="20"/>
              </w:rPr>
            </w:pPr>
          </w:p>
        </w:tc>
      </w:tr>
      <w:bookmarkEnd w:id="503"/>
      <w:bookmarkEnd w:id="504"/>
    </w:tbl>
    <w:p w14:paraId="4C42E190" w14:textId="77777777" w:rsidR="00FF397D" w:rsidRDefault="00FF397D" w:rsidP="00FF397D">
      <w:pPr>
        <w:pStyle w:val="TableNote"/>
        <w:tabs>
          <w:tab w:val="left" w:pos="5400"/>
        </w:tabs>
        <w:rPr>
          <w:bCs/>
          <w:sz w:val="20"/>
        </w:rPr>
      </w:pPr>
    </w:p>
    <w:p w14:paraId="20E4FB1E" w14:textId="77777777" w:rsidR="00C75E94" w:rsidRDefault="00FF397D" w:rsidP="00FF397D">
      <w:pPr>
        <w:pStyle w:val="TableNote"/>
        <w:tabs>
          <w:tab w:val="left" w:pos="5400"/>
        </w:tabs>
        <w:rPr>
          <w:sz w:val="20"/>
        </w:rPr>
      </w:pPr>
      <w:r w:rsidRPr="0022554A">
        <w:rPr>
          <w:bCs/>
          <w:sz w:val="20"/>
        </w:rPr>
        <w:t>*</w:t>
      </w:r>
      <w:r w:rsidRPr="0022554A">
        <w:rPr>
          <w:sz w:val="20"/>
        </w:rPr>
        <w:t>Give information separately for exposed and unexposed groups.</w:t>
      </w:r>
    </w:p>
    <w:p w14:paraId="4112CE6F" w14:textId="253943A6" w:rsidR="00FF397D" w:rsidRPr="002602FB" w:rsidRDefault="00FF397D" w:rsidP="00FF397D">
      <w:pPr>
        <w:pStyle w:val="TableNote"/>
        <w:tabs>
          <w:tab w:val="left" w:pos="5400"/>
        </w:tabs>
        <w:rPr>
          <w:sz w:val="20"/>
        </w:rPr>
      </w:pPr>
      <w:r w:rsidRPr="00CE4480">
        <w:rPr>
          <w:b/>
          <w:sz w:val="20"/>
        </w:rPr>
        <w:lastRenderedPageBreak/>
        <w:t>Note:</w:t>
      </w:r>
      <w:r w:rsidRPr="002602FB">
        <w:rPr>
          <w:sz w:val="20"/>
        </w:rPr>
        <w:t xml:space="preserve"> An Explanation and Elaboration article discusses each checklist item and gives methodological background and published examples of transparent reporting. The STROBE checklist is best used in conjunction with this article (freely available on the Web sites of </w:t>
      </w:r>
      <w:proofErr w:type="spellStart"/>
      <w:r w:rsidRPr="002602FB">
        <w:rPr>
          <w:sz w:val="20"/>
        </w:rPr>
        <w:t>PLoS</w:t>
      </w:r>
      <w:proofErr w:type="spellEnd"/>
      <w:r w:rsidRPr="002602FB">
        <w:rPr>
          <w:sz w:val="20"/>
        </w:rPr>
        <w:t xml:space="preserve"> Medicine at http://www.plosmedicine.org/, Annals of Internal Medicine at http://www.annals.org/, and Epidemiology at http://www.epidem.com/). Information on the STROBE Initiative is available at www.strobe-statement.org.</w:t>
      </w:r>
    </w:p>
    <w:p w14:paraId="680F5539" w14:textId="0D4EE24F" w:rsidR="00521C89" w:rsidRPr="00CF12F8" w:rsidRDefault="00521C89" w:rsidP="0063530A">
      <w:pPr>
        <w:rPr>
          <w:rFonts w:ascii="Times New Roman" w:hAnsi="Times New Roman" w:cs="Times New Roman"/>
          <w:sz w:val="24"/>
          <w:szCs w:val="24"/>
        </w:rPr>
      </w:pPr>
    </w:p>
    <w:sectPr w:rsidR="00521C89" w:rsidRPr="00CF12F8" w:rsidSect="00FF397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rJamalUddin" w:date="2023-02-04T22:18:00Z" w:initials="MJU">
    <w:p w14:paraId="2BC829FF" w14:textId="01088015" w:rsidR="00A163A9" w:rsidRDefault="00A163A9">
      <w:pPr>
        <w:pStyle w:val="CommentText"/>
      </w:pPr>
      <w:r>
        <w:rPr>
          <w:rStyle w:val="CommentReference"/>
        </w:rPr>
        <w:annotationRef/>
      </w:r>
      <w:hyperlink r:id="rId1" w:history="1">
        <w:r w:rsidRPr="00816664">
          <w:rPr>
            <w:rStyle w:val="Hyperlink"/>
          </w:rPr>
          <w:t>https://onlinelibrary.wiley.com/page/journal/17408709/homepage/productinformation.html</w:t>
        </w:r>
      </w:hyperlink>
    </w:p>
    <w:p w14:paraId="34576F85" w14:textId="7C3D3BF9" w:rsidR="00A163A9" w:rsidRDefault="00000000">
      <w:pPr>
        <w:pStyle w:val="CommentText"/>
      </w:pPr>
      <w:hyperlink r:id="rId2" w:history="1">
        <w:r w:rsidR="00A163A9" w:rsidRPr="00816664">
          <w:rPr>
            <w:rStyle w:val="Hyperlink"/>
          </w:rPr>
          <w:t>https://onlinelibrary.wiley.com/page/journal/13653156/homepage/productinformation.html</w:t>
        </w:r>
      </w:hyperlink>
    </w:p>
    <w:p w14:paraId="0294DFB0" w14:textId="40A830D4" w:rsidR="00A163A9" w:rsidRDefault="00000000">
      <w:pPr>
        <w:pStyle w:val="CommentText"/>
      </w:pPr>
      <w:hyperlink r:id="rId3" w:history="1">
        <w:r w:rsidR="00A163A9" w:rsidRPr="00816664">
          <w:rPr>
            <w:rStyle w:val="Hyperlink"/>
          </w:rPr>
          <w:t>https://onlinelibrary.wiley.com/journal/13652214</w:t>
        </w:r>
      </w:hyperlink>
    </w:p>
    <w:p w14:paraId="06BFE645" w14:textId="77771FE3" w:rsidR="00A163A9" w:rsidRDefault="00A163A9">
      <w:pPr>
        <w:pStyle w:val="CommentText"/>
      </w:pPr>
      <w:r>
        <w:t xml:space="preserve"> Consider to submit one of the above first. See which is better.</w:t>
      </w:r>
    </w:p>
  </w:comment>
  <w:comment w:id="1" w:author="DrJamalUddin" w:date="2023-02-04T21:41:00Z" w:initials="MJU">
    <w:p w14:paraId="4B0EB273" w14:textId="49F885DD" w:rsidR="00A163A9" w:rsidRDefault="00A163A9">
      <w:pPr>
        <w:pStyle w:val="CommentText"/>
      </w:pPr>
      <w:r>
        <w:rPr>
          <w:rStyle w:val="CommentReference"/>
        </w:rPr>
        <w:annotationRef/>
      </w:r>
      <w:r>
        <w:t>I have changed authors order.</w:t>
      </w:r>
    </w:p>
  </w:comment>
  <w:comment w:id="2" w:author="DrJamalUddin" w:date="2023-02-04T21:29:00Z" w:initials="MJU">
    <w:p w14:paraId="5022587C" w14:textId="00C7119E" w:rsidR="00A163A9" w:rsidRDefault="00A163A9">
      <w:pPr>
        <w:pStyle w:val="CommentText"/>
      </w:pPr>
      <w:r>
        <w:rPr>
          <w:rStyle w:val="CommentReference"/>
        </w:rPr>
        <w:annotationRef/>
      </w:r>
      <w:r>
        <w:t>If journal has APC, then use all affiliation to Bangladesh</w:t>
      </w:r>
    </w:p>
  </w:comment>
  <w:comment w:id="3" w:author="DrJamalUddin" w:date="2023-02-04T20:37:00Z" w:initials="MJU">
    <w:p w14:paraId="13457D81" w14:textId="77777777" w:rsidR="00A163A9" w:rsidRDefault="00A163A9">
      <w:pPr>
        <w:pStyle w:val="CommentText"/>
      </w:pPr>
      <w:r>
        <w:rPr>
          <w:rStyle w:val="CommentReference"/>
        </w:rPr>
        <w:annotationRef/>
      </w:r>
      <w:r>
        <w:t xml:space="preserve">Separate the sections like </w:t>
      </w:r>
    </w:p>
    <w:p w14:paraId="6668C8E9" w14:textId="79A392D9" w:rsidR="00A163A9" w:rsidRDefault="00A163A9">
      <w:pPr>
        <w:pStyle w:val="CommentText"/>
      </w:pPr>
      <w:r>
        <w:t>Introduction, Methods, Results, and Conclusion</w:t>
      </w:r>
    </w:p>
  </w:comment>
  <w:comment w:id="20" w:author="Chowdhury,Muhammad Abdul Baker" w:date="2023-01-05T09:58:00Z" w:initials="CAB">
    <w:p w14:paraId="50A43F77" w14:textId="200C7AD4" w:rsidR="00A163A9" w:rsidRDefault="00A163A9">
      <w:pPr>
        <w:pStyle w:val="CommentText"/>
      </w:pPr>
      <w:r>
        <w:rPr>
          <w:rStyle w:val="CommentReference"/>
        </w:rPr>
        <w:annotationRef/>
      </w:r>
      <w:r>
        <w:t xml:space="preserve">Are this # of deaths due to diarrhea? Please clarify in the sentence itself. </w:t>
      </w:r>
    </w:p>
  </w:comment>
  <w:comment w:id="21" w:author="Mst. Farzana Akter [2]" w:date="2023-01-09T22:35:00Z" w:initials="MFA">
    <w:p w14:paraId="42C493ED" w14:textId="77777777" w:rsidR="00A163A9" w:rsidRDefault="00A163A9" w:rsidP="00057F81">
      <w:pPr>
        <w:pStyle w:val="CommentText"/>
      </w:pPr>
      <w:r>
        <w:rPr>
          <w:rStyle w:val="CommentReference"/>
        </w:rPr>
        <w:annotationRef/>
      </w:r>
      <w:r>
        <w:rPr>
          <w:lang w:val="en-CA"/>
        </w:rPr>
        <w:t xml:space="preserve">No, it was total child deaths. </w:t>
      </w:r>
    </w:p>
  </w:comment>
  <w:comment w:id="22" w:author="DrJamalUddin" w:date="2023-02-04T21:28:00Z" w:initials="MJU">
    <w:p w14:paraId="655644D0" w14:textId="399AC29E" w:rsidR="00A163A9" w:rsidRDefault="00A163A9">
      <w:pPr>
        <w:pStyle w:val="CommentText"/>
      </w:pPr>
      <w:r>
        <w:rPr>
          <w:rStyle w:val="CommentReference"/>
        </w:rPr>
        <w:annotationRef/>
      </w:r>
    </w:p>
  </w:comment>
  <w:comment w:id="23" w:author="Chowdhury,Muhammad Abdul Baker" w:date="2023-01-05T10:00:00Z" w:initials="CAB">
    <w:p w14:paraId="4DD2C18F" w14:textId="36DD5175" w:rsidR="00A163A9" w:rsidRDefault="00A163A9" w:rsidP="00707A86">
      <w:pPr>
        <w:pStyle w:val="CommentText"/>
      </w:pPr>
      <w:r>
        <w:rPr>
          <w:rStyle w:val="CommentReference"/>
        </w:rPr>
        <w:annotationRef/>
      </w:r>
      <w:r>
        <w:t xml:space="preserve">This is repetitive statement with the second sentence of the introduction. I suggest you merge them both by keeping the key information. </w:t>
      </w:r>
    </w:p>
  </w:comment>
  <w:comment w:id="24" w:author="Chowdhury,Muhammad Abdul Baker" w:date="2023-01-05T10:09:00Z" w:initials="CAB">
    <w:p w14:paraId="1620403A" w14:textId="3368D6AB" w:rsidR="00A163A9" w:rsidRDefault="00A163A9">
      <w:pPr>
        <w:pStyle w:val="CommentText"/>
      </w:pPr>
      <w:r>
        <w:rPr>
          <w:rStyle w:val="CommentReference"/>
        </w:rPr>
        <w:annotationRef/>
      </w:r>
      <w:r>
        <w:t xml:space="preserve">All these should be within one bracket. not individual brackets and for continuous citations you should use “-“. </w:t>
      </w:r>
    </w:p>
  </w:comment>
  <w:comment w:id="27" w:author="DrJamalUddin" w:date="2023-02-04T21:28:00Z" w:initials="MJU">
    <w:p w14:paraId="0478DD84" w14:textId="393F1E17" w:rsidR="00A163A9" w:rsidRDefault="00A163A9">
      <w:pPr>
        <w:pStyle w:val="CommentText"/>
      </w:pPr>
      <w:r>
        <w:rPr>
          <w:rStyle w:val="CommentReference"/>
        </w:rPr>
        <w:annotationRef/>
      </w:r>
      <w:r>
        <w:t>This can be in the recommendation section.</w:t>
      </w:r>
    </w:p>
  </w:comment>
  <w:comment w:id="25" w:author="Chowdhury,Muhammad Abdul Baker" w:date="2023-01-05T10:10:00Z" w:initials="CAB">
    <w:p w14:paraId="1879E039" w14:textId="6667CCAB" w:rsidR="00A163A9" w:rsidRDefault="00A163A9">
      <w:pPr>
        <w:pStyle w:val="CommentText"/>
      </w:pPr>
      <w:r>
        <w:rPr>
          <w:rStyle w:val="CommentReference"/>
        </w:rPr>
        <w:annotationRef/>
      </w:r>
      <w:r>
        <w:t>Up to the previous paragraph you clearly laid out the problem statement, what causing it. However, the missing part is WHAT IS THE GAP and Why you are doing the study is missing and reviewers will raise question about it</w:t>
      </w:r>
    </w:p>
  </w:comment>
  <w:comment w:id="30" w:author="DrJamalUddin" w:date="2023-02-04T21:50:00Z" w:initials="MJU">
    <w:p w14:paraId="3B08E210" w14:textId="1246B919" w:rsidR="00A163A9" w:rsidRDefault="00A163A9">
      <w:pPr>
        <w:pStyle w:val="CommentText"/>
        <w:rPr>
          <w:noProof/>
        </w:rPr>
      </w:pPr>
      <w:r>
        <w:rPr>
          <w:rStyle w:val="CommentReference"/>
        </w:rPr>
        <w:annotationRef/>
      </w:r>
      <w:r>
        <w:t>STROBE guidelines</w:t>
      </w:r>
      <w:r>
        <w:rPr>
          <w:noProof/>
        </w:rPr>
        <w:t xml:space="preserve"> (see last page of this file)</w:t>
      </w:r>
    </w:p>
    <w:p w14:paraId="3BE8BDD3" w14:textId="3C034C87" w:rsidR="00A163A9" w:rsidRDefault="00A163A9">
      <w:pPr>
        <w:pStyle w:val="CommentText"/>
        <w:rPr>
          <w:noProof/>
        </w:rPr>
      </w:pPr>
    </w:p>
    <w:p w14:paraId="6CABF435" w14:textId="77777777" w:rsidR="00A163A9" w:rsidRPr="00C16175" w:rsidRDefault="00A163A9" w:rsidP="00C16175">
      <w:pPr>
        <w:rPr>
          <w:rFonts w:ascii="Times New Roman" w:eastAsia="Times New Roman" w:hAnsi="Times New Roman" w:cs="Times New Roman"/>
          <w:sz w:val="24"/>
          <w:szCs w:val="24"/>
          <w:lang w:eastAsia="en-GB" w:bidi="bn-IN"/>
        </w:rPr>
      </w:pPr>
      <w:r>
        <w:rPr>
          <w:noProof/>
        </w:rPr>
        <w:t xml:space="preserve">See </w:t>
      </w:r>
      <w:r w:rsidRPr="00C16175">
        <w:rPr>
          <w:rFonts w:ascii="Segoe UI" w:eastAsia="Times New Roman" w:hAnsi="Segoe UI" w:cs="Segoe UI"/>
          <w:color w:val="0E0C1B"/>
          <w:sz w:val="24"/>
          <w:szCs w:val="24"/>
          <w:shd w:val="clear" w:color="auto" w:fill="FFFFFF"/>
          <w:lang w:eastAsia="en-GB" w:bidi="bn-IN"/>
        </w:rPr>
        <w:t>STROBE Checklist:</w:t>
      </w:r>
      <w:r w:rsidRPr="00C16175">
        <w:rPr>
          <w:rFonts w:ascii="Segoe UI" w:eastAsia="Times New Roman" w:hAnsi="Segoe UI" w:cs="Segoe UI"/>
          <w:color w:val="0E0C1B"/>
          <w:sz w:val="24"/>
          <w:szCs w:val="24"/>
          <w:lang w:eastAsia="en-GB" w:bidi="bn-IN"/>
        </w:rPr>
        <w:br/>
      </w:r>
      <w:r w:rsidRPr="00C16175">
        <w:rPr>
          <w:rFonts w:ascii="Segoe UI" w:eastAsia="Times New Roman" w:hAnsi="Segoe UI" w:cs="Segoe UI"/>
          <w:color w:val="0E0C1B"/>
          <w:sz w:val="24"/>
          <w:szCs w:val="24"/>
          <w:shd w:val="clear" w:color="auto" w:fill="FFFFFF"/>
          <w:lang w:eastAsia="en-GB" w:bidi="bn-IN"/>
        </w:rPr>
        <w:t>cross-sectional studies</w:t>
      </w:r>
    </w:p>
    <w:p w14:paraId="659BA26B" w14:textId="174BAAC9" w:rsidR="00A163A9" w:rsidRDefault="00A163A9">
      <w:pPr>
        <w:pStyle w:val="CommentText"/>
      </w:pPr>
      <w:r w:rsidRPr="00C16175">
        <w:t>https://www.strobe-statement.org/checklists</w:t>
      </w:r>
    </w:p>
    <w:p w14:paraId="4A6C6948" w14:textId="4ACD7BA5" w:rsidR="00A163A9" w:rsidRDefault="00A163A9">
      <w:pPr>
        <w:pStyle w:val="CommentText"/>
      </w:pPr>
    </w:p>
    <w:p w14:paraId="45FD6088" w14:textId="77777777" w:rsidR="00A163A9" w:rsidRDefault="00A163A9">
      <w:pPr>
        <w:pStyle w:val="CommentText"/>
      </w:pPr>
    </w:p>
    <w:p w14:paraId="2B85D38C" w14:textId="6F9B7C9F" w:rsidR="00A163A9" w:rsidRDefault="00A163A9">
      <w:pPr>
        <w:pStyle w:val="CommentText"/>
      </w:pPr>
    </w:p>
  </w:comment>
  <w:comment w:id="31" w:author="Mohammad Nayeem Hasan" w:date="2023-02-15T23:01:00Z" w:initials="MNH">
    <w:p w14:paraId="2B6A3339" w14:textId="77777777" w:rsidR="00154ABF" w:rsidRDefault="00154ABF" w:rsidP="004D2020">
      <w:pPr>
        <w:pStyle w:val="CommentText"/>
      </w:pPr>
      <w:r>
        <w:rPr>
          <w:rStyle w:val="CommentReference"/>
        </w:rPr>
        <w:annotationRef/>
      </w:r>
      <w:r>
        <w:t>All components are available in our study</w:t>
      </w:r>
    </w:p>
  </w:comment>
  <w:comment w:id="35" w:author="Chowdhury,Muhammad Abdul Baker" w:date="2023-01-05T10:47:00Z" w:initials="CAB">
    <w:p w14:paraId="5925562E" w14:textId="7196E093" w:rsidR="00A163A9" w:rsidRDefault="00A163A9">
      <w:pPr>
        <w:pStyle w:val="CommentText"/>
      </w:pPr>
      <w:r>
        <w:rPr>
          <w:rStyle w:val="CommentReference"/>
        </w:rPr>
        <w:annotationRef/>
      </w:r>
      <w:r>
        <w:t>Add some literature source here with justification of selecting the co-variates.</w:t>
      </w:r>
    </w:p>
  </w:comment>
  <w:comment w:id="36" w:author="Chowdhury,Muhammad Abdul Baker" w:date="2023-01-05T10:48:00Z" w:initials="CAB">
    <w:p w14:paraId="6DF72437" w14:textId="4B818DDF" w:rsidR="00A163A9" w:rsidRDefault="00A163A9">
      <w:pPr>
        <w:pStyle w:val="CommentText"/>
      </w:pPr>
      <w:r>
        <w:rPr>
          <w:rStyle w:val="CommentReference"/>
        </w:rPr>
        <w:annotationRef/>
      </w:r>
      <w:r>
        <w:t xml:space="preserve">Add some model fit statistics with data tables. Post estimations results such as AIC, BIC, OC etc. should be added for the best model </w:t>
      </w:r>
    </w:p>
  </w:comment>
  <w:comment w:id="37" w:author="Mst. Farzana Akter [2]" w:date="2023-01-09T22:39:00Z" w:initials="MFA">
    <w:p w14:paraId="72D83858" w14:textId="77777777" w:rsidR="00A163A9" w:rsidRDefault="00A163A9" w:rsidP="00057F81">
      <w:pPr>
        <w:pStyle w:val="CommentText"/>
      </w:pPr>
      <w:r>
        <w:rPr>
          <w:rStyle w:val="CommentReference"/>
        </w:rPr>
        <w:annotationRef/>
      </w:r>
      <w:r>
        <w:rPr>
          <w:lang w:val="en-CA"/>
        </w:rPr>
        <w:t>Nayeem, this one also.</w:t>
      </w:r>
    </w:p>
  </w:comment>
  <w:comment w:id="38" w:author="Mohammad Nayeem Hasan [2]" w:date="2023-01-21T01:20:00Z" w:initials="MNH">
    <w:p w14:paraId="5593C506" w14:textId="77777777" w:rsidR="00A163A9" w:rsidRDefault="00A163A9" w:rsidP="00057F81">
      <w:pPr>
        <w:pStyle w:val="CommentText"/>
      </w:pPr>
      <w:r>
        <w:rPr>
          <w:rStyle w:val="CommentReference"/>
        </w:rPr>
        <w:annotationRef/>
      </w:r>
      <w:r>
        <w:t>Jui, please add all references.</w:t>
      </w:r>
    </w:p>
  </w:comment>
  <w:comment w:id="39" w:author="DrJamalUddin" w:date="2023-02-04T22:19:00Z" w:initials="MJU">
    <w:p w14:paraId="757FFC6B" w14:textId="4E164C46" w:rsidR="00A163A9" w:rsidRDefault="00A163A9">
      <w:pPr>
        <w:pStyle w:val="CommentText"/>
      </w:pPr>
      <w:r>
        <w:rPr>
          <w:rStyle w:val="CommentReference"/>
        </w:rPr>
        <w:annotationRef/>
      </w:r>
      <w:r>
        <w:t>See the attached article (email attachment) whether you follow all things if necessary.</w:t>
      </w:r>
    </w:p>
  </w:comment>
  <w:comment w:id="43" w:author="Chowdhury,Muhammad Abdul Baker" w:date="2023-01-05T10:58:00Z" w:initials="CAB">
    <w:p w14:paraId="2299590D" w14:textId="056C4B18" w:rsidR="00A163A9" w:rsidRDefault="00A163A9">
      <w:pPr>
        <w:pStyle w:val="CommentText"/>
      </w:pPr>
      <w:r>
        <w:rPr>
          <w:rStyle w:val="CommentReference"/>
        </w:rPr>
        <w:annotationRef/>
      </w:r>
      <w:r>
        <w:t xml:space="preserve">Add 95% CI of the prevalence and see if the changes are significant over time. </w:t>
      </w:r>
    </w:p>
  </w:comment>
  <w:comment w:id="44" w:author="Mst. Farzana Akter [2]" w:date="2023-01-09T22:39:00Z" w:initials="MFA">
    <w:p w14:paraId="11543BE1" w14:textId="77777777" w:rsidR="00A163A9" w:rsidRDefault="00A163A9" w:rsidP="00057F81">
      <w:pPr>
        <w:pStyle w:val="CommentText"/>
      </w:pPr>
      <w:r>
        <w:rPr>
          <w:rStyle w:val="CommentReference"/>
        </w:rPr>
        <w:annotationRef/>
      </w:r>
      <w:r>
        <w:rPr>
          <w:lang w:val="en-CA"/>
        </w:rPr>
        <w:t>Nayeem, this one!</w:t>
      </w:r>
    </w:p>
  </w:comment>
  <w:comment w:id="45" w:author="Mohammad Nayeem Hasan [2]" w:date="2023-01-21T01:25:00Z" w:initials="MNH">
    <w:p w14:paraId="1456922F" w14:textId="77777777" w:rsidR="00A163A9" w:rsidRDefault="00A163A9" w:rsidP="00057F81">
      <w:pPr>
        <w:pStyle w:val="CommentText"/>
      </w:pPr>
      <w:r>
        <w:rPr>
          <w:rStyle w:val="CommentReference"/>
        </w:rPr>
        <w:annotationRef/>
      </w:r>
      <w:r>
        <w:t>Dear Jui and Baker Bhai, this is just a percentage increase and decrease from two numbers. I haven't any idea how to find this out.</w:t>
      </w:r>
    </w:p>
  </w:comment>
  <w:comment w:id="46" w:author="DrJamalUddin" w:date="2023-02-04T21:27:00Z" w:initials="MJU">
    <w:p w14:paraId="598E45AB" w14:textId="42139646" w:rsidR="00A163A9" w:rsidRDefault="00A163A9">
      <w:pPr>
        <w:pStyle w:val="CommentText"/>
      </w:pPr>
      <w:r>
        <w:rPr>
          <w:rStyle w:val="CommentReference"/>
        </w:rPr>
        <w:annotationRef/>
      </w:r>
    </w:p>
  </w:comment>
  <w:comment w:id="40" w:author="Chowdhury,Muhammad Abdul Baker" w:date="2023-01-05T11:00:00Z" w:initials="CAB">
    <w:p w14:paraId="643AF5C1" w14:textId="75761A8B" w:rsidR="00A163A9" w:rsidRDefault="00A163A9">
      <w:pPr>
        <w:pStyle w:val="CommentText"/>
      </w:pPr>
      <w:r>
        <w:rPr>
          <w:rStyle w:val="CommentReference"/>
        </w:rPr>
        <w:annotationRef/>
      </w:r>
      <w:r>
        <w:t xml:space="preserve">This is too much details, Only report key numbers which stands. This will help to reduce word counts. You must keep total word count under 3000 words. </w:t>
      </w:r>
    </w:p>
  </w:comment>
  <w:comment w:id="41" w:author="Mst. Farzana Akter [2]" w:date="2023-01-09T22:40:00Z" w:initials="MFA">
    <w:p w14:paraId="195502C0" w14:textId="77777777" w:rsidR="00A163A9" w:rsidRDefault="00A163A9" w:rsidP="00057F81">
      <w:pPr>
        <w:pStyle w:val="CommentText"/>
      </w:pPr>
      <w:r>
        <w:rPr>
          <w:rStyle w:val="CommentReference"/>
        </w:rPr>
        <w:annotationRef/>
      </w:r>
      <w:r>
        <w:rPr>
          <w:lang w:val="en-CA"/>
        </w:rPr>
        <w:t>Nayeem, this one also!</w:t>
      </w:r>
    </w:p>
  </w:comment>
  <w:comment w:id="42" w:author="Mohammad Nayeem Hasan [2]" w:date="2023-01-21T01:32:00Z" w:initials="MNH">
    <w:p w14:paraId="48C0542C" w14:textId="77777777" w:rsidR="00A163A9" w:rsidRDefault="00A163A9" w:rsidP="00057F81">
      <w:pPr>
        <w:pStyle w:val="CommentText"/>
      </w:pPr>
      <w:r>
        <w:rPr>
          <w:rStyle w:val="CommentReference"/>
        </w:rPr>
        <w:annotationRef/>
      </w:r>
      <w:r>
        <w:t>Done.</w:t>
      </w:r>
    </w:p>
  </w:comment>
  <w:comment w:id="49" w:author="Chowdhury,Muhammad Abdul Baker" w:date="2023-01-05T11:05:00Z" w:initials="CAB">
    <w:p w14:paraId="11FDE484" w14:textId="65EBF988" w:rsidR="00A163A9" w:rsidRDefault="00A163A9">
      <w:pPr>
        <w:pStyle w:val="CommentText"/>
      </w:pPr>
      <w:r>
        <w:rPr>
          <w:rStyle w:val="CommentReference"/>
        </w:rPr>
        <w:annotationRef/>
      </w:r>
      <w:r>
        <w:t xml:space="preserve">This is confusing. I presume you are trying to report three years, so make it clear. </w:t>
      </w:r>
    </w:p>
  </w:comment>
  <w:comment w:id="50" w:author="DrJamalUddin" w:date="2023-02-04T21:24:00Z" w:initials="MJU">
    <w:p w14:paraId="0F6DCA83" w14:textId="243A2063" w:rsidR="00A163A9" w:rsidRDefault="00A163A9">
      <w:pPr>
        <w:pStyle w:val="CommentText"/>
      </w:pPr>
      <w:r>
        <w:rPr>
          <w:rStyle w:val="CommentReference"/>
        </w:rPr>
        <w:annotationRef/>
      </w:r>
      <w:r>
        <w:t>The discussion needs a bit organization like for each indicator write in one paragraph, make link between paragraphs. First, focus most important findings.</w:t>
      </w:r>
    </w:p>
  </w:comment>
  <w:comment w:id="66" w:author="DrJamalUddin" w:date="2023-02-04T20:45:00Z" w:initials="MJU">
    <w:p w14:paraId="3A02D0ED" w14:textId="2F96FD77" w:rsidR="00A163A9" w:rsidRDefault="00A163A9">
      <w:pPr>
        <w:pStyle w:val="CommentText"/>
      </w:pPr>
      <w:r>
        <w:rPr>
          <w:rStyle w:val="CommentReference"/>
        </w:rPr>
        <w:annotationRef/>
      </w:r>
      <w:r>
        <w:t>Start with one or two small sentences about the focus/objective of the study.</w:t>
      </w:r>
    </w:p>
  </w:comment>
  <w:comment w:id="102" w:author="DrJamalUddin" w:date="2023-02-04T21:28:00Z" w:initials="MJU">
    <w:p w14:paraId="09E121D4" w14:textId="77777777" w:rsidR="00A20F32" w:rsidRDefault="00A20F32" w:rsidP="00A20F32">
      <w:pPr>
        <w:pStyle w:val="CommentText"/>
      </w:pPr>
      <w:r>
        <w:rPr>
          <w:rStyle w:val="CommentReference"/>
        </w:rPr>
        <w:annotationRef/>
      </w:r>
      <w:r>
        <w:t>This can be in the recommendation section.</w:t>
      </w:r>
    </w:p>
  </w:comment>
  <w:comment w:id="107" w:author="Chowdhury,Muhammad Abdul Baker" w:date="2023-01-05T10:10:00Z" w:initials="CAB">
    <w:p w14:paraId="1CDB666F" w14:textId="77777777" w:rsidR="00A20F32" w:rsidRDefault="00A20F32" w:rsidP="00A20F32">
      <w:pPr>
        <w:pStyle w:val="CommentText"/>
      </w:pPr>
      <w:r>
        <w:rPr>
          <w:rStyle w:val="CommentReference"/>
        </w:rPr>
        <w:annotationRef/>
      </w:r>
      <w:r>
        <w:t>Up to the previous paragraph you clearly laid out the problem statement, what causing it. However, the missing part is WHAT IS THE GAP and Why you are doing the study is missing and reviewers will raise question about it</w:t>
      </w:r>
    </w:p>
  </w:comment>
  <w:comment w:id="130" w:author="Chowdhury,Muhammad Abdul Baker" w:date="2023-01-05T11:10:00Z" w:initials="CAB">
    <w:p w14:paraId="68B54D8E" w14:textId="6D404D5A" w:rsidR="00A163A9" w:rsidRDefault="00A163A9" w:rsidP="00C2040A">
      <w:pPr>
        <w:pStyle w:val="CommentText"/>
      </w:pPr>
      <w:r>
        <w:rPr>
          <w:rStyle w:val="CommentReference"/>
        </w:rPr>
        <w:annotationRef/>
      </w:r>
      <w:r>
        <w:t>Table looks too crowded. Reformat the tables OR and 95% CI within parenthesis in a single cell. This will make the table nicer. e.g. 1.81 (1.50,2.18).</w:t>
      </w:r>
    </w:p>
  </w:comment>
  <w:comment w:id="131" w:author="Mst. Farzana Akter [2]" w:date="2023-01-09T22:41:00Z" w:initials="MFA">
    <w:p w14:paraId="0E6D243E" w14:textId="77777777" w:rsidR="00A163A9" w:rsidRDefault="00A163A9" w:rsidP="00C2040A">
      <w:pPr>
        <w:pStyle w:val="CommentText"/>
      </w:pPr>
      <w:r>
        <w:rPr>
          <w:rStyle w:val="CommentReference"/>
        </w:rPr>
        <w:annotationRef/>
      </w:r>
      <w:r>
        <w:rPr>
          <w:lang w:val="en-CA"/>
        </w:rPr>
        <w:t>Nayeem, this one also!</w:t>
      </w:r>
    </w:p>
  </w:comment>
  <w:comment w:id="133" w:author="DrJamalUddin" w:date="2023-02-04T21:13:00Z" w:initials="MJU">
    <w:p w14:paraId="7EC3F359" w14:textId="6F1C6E69" w:rsidR="007179D5" w:rsidRDefault="007179D5">
      <w:pPr>
        <w:pStyle w:val="CommentText"/>
      </w:pPr>
      <w:r>
        <w:rPr>
          <w:rStyle w:val="CommentReference"/>
        </w:rPr>
        <w:annotationRef/>
      </w:r>
      <w:r>
        <w:t>To look this row good, merge this row, similarly for other places</w:t>
      </w:r>
    </w:p>
  </w:comment>
  <w:comment w:id="134" w:author="Mohammad Nayeem Hasan" w:date="2023-02-16T01:41:00Z" w:initials="MNH">
    <w:p w14:paraId="7F19CEBE" w14:textId="77777777" w:rsidR="008D582D" w:rsidRDefault="008D582D" w:rsidP="00297F3E">
      <w:pPr>
        <w:pStyle w:val="CommentText"/>
      </w:pPr>
      <w:r>
        <w:rPr>
          <w:rStyle w:val="CommentReference"/>
        </w:rPr>
        <w:annotationRef/>
      </w:r>
      <w:r>
        <w:t>I can't understand.</w:t>
      </w:r>
    </w:p>
  </w:comment>
  <w:comment w:id="399" w:author="Chowdhury,Muhammad Abdul Baker" w:date="2023-01-05T11:07:00Z" w:initials="CAB">
    <w:p w14:paraId="56ECC2CD" w14:textId="48E8AC4F" w:rsidR="00A163A9" w:rsidRDefault="00A163A9" w:rsidP="008E73D6">
      <w:pPr>
        <w:pStyle w:val="CommentText"/>
      </w:pPr>
      <w:r>
        <w:rPr>
          <w:rStyle w:val="CommentReference"/>
        </w:rPr>
        <w:annotationRef/>
      </w:r>
      <w:r>
        <w:t xml:space="preserve">Reformat the tables OR and 95% CI within parenthesis in a single cell. This will make the table nicer. e.g. 1.81 (1.50,2.18). </w:t>
      </w:r>
    </w:p>
    <w:p w14:paraId="53FA25B6" w14:textId="77777777" w:rsidR="00A163A9" w:rsidRDefault="00A163A9" w:rsidP="008E73D6">
      <w:pPr>
        <w:pStyle w:val="CommentText"/>
      </w:pPr>
    </w:p>
    <w:p w14:paraId="3E859EE5" w14:textId="77777777" w:rsidR="00A163A9" w:rsidRDefault="00A163A9" w:rsidP="008E73D6">
      <w:pPr>
        <w:pStyle w:val="CommentText"/>
      </w:pPr>
    </w:p>
    <w:p w14:paraId="272D809F" w14:textId="77777777" w:rsidR="00A163A9" w:rsidRDefault="00A163A9" w:rsidP="008E73D6">
      <w:pPr>
        <w:pStyle w:val="CommentText"/>
      </w:pPr>
      <w:r w:rsidRPr="0014098A">
        <w:rPr>
          <w:highlight w:val="yellow"/>
        </w:rPr>
        <w:t>I highly recommend to creating a forest plot by showing the factors over three survey years.</w:t>
      </w:r>
      <w:r>
        <w:t xml:space="preserve"> </w:t>
      </w:r>
    </w:p>
  </w:comment>
  <w:comment w:id="400" w:author="Mst. Farzana Akter [2]" w:date="2023-01-09T22:41:00Z" w:initials="MFA">
    <w:p w14:paraId="17AC2DE7" w14:textId="77777777" w:rsidR="00A163A9" w:rsidRDefault="00A163A9" w:rsidP="008E73D6">
      <w:pPr>
        <w:pStyle w:val="CommentText"/>
      </w:pPr>
      <w:r>
        <w:rPr>
          <w:rStyle w:val="CommentReference"/>
        </w:rPr>
        <w:annotationRef/>
      </w:r>
      <w:r>
        <w:rPr>
          <w:lang w:val="en-CA"/>
        </w:rPr>
        <w:t>Nayeem, this one!</w:t>
      </w:r>
    </w:p>
  </w:comment>
  <w:comment w:id="401" w:author="Mohammad Nayeem Hasan [2]" w:date="2023-01-21T04:06:00Z" w:initials="MNH">
    <w:p w14:paraId="2B4A06B9" w14:textId="77777777" w:rsidR="00A163A9" w:rsidRDefault="00A163A9" w:rsidP="00057F81">
      <w:pPr>
        <w:pStyle w:val="CommentText"/>
      </w:pPr>
      <w:r>
        <w:rPr>
          <w:rStyle w:val="CommentReference"/>
        </w:rPr>
        <w:annotationRef/>
      </w:r>
      <w:r>
        <w:t>Done</w:t>
      </w:r>
    </w:p>
  </w:comment>
  <w:comment w:id="403" w:author="Chowdhury,Muhammad Abdul Baker" w:date="2023-01-05T10:44:00Z" w:initials="CAB">
    <w:p w14:paraId="158C8A89" w14:textId="40DC5489" w:rsidR="00A163A9" w:rsidRDefault="00A163A9" w:rsidP="00812BC2">
      <w:pPr>
        <w:pStyle w:val="CommentText"/>
      </w:pPr>
      <w:r>
        <w:rPr>
          <w:rStyle w:val="CommentReference"/>
        </w:rPr>
        <w:annotationRef/>
      </w:r>
      <w:r>
        <w:t xml:space="preserve">Better to put all tables and figures at the end of the manuscript </w:t>
      </w:r>
    </w:p>
  </w:comment>
  <w:comment w:id="404" w:author="Mst. Farzana Akter [2]" w:date="2023-01-09T22:39:00Z" w:initials="MFA">
    <w:p w14:paraId="4BAB5A03" w14:textId="77777777" w:rsidR="00A163A9" w:rsidRDefault="00A163A9" w:rsidP="00812BC2">
      <w:pPr>
        <w:pStyle w:val="CommentText"/>
      </w:pPr>
      <w:r>
        <w:rPr>
          <w:rStyle w:val="CommentReference"/>
        </w:rPr>
        <w:annotationRef/>
      </w:r>
      <w:r>
        <w:rPr>
          <w:lang w:val="en-CA"/>
        </w:rPr>
        <w:t xml:space="preserve">Nayeem, pls resolve this. </w:t>
      </w:r>
    </w:p>
  </w:comment>
  <w:comment w:id="405" w:author="Mohammad Nayeem Hasan [2]" w:date="2023-01-21T03:27:00Z" w:initials="MNH">
    <w:p w14:paraId="3BE69144" w14:textId="77777777" w:rsidR="00A163A9" w:rsidRDefault="00A163A9" w:rsidP="00057F81">
      <w:pPr>
        <w:pStyle w:val="CommentText"/>
      </w:pPr>
      <w:r>
        <w:rPr>
          <w:rStyle w:val="CommentReference"/>
        </w:rPr>
        <w:annotationRef/>
      </w:r>
      <w:r>
        <w:t>Done</w:t>
      </w:r>
    </w:p>
  </w:comment>
  <w:comment w:id="408" w:author="DrJamalUddin" w:date="2023-02-04T21:14:00Z" w:initials="MJU">
    <w:p w14:paraId="30C49B45" w14:textId="10D016AB" w:rsidR="00A163A9" w:rsidRDefault="00A163A9">
      <w:pPr>
        <w:pStyle w:val="CommentText"/>
      </w:pPr>
      <w:r>
        <w:rPr>
          <w:rStyle w:val="CommentReference"/>
        </w:rPr>
        <w:annotationRef/>
      </w:r>
      <w:r>
        <w:t>It would be great if you show pooled estimate of each variable across the 3 databases. Like meta-analysis style.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6BFE645" w15:done="0"/>
  <w15:commentEx w15:paraId="4B0EB273" w15:done="1"/>
  <w15:commentEx w15:paraId="5022587C" w15:done="0"/>
  <w15:commentEx w15:paraId="6668C8E9" w15:done="1"/>
  <w15:commentEx w15:paraId="50A43F77" w15:done="1"/>
  <w15:commentEx w15:paraId="42C493ED" w15:paraIdParent="50A43F77" w15:done="1"/>
  <w15:commentEx w15:paraId="655644D0" w15:paraIdParent="50A43F77" w15:done="1"/>
  <w15:commentEx w15:paraId="4DD2C18F" w15:done="1"/>
  <w15:commentEx w15:paraId="1620403A" w15:done="1"/>
  <w15:commentEx w15:paraId="0478DD84" w15:done="0"/>
  <w15:commentEx w15:paraId="1879E039" w15:done="1"/>
  <w15:commentEx w15:paraId="2B85D38C" w15:done="1"/>
  <w15:commentEx w15:paraId="2B6A3339" w15:paraIdParent="2B85D38C" w15:done="1"/>
  <w15:commentEx w15:paraId="5925562E" w15:done="1"/>
  <w15:commentEx w15:paraId="6DF72437" w15:done="1"/>
  <w15:commentEx w15:paraId="72D83858" w15:paraIdParent="6DF72437" w15:done="1"/>
  <w15:commentEx w15:paraId="5593C506" w15:paraIdParent="6DF72437" w15:done="1"/>
  <w15:commentEx w15:paraId="757FFC6B" w15:done="1"/>
  <w15:commentEx w15:paraId="2299590D" w15:done="1"/>
  <w15:commentEx w15:paraId="11543BE1" w15:paraIdParent="2299590D" w15:done="1"/>
  <w15:commentEx w15:paraId="1456922F" w15:paraIdParent="2299590D" w15:done="1"/>
  <w15:commentEx w15:paraId="598E45AB" w15:paraIdParent="2299590D" w15:done="1"/>
  <w15:commentEx w15:paraId="643AF5C1" w15:done="1"/>
  <w15:commentEx w15:paraId="195502C0" w15:paraIdParent="643AF5C1" w15:done="1"/>
  <w15:commentEx w15:paraId="48C0542C" w15:paraIdParent="643AF5C1" w15:done="1"/>
  <w15:commentEx w15:paraId="11FDE484" w15:done="1"/>
  <w15:commentEx w15:paraId="0F6DCA83" w15:done="1"/>
  <w15:commentEx w15:paraId="3A02D0ED" w15:done="1"/>
  <w15:commentEx w15:paraId="09E121D4" w15:done="1"/>
  <w15:commentEx w15:paraId="1CDB666F" w15:done="1"/>
  <w15:commentEx w15:paraId="68B54D8E" w15:done="1"/>
  <w15:commentEx w15:paraId="0E6D243E" w15:paraIdParent="68B54D8E" w15:done="1"/>
  <w15:commentEx w15:paraId="7EC3F359" w15:done="0"/>
  <w15:commentEx w15:paraId="7F19CEBE" w15:paraIdParent="7EC3F359" w15:done="0"/>
  <w15:commentEx w15:paraId="272D809F" w15:done="1"/>
  <w15:commentEx w15:paraId="17AC2DE7" w15:paraIdParent="272D809F" w15:done="1"/>
  <w15:commentEx w15:paraId="2B4A06B9" w15:paraIdParent="272D809F" w15:done="1"/>
  <w15:commentEx w15:paraId="158C8A89" w15:done="1"/>
  <w15:commentEx w15:paraId="4BAB5A03" w15:paraIdParent="158C8A89" w15:done="1"/>
  <w15:commentEx w15:paraId="3BE69144" w15:paraIdParent="158C8A89" w15:done="1"/>
  <w15:commentEx w15:paraId="30C49B4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95819" w16cex:dateUtc="2023-02-04T16:18:00Z"/>
  <w16cex:commentExtensible w16cex:durableId="27894F74" w16cex:dateUtc="2023-02-04T15:41:00Z"/>
  <w16cex:commentExtensible w16cex:durableId="27894CB4" w16cex:dateUtc="2023-02-04T15:29:00Z"/>
  <w16cex:commentExtensible w16cex:durableId="27894095" w16cex:dateUtc="2023-02-04T14:37:00Z"/>
  <w16cex:commentExtensible w16cex:durableId="27671537" w16cex:dateUtc="2023-01-10T04:35:00Z"/>
  <w16cex:commentExtensible w16cex:durableId="27894C94" w16cex:dateUtc="2023-02-04T15:28:00Z"/>
  <w16cex:commentExtensible w16cex:durableId="27894C7E" w16cex:dateUtc="2023-02-04T15:28:00Z"/>
  <w16cex:commentExtensible w16cex:durableId="27895191" w16cex:dateUtc="2023-02-04T15:50:00Z"/>
  <w16cex:commentExtensible w16cex:durableId="2797E2C2" w16cex:dateUtc="2023-02-15T17:01:00Z"/>
  <w16cex:commentExtensible w16cex:durableId="2767162F" w16cex:dateUtc="2023-01-10T04:39:00Z"/>
  <w16cex:commentExtensible w16cex:durableId="2775BC6C" w16cex:dateUtc="2023-01-20T19:20:00Z"/>
  <w16cex:commentExtensible w16cex:durableId="2789587C" w16cex:dateUtc="2023-02-04T16:19:00Z"/>
  <w16cex:commentExtensible w16cex:durableId="2767163F" w16cex:dateUtc="2023-01-10T04:39:00Z"/>
  <w16cex:commentExtensible w16cex:durableId="2775BD73" w16cex:dateUtc="2023-01-20T19:25:00Z"/>
  <w16cex:commentExtensible w16cex:durableId="27894C54" w16cex:dateUtc="2023-02-04T15:27:00Z"/>
  <w16cex:commentExtensible w16cex:durableId="27671653" w16cex:dateUtc="2023-01-10T04:40:00Z"/>
  <w16cex:commentExtensible w16cex:durableId="2775BF23" w16cex:dateUtc="2023-01-20T19:32:00Z"/>
  <w16cex:commentExtensible w16cex:durableId="27894BA7" w16cex:dateUtc="2023-02-04T15:24:00Z"/>
  <w16cex:commentExtensible w16cex:durableId="2789426E" w16cex:dateUtc="2023-02-04T14:45:00Z"/>
  <w16cex:commentExtensible w16cex:durableId="2775B28F" w16cex:dateUtc="2023-01-10T04:41:00Z"/>
  <w16cex:commentExtensible w16cex:durableId="278948E6" w16cex:dateUtc="2023-02-04T15:13:00Z"/>
  <w16cex:commentExtensible w16cex:durableId="27980862" w16cex:dateUtc="2023-02-15T19:41:00Z"/>
  <w16cex:commentExtensible w16cex:durableId="2775B2B6" w16cex:dateUtc="2023-01-10T04:41:00Z"/>
  <w16cex:commentExtensible w16cex:durableId="2775E34A" w16cex:dateUtc="2023-01-20T22:06:00Z"/>
  <w16cex:commentExtensible w16cex:durableId="2775B1AB" w16cex:dateUtc="2023-01-10T04:39:00Z"/>
  <w16cex:commentExtensible w16cex:durableId="2775DAF3" w16cex:dateUtc="2023-01-20T21:27:00Z"/>
  <w16cex:commentExtensible w16cex:durableId="2789492E" w16cex:dateUtc="2023-02-04T15: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6BFE645" w16cid:durableId="27895819"/>
  <w16cid:commentId w16cid:paraId="4B0EB273" w16cid:durableId="27894F74"/>
  <w16cid:commentId w16cid:paraId="5022587C" w16cid:durableId="27894CB4"/>
  <w16cid:commentId w16cid:paraId="6668C8E9" w16cid:durableId="27894095"/>
  <w16cid:commentId w16cid:paraId="50A43F77" w16cid:durableId="27611DAF"/>
  <w16cid:commentId w16cid:paraId="42C493ED" w16cid:durableId="27671537"/>
  <w16cid:commentId w16cid:paraId="655644D0" w16cid:durableId="27894C94"/>
  <w16cid:commentId w16cid:paraId="4DD2C18F" w16cid:durableId="276714F2"/>
  <w16cid:commentId w16cid:paraId="1620403A" w16cid:durableId="27612067"/>
  <w16cid:commentId w16cid:paraId="0478DD84" w16cid:durableId="27894C7E"/>
  <w16cid:commentId w16cid:paraId="1879E039" w16cid:durableId="276120B3"/>
  <w16cid:commentId w16cid:paraId="2B85D38C" w16cid:durableId="27895191"/>
  <w16cid:commentId w16cid:paraId="2B6A3339" w16cid:durableId="2797E2C2"/>
  <w16cid:commentId w16cid:paraId="5925562E" w16cid:durableId="27612924"/>
  <w16cid:commentId w16cid:paraId="6DF72437" w16cid:durableId="27612986"/>
  <w16cid:commentId w16cid:paraId="72D83858" w16cid:durableId="2767162F"/>
  <w16cid:commentId w16cid:paraId="5593C506" w16cid:durableId="2775BC6C"/>
  <w16cid:commentId w16cid:paraId="757FFC6B" w16cid:durableId="2789587C"/>
  <w16cid:commentId w16cid:paraId="2299590D" w16cid:durableId="27612BBD"/>
  <w16cid:commentId w16cid:paraId="11543BE1" w16cid:durableId="2767163F"/>
  <w16cid:commentId w16cid:paraId="1456922F" w16cid:durableId="2775BD73"/>
  <w16cid:commentId w16cid:paraId="598E45AB" w16cid:durableId="27894C54"/>
  <w16cid:commentId w16cid:paraId="643AF5C1" w16cid:durableId="27612C52"/>
  <w16cid:commentId w16cid:paraId="195502C0" w16cid:durableId="27671653"/>
  <w16cid:commentId w16cid:paraId="48C0542C" w16cid:durableId="2775BF23"/>
  <w16cid:commentId w16cid:paraId="11FDE484" w16cid:durableId="27612D88"/>
  <w16cid:commentId w16cid:paraId="0F6DCA83" w16cid:durableId="27894BA7"/>
  <w16cid:commentId w16cid:paraId="3A02D0ED" w16cid:durableId="2789426E"/>
  <w16cid:commentId w16cid:paraId="09E121D4" w16cid:durableId="27950F5F"/>
  <w16cid:commentId w16cid:paraId="1CDB666F" w16cid:durableId="27950F60"/>
  <w16cid:commentId w16cid:paraId="68B54D8E" w16cid:durableId="2775B290"/>
  <w16cid:commentId w16cid:paraId="0E6D243E" w16cid:durableId="2775B28F"/>
  <w16cid:commentId w16cid:paraId="7EC3F359" w16cid:durableId="278948E6"/>
  <w16cid:commentId w16cid:paraId="7F19CEBE" w16cid:durableId="27980862"/>
  <w16cid:commentId w16cid:paraId="272D809F" w16cid:durableId="2775B2B7"/>
  <w16cid:commentId w16cid:paraId="17AC2DE7" w16cid:durableId="2775B2B6"/>
  <w16cid:commentId w16cid:paraId="2B4A06B9" w16cid:durableId="2775E34A"/>
  <w16cid:commentId w16cid:paraId="158C8A89" w16cid:durableId="2775B1AC"/>
  <w16cid:commentId w16cid:paraId="4BAB5A03" w16cid:durableId="2775B1AB"/>
  <w16cid:commentId w16cid:paraId="3BE69144" w16cid:durableId="2775DAF3"/>
  <w16cid:commentId w16cid:paraId="30C49B45" w16cid:durableId="2789492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inionPro-Regular">
    <w:altName w:val="Cambria"/>
    <w:charset w:val="00"/>
    <w:family w:val="roman"/>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
    <w:altName w:val="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24123E"/>
    <w:multiLevelType w:val="hybridMultilevel"/>
    <w:tmpl w:val="5AB8D7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747630EE"/>
    <w:multiLevelType w:val="hybridMultilevel"/>
    <w:tmpl w:val="AEFC90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93503395">
    <w:abstractNumId w:val="1"/>
  </w:num>
  <w:num w:numId="2" w16cid:durableId="112592868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st. Farzana Akter">
    <w15:presenceInfo w15:providerId="AD" w15:userId="S::aktermf@myumanitoba.ca::304064f9-0e37-4f0c-b314-2cba5f27980f"/>
  </w15:person>
  <w15:person w15:author="Chowdhury,Muhammad Abdul Baker">
    <w15:presenceInfo w15:providerId="AD" w15:userId="S-1-5-21-1308237860-4193317556-336787646-2115348"/>
  </w15:person>
  <w15:person w15:author="Mst. Farzana Akter [2]">
    <w15:presenceInfo w15:providerId="None" w15:userId="Mst. Farzana Akter"/>
  </w15:person>
  <w15:person w15:author="Akter, Farzana">
    <w15:presenceInfo w15:providerId="AD" w15:userId="S-1-5-21-271331182-1959533904-1735737224-234738"/>
  </w15:person>
  <w15:person w15:author="Mohammad Nayeem Hasan">
    <w15:presenceInfo w15:providerId="AD" w15:userId="S::nhasan@fh.org::5a441ea9-a810-4a25-a34c-c5db906681a1"/>
  </w15:person>
  <w15:person w15:author="Mohammad Nayeem Hasan [2]">
    <w15:presenceInfo w15:providerId="None" w15:userId="Mohammad Nayeem Has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Lc0NDU1MzcxMTAysTRU0lEKTi0uzszPAykwNKoFAI0mNk4tAAAA"/>
  </w:docVars>
  <w:rsids>
    <w:rsidRoot w:val="000C1EF8"/>
    <w:rsid w:val="00000932"/>
    <w:rsid w:val="00001547"/>
    <w:rsid w:val="0000427E"/>
    <w:rsid w:val="000063B2"/>
    <w:rsid w:val="00006A5F"/>
    <w:rsid w:val="0001488D"/>
    <w:rsid w:val="00014C01"/>
    <w:rsid w:val="00015C91"/>
    <w:rsid w:val="00021968"/>
    <w:rsid w:val="00024D8A"/>
    <w:rsid w:val="00024F68"/>
    <w:rsid w:val="00032486"/>
    <w:rsid w:val="00032B83"/>
    <w:rsid w:val="0003370F"/>
    <w:rsid w:val="000340D1"/>
    <w:rsid w:val="0003448D"/>
    <w:rsid w:val="00041AAE"/>
    <w:rsid w:val="00042110"/>
    <w:rsid w:val="00046C14"/>
    <w:rsid w:val="00047A22"/>
    <w:rsid w:val="000508B4"/>
    <w:rsid w:val="00050EFF"/>
    <w:rsid w:val="00053807"/>
    <w:rsid w:val="00054206"/>
    <w:rsid w:val="00057F81"/>
    <w:rsid w:val="00060577"/>
    <w:rsid w:val="00061E5C"/>
    <w:rsid w:val="00062E51"/>
    <w:rsid w:val="00063BD2"/>
    <w:rsid w:val="00066654"/>
    <w:rsid w:val="000677F9"/>
    <w:rsid w:val="00067DC6"/>
    <w:rsid w:val="00070681"/>
    <w:rsid w:val="00071CEF"/>
    <w:rsid w:val="00072283"/>
    <w:rsid w:val="0007666C"/>
    <w:rsid w:val="0007755A"/>
    <w:rsid w:val="000776B2"/>
    <w:rsid w:val="000808D2"/>
    <w:rsid w:val="00080F93"/>
    <w:rsid w:val="00082216"/>
    <w:rsid w:val="00083F6C"/>
    <w:rsid w:val="000849F9"/>
    <w:rsid w:val="00087C2C"/>
    <w:rsid w:val="00094446"/>
    <w:rsid w:val="00096ACD"/>
    <w:rsid w:val="000A08E5"/>
    <w:rsid w:val="000A0A4E"/>
    <w:rsid w:val="000A2B06"/>
    <w:rsid w:val="000A40F3"/>
    <w:rsid w:val="000B1517"/>
    <w:rsid w:val="000B371E"/>
    <w:rsid w:val="000B4055"/>
    <w:rsid w:val="000B420E"/>
    <w:rsid w:val="000B5FF5"/>
    <w:rsid w:val="000B7200"/>
    <w:rsid w:val="000B762D"/>
    <w:rsid w:val="000B7B80"/>
    <w:rsid w:val="000C1EF8"/>
    <w:rsid w:val="000C227B"/>
    <w:rsid w:val="000C472D"/>
    <w:rsid w:val="000D00A8"/>
    <w:rsid w:val="000D0EE1"/>
    <w:rsid w:val="000D1C80"/>
    <w:rsid w:val="000D24D6"/>
    <w:rsid w:val="000D5CFE"/>
    <w:rsid w:val="000D6248"/>
    <w:rsid w:val="000D6CAF"/>
    <w:rsid w:val="000D7F48"/>
    <w:rsid w:val="000E494D"/>
    <w:rsid w:val="000E55D6"/>
    <w:rsid w:val="000E5948"/>
    <w:rsid w:val="000F06C8"/>
    <w:rsid w:val="000F150F"/>
    <w:rsid w:val="000F1A40"/>
    <w:rsid w:val="000F2051"/>
    <w:rsid w:val="000F6469"/>
    <w:rsid w:val="000F64AC"/>
    <w:rsid w:val="000F6814"/>
    <w:rsid w:val="000F7451"/>
    <w:rsid w:val="000F750E"/>
    <w:rsid w:val="000F787A"/>
    <w:rsid w:val="00106F4F"/>
    <w:rsid w:val="00115909"/>
    <w:rsid w:val="00116848"/>
    <w:rsid w:val="00124882"/>
    <w:rsid w:val="0012567D"/>
    <w:rsid w:val="00126989"/>
    <w:rsid w:val="00126CA8"/>
    <w:rsid w:val="00130401"/>
    <w:rsid w:val="00130B1B"/>
    <w:rsid w:val="00131298"/>
    <w:rsid w:val="00135383"/>
    <w:rsid w:val="00135521"/>
    <w:rsid w:val="00135E4E"/>
    <w:rsid w:val="00135F34"/>
    <w:rsid w:val="00135FB1"/>
    <w:rsid w:val="001372F1"/>
    <w:rsid w:val="0014020D"/>
    <w:rsid w:val="0014098A"/>
    <w:rsid w:val="00145376"/>
    <w:rsid w:val="00145803"/>
    <w:rsid w:val="0015001C"/>
    <w:rsid w:val="001501F4"/>
    <w:rsid w:val="001516BA"/>
    <w:rsid w:val="00151721"/>
    <w:rsid w:val="00154ABF"/>
    <w:rsid w:val="001559DC"/>
    <w:rsid w:val="00157EE7"/>
    <w:rsid w:val="00165390"/>
    <w:rsid w:val="001715D9"/>
    <w:rsid w:val="00171C69"/>
    <w:rsid w:val="00173FC1"/>
    <w:rsid w:val="00174FC7"/>
    <w:rsid w:val="00182901"/>
    <w:rsid w:val="00185718"/>
    <w:rsid w:val="00186A81"/>
    <w:rsid w:val="0018796D"/>
    <w:rsid w:val="00187A35"/>
    <w:rsid w:val="00194442"/>
    <w:rsid w:val="00195762"/>
    <w:rsid w:val="00195AE1"/>
    <w:rsid w:val="001968A9"/>
    <w:rsid w:val="001A31A2"/>
    <w:rsid w:val="001A3ED8"/>
    <w:rsid w:val="001A4217"/>
    <w:rsid w:val="001A5F0F"/>
    <w:rsid w:val="001A75EA"/>
    <w:rsid w:val="001B1F66"/>
    <w:rsid w:val="001B6771"/>
    <w:rsid w:val="001B6C05"/>
    <w:rsid w:val="001C3626"/>
    <w:rsid w:val="001C74CE"/>
    <w:rsid w:val="001D0957"/>
    <w:rsid w:val="001D2051"/>
    <w:rsid w:val="001D3777"/>
    <w:rsid w:val="001D3D8D"/>
    <w:rsid w:val="001D4FC2"/>
    <w:rsid w:val="001D6BDA"/>
    <w:rsid w:val="001D6F0C"/>
    <w:rsid w:val="001D760C"/>
    <w:rsid w:val="001F0351"/>
    <w:rsid w:val="001F3D7B"/>
    <w:rsid w:val="001F411A"/>
    <w:rsid w:val="001F44F1"/>
    <w:rsid w:val="001F4C96"/>
    <w:rsid w:val="001F534A"/>
    <w:rsid w:val="001F6866"/>
    <w:rsid w:val="001F7D73"/>
    <w:rsid w:val="002001EC"/>
    <w:rsid w:val="0020070F"/>
    <w:rsid w:val="00200D44"/>
    <w:rsid w:val="0020117A"/>
    <w:rsid w:val="00201D06"/>
    <w:rsid w:val="00206758"/>
    <w:rsid w:val="00213A83"/>
    <w:rsid w:val="00215030"/>
    <w:rsid w:val="00215528"/>
    <w:rsid w:val="00220F3A"/>
    <w:rsid w:val="0022145E"/>
    <w:rsid w:val="002250A3"/>
    <w:rsid w:val="002258E4"/>
    <w:rsid w:val="0022631E"/>
    <w:rsid w:val="00227D57"/>
    <w:rsid w:val="00236AF2"/>
    <w:rsid w:val="0023711F"/>
    <w:rsid w:val="00241C49"/>
    <w:rsid w:val="0024442C"/>
    <w:rsid w:val="00246F25"/>
    <w:rsid w:val="00251D00"/>
    <w:rsid w:val="0025406E"/>
    <w:rsid w:val="00257E16"/>
    <w:rsid w:val="00261118"/>
    <w:rsid w:val="002616FB"/>
    <w:rsid w:val="002639A6"/>
    <w:rsid w:val="002640B4"/>
    <w:rsid w:val="00264FBA"/>
    <w:rsid w:val="00267779"/>
    <w:rsid w:val="0027122B"/>
    <w:rsid w:val="002720CD"/>
    <w:rsid w:val="00275578"/>
    <w:rsid w:val="002774A2"/>
    <w:rsid w:val="00283722"/>
    <w:rsid w:val="00287637"/>
    <w:rsid w:val="00291334"/>
    <w:rsid w:val="0029422F"/>
    <w:rsid w:val="00294443"/>
    <w:rsid w:val="00296E5A"/>
    <w:rsid w:val="002A05C4"/>
    <w:rsid w:val="002A09D9"/>
    <w:rsid w:val="002A3DEB"/>
    <w:rsid w:val="002A5770"/>
    <w:rsid w:val="002A6237"/>
    <w:rsid w:val="002B19F9"/>
    <w:rsid w:val="002B4113"/>
    <w:rsid w:val="002B51CD"/>
    <w:rsid w:val="002B613C"/>
    <w:rsid w:val="002B619F"/>
    <w:rsid w:val="002B63EA"/>
    <w:rsid w:val="002B641C"/>
    <w:rsid w:val="002C0757"/>
    <w:rsid w:val="002C1126"/>
    <w:rsid w:val="002C2B15"/>
    <w:rsid w:val="002C2B98"/>
    <w:rsid w:val="002C3D7C"/>
    <w:rsid w:val="002D1C85"/>
    <w:rsid w:val="002D3ED1"/>
    <w:rsid w:val="002D4FEE"/>
    <w:rsid w:val="002D5D40"/>
    <w:rsid w:val="002D7B0F"/>
    <w:rsid w:val="002E10C0"/>
    <w:rsid w:val="002E1373"/>
    <w:rsid w:val="002E27FE"/>
    <w:rsid w:val="002E3904"/>
    <w:rsid w:val="002F0B69"/>
    <w:rsid w:val="002F18A7"/>
    <w:rsid w:val="002F6C03"/>
    <w:rsid w:val="002F6ED7"/>
    <w:rsid w:val="002F7F6D"/>
    <w:rsid w:val="00300600"/>
    <w:rsid w:val="0030151B"/>
    <w:rsid w:val="00303EF2"/>
    <w:rsid w:val="00304485"/>
    <w:rsid w:val="00305298"/>
    <w:rsid w:val="003052B6"/>
    <w:rsid w:val="00306E7A"/>
    <w:rsid w:val="003119C2"/>
    <w:rsid w:val="00312381"/>
    <w:rsid w:val="00313E28"/>
    <w:rsid w:val="0031457A"/>
    <w:rsid w:val="003208AB"/>
    <w:rsid w:val="003211E4"/>
    <w:rsid w:val="00323A34"/>
    <w:rsid w:val="00324366"/>
    <w:rsid w:val="00327842"/>
    <w:rsid w:val="00330FA8"/>
    <w:rsid w:val="003312F3"/>
    <w:rsid w:val="003324D7"/>
    <w:rsid w:val="00334657"/>
    <w:rsid w:val="00334F7A"/>
    <w:rsid w:val="00337F7E"/>
    <w:rsid w:val="0035076B"/>
    <w:rsid w:val="003510AA"/>
    <w:rsid w:val="00351581"/>
    <w:rsid w:val="00351D0D"/>
    <w:rsid w:val="00356DE8"/>
    <w:rsid w:val="00357097"/>
    <w:rsid w:val="00361F8D"/>
    <w:rsid w:val="00362ACA"/>
    <w:rsid w:val="003630AB"/>
    <w:rsid w:val="00363DB7"/>
    <w:rsid w:val="00365818"/>
    <w:rsid w:val="00366197"/>
    <w:rsid w:val="00366B94"/>
    <w:rsid w:val="0037404C"/>
    <w:rsid w:val="0037461A"/>
    <w:rsid w:val="00381958"/>
    <w:rsid w:val="003827AC"/>
    <w:rsid w:val="00386483"/>
    <w:rsid w:val="00390E7A"/>
    <w:rsid w:val="00394056"/>
    <w:rsid w:val="003A10F8"/>
    <w:rsid w:val="003A152F"/>
    <w:rsid w:val="003A3F84"/>
    <w:rsid w:val="003A422C"/>
    <w:rsid w:val="003A7E77"/>
    <w:rsid w:val="003B047E"/>
    <w:rsid w:val="003B0BBE"/>
    <w:rsid w:val="003B196E"/>
    <w:rsid w:val="003B1CEB"/>
    <w:rsid w:val="003B298C"/>
    <w:rsid w:val="003B29A3"/>
    <w:rsid w:val="003B4D03"/>
    <w:rsid w:val="003B4D12"/>
    <w:rsid w:val="003B6C14"/>
    <w:rsid w:val="003B71FC"/>
    <w:rsid w:val="003B7E19"/>
    <w:rsid w:val="003C06CC"/>
    <w:rsid w:val="003C0835"/>
    <w:rsid w:val="003C0B43"/>
    <w:rsid w:val="003C559C"/>
    <w:rsid w:val="003C731C"/>
    <w:rsid w:val="003D0C44"/>
    <w:rsid w:val="003D1736"/>
    <w:rsid w:val="003D6912"/>
    <w:rsid w:val="003D78E2"/>
    <w:rsid w:val="003D7B5A"/>
    <w:rsid w:val="003D7D9F"/>
    <w:rsid w:val="003E3D11"/>
    <w:rsid w:val="003E4772"/>
    <w:rsid w:val="003F05FE"/>
    <w:rsid w:val="003F2533"/>
    <w:rsid w:val="003F25D6"/>
    <w:rsid w:val="003F3075"/>
    <w:rsid w:val="003F7E06"/>
    <w:rsid w:val="00401ABB"/>
    <w:rsid w:val="00402190"/>
    <w:rsid w:val="004048BD"/>
    <w:rsid w:val="00410F61"/>
    <w:rsid w:val="00411C7B"/>
    <w:rsid w:val="00415E23"/>
    <w:rsid w:val="004168E4"/>
    <w:rsid w:val="00417329"/>
    <w:rsid w:val="00417B6C"/>
    <w:rsid w:val="0042074B"/>
    <w:rsid w:val="0042128F"/>
    <w:rsid w:val="004232B0"/>
    <w:rsid w:val="00424197"/>
    <w:rsid w:val="00426294"/>
    <w:rsid w:val="004266B3"/>
    <w:rsid w:val="0042773B"/>
    <w:rsid w:val="00430B37"/>
    <w:rsid w:val="00431B4D"/>
    <w:rsid w:val="004352AB"/>
    <w:rsid w:val="00441BF5"/>
    <w:rsid w:val="00442045"/>
    <w:rsid w:val="0044493D"/>
    <w:rsid w:val="004470F4"/>
    <w:rsid w:val="00450947"/>
    <w:rsid w:val="00455F48"/>
    <w:rsid w:val="00456C7F"/>
    <w:rsid w:val="00456F9A"/>
    <w:rsid w:val="00461923"/>
    <w:rsid w:val="004632D8"/>
    <w:rsid w:val="00463734"/>
    <w:rsid w:val="004665F6"/>
    <w:rsid w:val="00472765"/>
    <w:rsid w:val="00472A9E"/>
    <w:rsid w:val="00474927"/>
    <w:rsid w:val="004749DE"/>
    <w:rsid w:val="00474DA0"/>
    <w:rsid w:val="00475157"/>
    <w:rsid w:val="0047577B"/>
    <w:rsid w:val="00480D40"/>
    <w:rsid w:val="00481386"/>
    <w:rsid w:val="0048224B"/>
    <w:rsid w:val="00483E1C"/>
    <w:rsid w:val="0048571C"/>
    <w:rsid w:val="00490B7B"/>
    <w:rsid w:val="0049235E"/>
    <w:rsid w:val="0049791C"/>
    <w:rsid w:val="00497B71"/>
    <w:rsid w:val="004A5BA2"/>
    <w:rsid w:val="004A6CD2"/>
    <w:rsid w:val="004B041C"/>
    <w:rsid w:val="004B3BE9"/>
    <w:rsid w:val="004B4551"/>
    <w:rsid w:val="004B5DA7"/>
    <w:rsid w:val="004B627F"/>
    <w:rsid w:val="004C285E"/>
    <w:rsid w:val="004C3312"/>
    <w:rsid w:val="004C5609"/>
    <w:rsid w:val="004C6290"/>
    <w:rsid w:val="004C6D00"/>
    <w:rsid w:val="004C7AB7"/>
    <w:rsid w:val="004D0343"/>
    <w:rsid w:val="004D0B15"/>
    <w:rsid w:val="004D1416"/>
    <w:rsid w:val="004D1D21"/>
    <w:rsid w:val="004D2E72"/>
    <w:rsid w:val="004D4453"/>
    <w:rsid w:val="004D458D"/>
    <w:rsid w:val="004D5BF6"/>
    <w:rsid w:val="004D5DB9"/>
    <w:rsid w:val="004E3A3B"/>
    <w:rsid w:val="004E46E2"/>
    <w:rsid w:val="004F084B"/>
    <w:rsid w:val="004F2027"/>
    <w:rsid w:val="004F4188"/>
    <w:rsid w:val="004F5BBC"/>
    <w:rsid w:val="004F7E7E"/>
    <w:rsid w:val="00500212"/>
    <w:rsid w:val="00502B1D"/>
    <w:rsid w:val="005037F6"/>
    <w:rsid w:val="00506631"/>
    <w:rsid w:val="00506A47"/>
    <w:rsid w:val="00510BE8"/>
    <w:rsid w:val="00510C28"/>
    <w:rsid w:val="005113A6"/>
    <w:rsid w:val="00511CF7"/>
    <w:rsid w:val="00512A9F"/>
    <w:rsid w:val="0051369E"/>
    <w:rsid w:val="005141D6"/>
    <w:rsid w:val="00520BC5"/>
    <w:rsid w:val="00520CDF"/>
    <w:rsid w:val="00520FCE"/>
    <w:rsid w:val="00521C89"/>
    <w:rsid w:val="005241E8"/>
    <w:rsid w:val="00526A6E"/>
    <w:rsid w:val="0053253C"/>
    <w:rsid w:val="00533687"/>
    <w:rsid w:val="00534221"/>
    <w:rsid w:val="00535F95"/>
    <w:rsid w:val="00540153"/>
    <w:rsid w:val="00540B16"/>
    <w:rsid w:val="00543AD2"/>
    <w:rsid w:val="00545AE3"/>
    <w:rsid w:val="005467F6"/>
    <w:rsid w:val="00553643"/>
    <w:rsid w:val="00554857"/>
    <w:rsid w:val="00557188"/>
    <w:rsid w:val="005626BA"/>
    <w:rsid w:val="0056434C"/>
    <w:rsid w:val="00565011"/>
    <w:rsid w:val="0056706D"/>
    <w:rsid w:val="005675BC"/>
    <w:rsid w:val="005710FB"/>
    <w:rsid w:val="00572702"/>
    <w:rsid w:val="00573229"/>
    <w:rsid w:val="00573A01"/>
    <w:rsid w:val="00573BF3"/>
    <w:rsid w:val="00576345"/>
    <w:rsid w:val="00582BF4"/>
    <w:rsid w:val="005865A6"/>
    <w:rsid w:val="0058699E"/>
    <w:rsid w:val="005924A1"/>
    <w:rsid w:val="0059640F"/>
    <w:rsid w:val="005A6D7E"/>
    <w:rsid w:val="005A7789"/>
    <w:rsid w:val="005B1B1E"/>
    <w:rsid w:val="005B218F"/>
    <w:rsid w:val="005B36F8"/>
    <w:rsid w:val="005B5E00"/>
    <w:rsid w:val="005B6174"/>
    <w:rsid w:val="005B6329"/>
    <w:rsid w:val="005B75A9"/>
    <w:rsid w:val="005C019F"/>
    <w:rsid w:val="005C2569"/>
    <w:rsid w:val="005C3190"/>
    <w:rsid w:val="005C6426"/>
    <w:rsid w:val="005D1BBB"/>
    <w:rsid w:val="005D2752"/>
    <w:rsid w:val="005D5A2C"/>
    <w:rsid w:val="005D6F00"/>
    <w:rsid w:val="005E23AC"/>
    <w:rsid w:val="005E3FEE"/>
    <w:rsid w:val="005F1478"/>
    <w:rsid w:val="005F1801"/>
    <w:rsid w:val="005F1DD0"/>
    <w:rsid w:val="005F362F"/>
    <w:rsid w:val="005F7063"/>
    <w:rsid w:val="006023CE"/>
    <w:rsid w:val="00604CD6"/>
    <w:rsid w:val="00610498"/>
    <w:rsid w:val="00610F49"/>
    <w:rsid w:val="00614627"/>
    <w:rsid w:val="0061594C"/>
    <w:rsid w:val="00616BFE"/>
    <w:rsid w:val="00616C2B"/>
    <w:rsid w:val="00617E4A"/>
    <w:rsid w:val="006204C4"/>
    <w:rsid w:val="006264CA"/>
    <w:rsid w:val="00626B47"/>
    <w:rsid w:val="0063050B"/>
    <w:rsid w:val="00630ADC"/>
    <w:rsid w:val="00632A8C"/>
    <w:rsid w:val="00632E8B"/>
    <w:rsid w:val="006350F3"/>
    <w:rsid w:val="0063530A"/>
    <w:rsid w:val="00635801"/>
    <w:rsid w:val="00636BA0"/>
    <w:rsid w:val="006370CB"/>
    <w:rsid w:val="00645F53"/>
    <w:rsid w:val="00646D97"/>
    <w:rsid w:val="006473AB"/>
    <w:rsid w:val="00650F36"/>
    <w:rsid w:val="00651E89"/>
    <w:rsid w:val="0065247D"/>
    <w:rsid w:val="00654D54"/>
    <w:rsid w:val="00656659"/>
    <w:rsid w:val="00661DA1"/>
    <w:rsid w:val="006629F1"/>
    <w:rsid w:val="00665D53"/>
    <w:rsid w:val="006671F0"/>
    <w:rsid w:val="00670373"/>
    <w:rsid w:val="00671F1F"/>
    <w:rsid w:val="006733F6"/>
    <w:rsid w:val="00675434"/>
    <w:rsid w:val="00681379"/>
    <w:rsid w:val="00682101"/>
    <w:rsid w:val="006824AE"/>
    <w:rsid w:val="00682909"/>
    <w:rsid w:val="006873DF"/>
    <w:rsid w:val="006875DA"/>
    <w:rsid w:val="00687A18"/>
    <w:rsid w:val="00691411"/>
    <w:rsid w:val="00695A5E"/>
    <w:rsid w:val="00696483"/>
    <w:rsid w:val="006964E7"/>
    <w:rsid w:val="006969E6"/>
    <w:rsid w:val="00697089"/>
    <w:rsid w:val="00697777"/>
    <w:rsid w:val="006A44E3"/>
    <w:rsid w:val="006A4E35"/>
    <w:rsid w:val="006A5F80"/>
    <w:rsid w:val="006B1964"/>
    <w:rsid w:val="006B4535"/>
    <w:rsid w:val="006C171E"/>
    <w:rsid w:val="006C46BF"/>
    <w:rsid w:val="006C7EB4"/>
    <w:rsid w:val="006D0992"/>
    <w:rsid w:val="006D11B3"/>
    <w:rsid w:val="006D2D08"/>
    <w:rsid w:val="006D43DB"/>
    <w:rsid w:val="006D7EEC"/>
    <w:rsid w:val="006E668A"/>
    <w:rsid w:val="006E6D6C"/>
    <w:rsid w:val="006F0D6C"/>
    <w:rsid w:val="006F24B9"/>
    <w:rsid w:val="007045F1"/>
    <w:rsid w:val="00707551"/>
    <w:rsid w:val="00707A86"/>
    <w:rsid w:val="00714534"/>
    <w:rsid w:val="00714917"/>
    <w:rsid w:val="007156EF"/>
    <w:rsid w:val="00716A7B"/>
    <w:rsid w:val="0071707A"/>
    <w:rsid w:val="007179D5"/>
    <w:rsid w:val="007233BA"/>
    <w:rsid w:val="00726490"/>
    <w:rsid w:val="007310B2"/>
    <w:rsid w:val="007310DE"/>
    <w:rsid w:val="007344D9"/>
    <w:rsid w:val="00743357"/>
    <w:rsid w:val="00746B1D"/>
    <w:rsid w:val="007500E9"/>
    <w:rsid w:val="007506AA"/>
    <w:rsid w:val="00752A96"/>
    <w:rsid w:val="00753DAA"/>
    <w:rsid w:val="0075492A"/>
    <w:rsid w:val="007556D9"/>
    <w:rsid w:val="00756BE8"/>
    <w:rsid w:val="007571E5"/>
    <w:rsid w:val="00757A27"/>
    <w:rsid w:val="0076532D"/>
    <w:rsid w:val="0076704C"/>
    <w:rsid w:val="007714FE"/>
    <w:rsid w:val="00771B06"/>
    <w:rsid w:val="00771FE7"/>
    <w:rsid w:val="007763D8"/>
    <w:rsid w:val="007774B5"/>
    <w:rsid w:val="00780098"/>
    <w:rsid w:val="00780131"/>
    <w:rsid w:val="00781C63"/>
    <w:rsid w:val="00782614"/>
    <w:rsid w:val="007827CA"/>
    <w:rsid w:val="00784FAD"/>
    <w:rsid w:val="00786204"/>
    <w:rsid w:val="007863CA"/>
    <w:rsid w:val="007872A6"/>
    <w:rsid w:val="00790F42"/>
    <w:rsid w:val="007914F8"/>
    <w:rsid w:val="00791938"/>
    <w:rsid w:val="00791B60"/>
    <w:rsid w:val="00794BFA"/>
    <w:rsid w:val="0079720C"/>
    <w:rsid w:val="007A030F"/>
    <w:rsid w:val="007A6275"/>
    <w:rsid w:val="007A74D6"/>
    <w:rsid w:val="007B1328"/>
    <w:rsid w:val="007B173A"/>
    <w:rsid w:val="007B18EE"/>
    <w:rsid w:val="007B2200"/>
    <w:rsid w:val="007B2921"/>
    <w:rsid w:val="007B3B9C"/>
    <w:rsid w:val="007B63EB"/>
    <w:rsid w:val="007B6876"/>
    <w:rsid w:val="007C33D8"/>
    <w:rsid w:val="007C35D1"/>
    <w:rsid w:val="007D038F"/>
    <w:rsid w:val="007D4A70"/>
    <w:rsid w:val="007D4E38"/>
    <w:rsid w:val="007D7830"/>
    <w:rsid w:val="007E6018"/>
    <w:rsid w:val="007E77BF"/>
    <w:rsid w:val="007F524B"/>
    <w:rsid w:val="007F6EC6"/>
    <w:rsid w:val="008001F5"/>
    <w:rsid w:val="00801BE0"/>
    <w:rsid w:val="00802A33"/>
    <w:rsid w:val="00803E03"/>
    <w:rsid w:val="0080639E"/>
    <w:rsid w:val="00812BC2"/>
    <w:rsid w:val="008130DA"/>
    <w:rsid w:val="00816427"/>
    <w:rsid w:val="0082161C"/>
    <w:rsid w:val="008260BC"/>
    <w:rsid w:val="00837CD1"/>
    <w:rsid w:val="008411B3"/>
    <w:rsid w:val="008418C2"/>
    <w:rsid w:val="0084290F"/>
    <w:rsid w:val="00843FAF"/>
    <w:rsid w:val="008464E5"/>
    <w:rsid w:val="00846D8A"/>
    <w:rsid w:val="00852B74"/>
    <w:rsid w:val="00852F0D"/>
    <w:rsid w:val="00855922"/>
    <w:rsid w:val="008614FA"/>
    <w:rsid w:val="00863646"/>
    <w:rsid w:val="0086433B"/>
    <w:rsid w:val="008644D4"/>
    <w:rsid w:val="00864741"/>
    <w:rsid w:val="0086535D"/>
    <w:rsid w:val="00871F48"/>
    <w:rsid w:val="008725E2"/>
    <w:rsid w:val="00875BAB"/>
    <w:rsid w:val="0088002A"/>
    <w:rsid w:val="00880810"/>
    <w:rsid w:val="00880EE3"/>
    <w:rsid w:val="00883D81"/>
    <w:rsid w:val="0088507F"/>
    <w:rsid w:val="00885BCC"/>
    <w:rsid w:val="00886926"/>
    <w:rsid w:val="008873EF"/>
    <w:rsid w:val="008908FA"/>
    <w:rsid w:val="008919CB"/>
    <w:rsid w:val="008933E3"/>
    <w:rsid w:val="00893D87"/>
    <w:rsid w:val="0089582C"/>
    <w:rsid w:val="008A0216"/>
    <w:rsid w:val="008A0561"/>
    <w:rsid w:val="008A1E7D"/>
    <w:rsid w:val="008A21B6"/>
    <w:rsid w:val="008A2816"/>
    <w:rsid w:val="008A2CE8"/>
    <w:rsid w:val="008A34AB"/>
    <w:rsid w:val="008B1ED9"/>
    <w:rsid w:val="008B2204"/>
    <w:rsid w:val="008B268F"/>
    <w:rsid w:val="008B2C9C"/>
    <w:rsid w:val="008B5339"/>
    <w:rsid w:val="008B5FDB"/>
    <w:rsid w:val="008B708E"/>
    <w:rsid w:val="008B7DE5"/>
    <w:rsid w:val="008C090E"/>
    <w:rsid w:val="008C11EE"/>
    <w:rsid w:val="008C2A80"/>
    <w:rsid w:val="008C2DCB"/>
    <w:rsid w:val="008C3D61"/>
    <w:rsid w:val="008C64CC"/>
    <w:rsid w:val="008C7835"/>
    <w:rsid w:val="008D0FED"/>
    <w:rsid w:val="008D582D"/>
    <w:rsid w:val="008D5C26"/>
    <w:rsid w:val="008D6431"/>
    <w:rsid w:val="008D69EB"/>
    <w:rsid w:val="008E0538"/>
    <w:rsid w:val="008E13AF"/>
    <w:rsid w:val="008E299F"/>
    <w:rsid w:val="008E5F75"/>
    <w:rsid w:val="008E73D6"/>
    <w:rsid w:val="008F0C71"/>
    <w:rsid w:val="008F10E2"/>
    <w:rsid w:val="008F273F"/>
    <w:rsid w:val="008F3B8F"/>
    <w:rsid w:val="008F3DE0"/>
    <w:rsid w:val="008F3EF5"/>
    <w:rsid w:val="008F57AB"/>
    <w:rsid w:val="008F7EFC"/>
    <w:rsid w:val="00900B5B"/>
    <w:rsid w:val="00904C0E"/>
    <w:rsid w:val="00913DC6"/>
    <w:rsid w:val="009141AC"/>
    <w:rsid w:val="00914C99"/>
    <w:rsid w:val="00915584"/>
    <w:rsid w:val="009157F5"/>
    <w:rsid w:val="009205BB"/>
    <w:rsid w:val="00921675"/>
    <w:rsid w:val="00922BD3"/>
    <w:rsid w:val="00926869"/>
    <w:rsid w:val="00926A35"/>
    <w:rsid w:val="00927541"/>
    <w:rsid w:val="009328FC"/>
    <w:rsid w:val="00933DD3"/>
    <w:rsid w:val="0094322E"/>
    <w:rsid w:val="00944F32"/>
    <w:rsid w:val="009459F5"/>
    <w:rsid w:val="00952ADB"/>
    <w:rsid w:val="0095324C"/>
    <w:rsid w:val="009540A1"/>
    <w:rsid w:val="009546B2"/>
    <w:rsid w:val="009560DD"/>
    <w:rsid w:val="009561E5"/>
    <w:rsid w:val="009570B6"/>
    <w:rsid w:val="009572F3"/>
    <w:rsid w:val="00961078"/>
    <w:rsid w:val="009632A4"/>
    <w:rsid w:val="00964AA6"/>
    <w:rsid w:val="0096507E"/>
    <w:rsid w:val="009656F3"/>
    <w:rsid w:val="00973B9C"/>
    <w:rsid w:val="0097475D"/>
    <w:rsid w:val="0097565E"/>
    <w:rsid w:val="009777D1"/>
    <w:rsid w:val="00977F11"/>
    <w:rsid w:val="00980980"/>
    <w:rsid w:val="0098464E"/>
    <w:rsid w:val="0098626F"/>
    <w:rsid w:val="00986A94"/>
    <w:rsid w:val="00986F74"/>
    <w:rsid w:val="009908E3"/>
    <w:rsid w:val="00992EF4"/>
    <w:rsid w:val="0099356E"/>
    <w:rsid w:val="009971D4"/>
    <w:rsid w:val="009A1A78"/>
    <w:rsid w:val="009A1B29"/>
    <w:rsid w:val="009A2B0D"/>
    <w:rsid w:val="009A72D9"/>
    <w:rsid w:val="009B1AF2"/>
    <w:rsid w:val="009B59F0"/>
    <w:rsid w:val="009B5E2E"/>
    <w:rsid w:val="009B7BD2"/>
    <w:rsid w:val="009C59A0"/>
    <w:rsid w:val="009D40BE"/>
    <w:rsid w:val="009D7500"/>
    <w:rsid w:val="009D7743"/>
    <w:rsid w:val="009D7D73"/>
    <w:rsid w:val="009E0E38"/>
    <w:rsid w:val="009E148A"/>
    <w:rsid w:val="009E1888"/>
    <w:rsid w:val="009E1EE8"/>
    <w:rsid w:val="009E2B46"/>
    <w:rsid w:val="009E601A"/>
    <w:rsid w:val="009F0B52"/>
    <w:rsid w:val="009F201B"/>
    <w:rsid w:val="009F42D7"/>
    <w:rsid w:val="009F4AE0"/>
    <w:rsid w:val="00A0117C"/>
    <w:rsid w:val="00A046F0"/>
    <w:rsid w:val="00A102BC"/>
    <w:rsid w:val="00A1606A"/>
    <w:rsid w:val="00A160B3"/>
    <w:rsid w:val="00A163A9"/>
    <w:rsid w:val="00A16E2F"/>
    <w:rsid w:val="00A17C76"/>
    <w:rsid w:val="00A17F68"/>
    <w:rsid w:val="00A20F32"/>
    <w:rsid w:val="00A23AB1"/>
    <w:rsid w:val="00A27A36"/>
    <w:rsid w:val="00A27BC4"/>
    <w:rsid w:val="00A32EB1"/>
    <w:rsid w:val="00A33279"/>
    <w:rsid w:val="00A35753"/>
    <w:rsid w:val="00A35E10"/>
    <w:rsid w:val="00A37FBD"/>
    <w:rsid w:val="00A413FD"/>
    <w:rsid w:val="00A530EB"/>
    <w:rsid w:val="00A6094A"/>
    <w:rsid w:val="00A60C53"/>
    <w:rsid w:val="00A61279"/>
    <w:rsid w:val="00A61541"/>
    <w:rsid w:val="00A67133"/>
    <w:rsid w:val="00A719E9"/>
    <w:rsid w:val="00A72693"/>
    <w:rsid w:val="00A736BB"/>
    <w:rsid w:val="00A76BDA"/>
    <w:rsid w:val="00A77E47"/>
    <w:rsid w:val="00A809D3"/>
    <w:rsid w:val="00A84410"/>
    <w:rsid w:val="00A869F8"/>
    <w:rsid w:val="00A90AA3"/>
    <w:rsid w:val="00A91593"/>
    <w:rsid w:val="00A91EC8"/>
    <w:rsid w:val="00A95C8E"/>
    <w:rsid w:val="00AA084B"/>
    <w:rsid w:val="00AA15CC"/>
    <w:rsid w:val="00AA1D45"/>
    <w:rsid w:val="00AA2C5E"/>
    <w:rsid w:val="00AA409C"/>
    <w:rsid w:val="00AA6F2E"/>
    <w:rsid w:val="00AA7BE0"/>
    <w:rsid w:val="00AB1746"/>
    <w:rsid w:val="00AB219C"/>
    <w:rsid w:val="00AB26FE"/>
    <w:rsid w:val="00AB2E0E"/>
    <w:rsid w:val="00AB5A8D"/>
    <w:rsid w:val="00AC0892"/>
    <w:rsid w:val="00AC2656"/>
    <w:rsid w:val="00AC3D6F"/>
    <w:rsid w:val="00AD11CE"/>
    <w:rsid w:val="00AD446E"/>
    <w:rsid w:val="00AD4768"/>
    <w:rsid w:val="00AD6141"/>
    <w:rsid w:val="00AD7093"/>
    <w:rsid w:val="00AE3CAD"/>
    <w:rsid w:val="00AE41BC"/>
    <w:rsid w:val="00AF107C"/>
    <w:rsid w:val="00AF13AE"/>
    <w:rsid w:val="00AF52FB"/>
    <w:rsid w:val="00AF7B2D"/>
    <w:rsid w:val="00B0258A"/>
    <w:rsid w:val="00B03D76"/>
    <w:rsid w:val="00B07455"/>
    <w:rsid w:val="00B07600"/>
    <w:rsid w:val="00B1108E"/>
    <w:rsid w:val="00B11E34"/>
    <w:rsid w:val="00B1373D"/>
    <w:rsid w:val="00B13BCC"/>
    <w:rsid w:val="00B15031"/>
    <w:rsid w:val="00B20802"/>
    <w:rsid w:val="00B20CB9"/>
    <w:rsid w:val="00B22A94"/>
    <w:rsid w:val="00B23BF2"/>
    <w:rsid w:val="00B24BD6"/>
    <w:rsid w:val="00B26859"/>
    <w:rsid w:val="00B26BFC"/>
    <w:rsid w:val="00B2733A"/>
    <w:rsid w:val="00B3123E"/>
    <w:rsid w:val="00B34DAD"/>
    <w:rsid w:val="00B37723"/>
    <w:rsid w:val="00B45AC8"/>
    <w:rsid w:val="00B51009"/>
    <w:rsid w:val="00B54717"/>
    <w:rsid w:val="00B56E7F"/>
    <w:rsid w:val="00B57636"/>
    <w:rsid w:val="00B577B1"/>
    <w:rsid w:val="00B622B5"/>
    <w:rsid w:val="00B64DD3"/>
    <w:rsid w:val="00B74563"/>
    <w:rsid w:val="00B80A21"/>
    <w:rsid w:val="00B82043"/>
    <w:rsid w:val="00B82189"/>
    <w:rsid w:val="00B84BB3"/>
    <w:rsid w:val="00B84C8A"/>
    <w:rsid w:val="00B8667F"/>
    <w:rsid w:val="00B86758"/>
    <w:rsid w:val="00B90E8A"/>
    <w:rsid w:val="00B918D0"/>
    <w:rsid w:val="00B91C45"/>
    <w:rsid w:val="00B92378"/>
    <w:rsid w:val="00BA57CD"/>
    <w:rsid w:val="00BB14E3"/>
    <w:rsid w:val="00BB1FEC"/>
    <w:rsid w:val="00BB3511"/>
    <w:rsid w:val="00BB6156"/>
    <w:rsid w:val="00BC1153"/>
    <w:rsid w:val="00BC1B5C"/>
    <w:rsid w:val="00BC6A06"/>
    <w:rsid w:val="00BC79E5"/>
    <w:rsid w:val="00BD0C64"/>
    <w:rsid w:val="00BD169F"/>
    <w:rsid w:val="00BD3507"/>
    <w:rsid w:val="00BD353A"/>
    <w:rsid w:val="00BD4273"/>
    <w:rsid w:val="00BD65FF"/>
    <w:rsid w:val="00BE2235"/>
    <w:rsid w:val="00BE2AAB"/>
    <w:rsid w:val="00BE3AD7"/>
    <w:rsid w:val="00BE4C81"/>
    <w:rsid w:val="00BF0686"/>
    <w:rsid w:val="00BF1112"/>
    <w:rsid w:val="00BF2D14"/>
    <w:rsid w:val="00C00570"/>
    <w:rsid w:val="00C01282"/>
    <w:rsid w:val="00C01C73"/>
    <w:rsid w:val="00C02E85"/>
    <w:rsid w:val="00C04385"/>
    <w:rsid w:val="00C079CA"/>
    <w:rsid w:val="00C10467"/>
    <w:rsid w:val="00C10984"/>
    <w:rsid w:val="00C12A6D"/>
    <w:rsid w:val="00C14694"/>
    <w:rsid w:val="00C1530F"/>
    <w:rsid w:val="00C15797"/>
    <w:rsid w:val="00C16175"/>
    <w:rsid w:val="00C17AD5"/>
    <w:rsid w:val="00C2040A"/>
    <w:rsid w:val="00C22372"/>
    <w:rsid w:val="00C22B5A"/>
    <w:rsid w:val="00C22F0C"/>
    <w:rsid w:val="00C23F2B"/>
    <w:rsid w:val="00C242EA"/>
    <w:rsid w:val="00C246B5"/>
    <w:rsid w:val="00C26EC8"/>
    <w:rsid w:val="00C30CFA"/>
    <w:rsid w:val="00C34D16"/>
    <w:rsid w:val="00C40DBF"/>
    <w:rsid w:val="00C4392C"/>
    <w:rsid w:val="00C467B2"/>
    <w:rsid w:val="00C46819"/>
    <w:rsid w:val="00C46BA5"/>
    <w:rsid w:val="00C5061D"/>
    <w:rsid w:val="00C5787A"/>
    <w:rsid w:val="00C6039D"/>
    <w:rsid w:val="00C60F95"/>
    <w:rsid w:val="00C61779"/>
    <w:rsid w:val="00C63A9E"/>
    <w:rsid w:val="00C710D0"/>
    <w:rsid w:val="00C720DE"/>
    <w:rsid w:val="00C74C81"/>
    <w:rsid w:val="00C75E94"/>
    <w:rsid w:val="00C76DC3"/>
    <w:rsid w:val="00C83278"/>
    <w:rsid w:val="00C8358C"/>
    <w:rsid w:val="00C83B5D"/>
    <w:rsid w:val="00C90983"/>
    <w:rsid w:val="00C90ABB"/>
    <w:rsid w:val="00C91A19"/>
    <w:rsid w:val="00C91C58"/>
    <w:rsid w:val="00C92E6F"/>
    <w:rsid w:val="00C93D32"/>
    <w:rsid w:val="00C9473B"/>
    <w:rsid w:val="00CA09FF"/>
    <w:rsid w:val="00CA7DEE"/>
    <w:rsid w:val="00CB0B9D"/>
    <w:rsid w:val="00CB4B0A"/>
    <w:rsid w:val="00CB4CA6"/>
    <w:rsid w:val="00CC3153"/>
    <w:rsid w:val="00CC4393"/>
    <w:rsid w:val="00CC4DF6"/>
    <w:rsid w:val="00CC60AA"/>
    <w:rsid w:val="00CC75BA"/>
    <w:rsid w:val="00CD0658"/>
    <w:rsid w:val="00CD0713"/>
    <w:rsid w:val="00CD1579"/>
    <w:rsid w:val="00CD1C31"/>
    <w:rsid w:val="00CD201F"/>
    <w:rsid w:val="00CD23AB"/>
    <w:rsid w:val="00CE069D"/>
    <w:rsid w:val="00CE0DDC"/>
    <w:rsid w:val="00CE3726"/>
    <w:rsid w:val="00CE3825"/>
    <w:rsid w:val="00CE3D9E"/>
    <w:rsid w:val="00CE483F"/>
    <w:rsid w:val="00CE604A"/>
    <w:rsid w:val="00CF02DF"/>
    <w:rsid w:val="00CF12F8"/>
    <w:rsid w:val="00CF269E"/>
    <w:rsid w:val="00CF4B8D"/>
    <w:rsid w:val="00CF60B0"/>
    <w:rsid w:val="00CF7115"/>
    <w:rsid w:val="00D0322B"/>
    <w:rsid w:val="00D0539D"/>
    <w:rsid w:val="00D0642F"/>
    <w:rsid w:val="00D11894"/>
    <w:rsid w:val="00D121DC"/>
    <w:rsid w:val="00D140AE"/>
    <w:rsid w:val="00D15616"/>
    <w:rsid w:val="00D15D06"/>
    <w:rsid w:val="00D22397"/>
    <w:rsid w:val="00D22949"/>
    <w:rsid w:val="00D25AA1"/>
    <w:rsid w:val="00D26677"/>
    <w:rsid w:val="00D305FD"/>
    <w:rsid w:val="00D3090E"/>
    <w:rsid w:val="00D318D5"/>
    <w:rsid w:val="00D324B9"/>
    <w:rsid w:val="00D33219"/>
    <w:rsid w:val="00D33F30"/>
    <w:rsid w:val="00D34C29"/>
    <w:rsid w:val="00D403E1"/>
    <w:rsid w:val="00D40FF9"/>
    <w:rsid w:val="00D419A7"/>
    <w:rsid w:val="00D427EC"/>
    <w:rsid w:val="00D45444"/>
    <w:rsid w:val="00D45996"/>
    <w:rsid w:val="00D46528"/>
    <w:rsid w:val="00D5213A"/>
    <w:rsid w:val="00D55316"/>
    <w:rsid w:val="00D609BB"/>
    <w:rsid w:val="00D60A98"/>
    <w:rsid w:val="00D62E49"/>
    <w:rsid w:val="00D724FB"/>
    <w:rsid w:val="00D7254B"/>
    <w:rsid w:val="00D74DD4"/>
    <w:rsid w:val="00D8051D"/>
    <w:rsid w:val="00D86735"/>
    <w:rsid w:val="00D873B7"/>
    <w:rsid w:val="00D87FE9"/>
    <w:rsid w:val="00D97196"/>
    <w:rsid w:val="00DA0435"/>
    <w:rsid w:val="00DA1347"/>
    <w:rsid w:val="00DA1CB7"/>
    <w:rsid w:val="00DA29E5"/>
    <w:rsid w:val="00DA354B"/>
    <w:rsid w:val="00DA6140"/>
    <w:rsid w:val="00DA6E18"/>
    <w:rsid w:val="00DB144C"/>
    <w:rsid w:val="00DB3565"/>
    <w:rsid w:val="00DB66FB"/>
    <w:rsid w:val="00DC185C"/>
    <w:rsid w:val="00DC614D"/>
    <w:rsid w:val="00DC6375"/>
    <w:rsid w:val="00DC6DB4"/>
    <w:rsid w:val="00DC7AF4"/>
    <w:rsid w:val="00DD09AD"/>
    <w:rsid w:val="00DD0AE4"/>
    <w:rsid w:val="00DD0C55"/>
    <w:rsid w:val="00DD1A91"/>
    <w:rsid w:val="00DD1D85"/>
    <w:rsid w:val="00DD553E"/>
    <w:rsid w:val="00DD69BC"/>
    <w:rsid w:val="00DE1359"/>
    <w:rsid w:val="00DE2DE4"/>
    <w:rsid w:val="00DE3692"/>
    <w:rsid w:val="00DE4C1D"/>
    <w:rsid w:val="00DE658B"/>
    <w:rsid w:val="00DF0480"/>
    <w:rsid w:val="00DF4CF5"/>
    <w:rsid w:val="00DF7E65"/>
    <w:rsid w:val="00E04A36"/>
    <w:rsid w:val="00E0777D"/>
    <w:rsid w:val="00E07E50"/>
    <w:rsid w:val="00E10003"/>
    <w:rsid w:val="00E10086"/>
    <w:rsid w:val="00E10AE9"/>
    <w:rsid w:val="00E1133F"/>
    <w:rsid w:val="00E119A9"/>
    <w:rsid w:val="00E17B1C"/>
    <w:rsid w:val="00E22328"/>
    <w:rsid w:val="00E238BB"/>
    <w:rsid w:val="00E25535"/>
    <w:rsid w:val="00E25AC7"/>
    <w:rsid w:val="00E26749"/>
    <w:rsid w:val="00E312AE"/>
    <w:rsid w:val="00E34BF6"/>
    <w:rsid w:val="00E360F2"/>
    <w:rsid w:val="00E42CFC"/>
    <w:rsid w:val="00E45D85"/>
    <w:rsid w:val="00E4645F"/>
    <w:rsid w:val="00E51C2E"/>
    <w:rsid w:val="00E52CDF"/>
    <w:rsid w:val="00E53CEC"/>
    <w:rsid w:val="00E53D7C"/>
    <w:rsid w:val="00E60104"/>
    <w:rsid w:val="00E615F8"/>
    <w:rsid w:val="00E6179F"/>
    <w:rsid w:val="00E64C65"/>
    <w:rsid w:val="00E670C2"/>
    <w:rsid w:val="00E71CE8"/>
    <w:rsid w:val="00E73020"/>
    <w:rsid w:val="00E73900"/>
    <w:rsid w:val="00E7398C"/>
    <w:rsid w:val="00E772B6"/>
    <w:rsid w:val="00E8094D"/>
    <w:rsid w:val="00E83EE1"/>
    <w:rsid w:val="00E91A9E"/>
    <w:rsid w:val="00E91F53"/>
    <w:rsid w:val="00E92181"/>
    <w:rsid w:val="00E92A16"/>
    <w:rsid w:val="00EA2ED1"/>
    <w:rsid w:val="00EA6390"/>
    <w:rsid w:val="00EA7775"/>
    <w:rsid w:val="00EB44A9"/>
    <w:rsid w:val="00EB53FB"/>
    <w:rsid w:val="00EB5C51"/>
    <w:rsid w:val="00EC1384"/>
    <w:rsid w:val="00EC27B6"/>
    <w:rsid w:val="00EC32F4"/>
    <w:rsid w:val="00EC3B70"/>
    <w:rsid w:val="00ED1A0B"/>
    <w:rsid w:val="00ED2669"/>
    <w:rsid w:val="00ED43C1"/>
    <w:rsid w:val="00ED54A5"/>
    <w:rsid w:val="00ED66CD"/>
    <w:rsid w:val="00ED7CBF"/>
    <w:rsid w:val="00EE6697"/>
    <w:rsid w:val="00EF0BCE"/>
    <w:rsid w:val="00EF5838"/>
    <w:rsid w:val="00EF58EC"/>
    <w:rsid w:val="00EF63AA"/>
    <w:rsid w:val="00F00372"/>
    <w:rsid w:val="00F037AD"/>
    <w:rsid w:val="00F05DE4"/>
    <w:rsid w:val="00F0620D"/>
    <w:rsid w:val="00F07160"/>
    <w:rsid w:val="00F1124F"/>
    <w:rsid w:val="00F119BB"/>
    <w:rsid w:val="00F1207C"/>
    <w:rsid w:val="00F212FD"/>
    <w:rsid w:val="00F2153A"/>
    <w:rsid w:val="00F25EEE"/>
    <w:rsid w:val="00F26180"/>
    <w:rsid w:val="00F303DF"/>
    <w:rsid w:val="00F3071C"/>
    <w:rsid w:val="00F309FE"/>
    <w:rsid w:val="00F33AF1"/>
    <w:rsid w:val="00F360AA"/>
    <w:rsid w:val="00F36252"/>
    <w:rsid w:val="00F411AC"/>
    <w:rsid w:val="00F428E3"/>
    <w:rsid w:val="00F47DBD"/>
    <w:rsid w:val="00F503CF"/>
    <w:rsid w:val="00F5295D"/>
    <w:rsid w:val="00F558CE"/>
    <w:rsid w:val="00F55B52"/>
    <w:rsid w:val="00F568A3"/>
    <w:rsid w:val="00F56C45"/>
    <w:rsid w:val="00F57F08"/>
    <w:rsid w:val="00F66021"/>
    <w:rsid w:val="00F67E23"/>
    <w:rsid w:val="00F73FB8"/>
    <w:rsid w:val="00F756EB"/>
    <w:rsid w:val="00F7765E"/>
    <w:rsid w:val="00F80679"/>
    <w:rsid w:val="00F80792"/>
    <w:rsid w:val="00F82B2C"/>
    <w:rsid w:val="00F83DBA"/>
    <w:rsid w:val="00F8437B"/>
    <w:rsid w:val="00F874EF"/>
    <w:rsid w:val="00F90467"/>
    <w:rsid w:val="00F93A7B"/>
    <w:rsid w:val="00F94A3B"/>
    <w:rsid w:val="00F95AF1"/>
    <w:rsid w:val="00F962D0"/>
    <w:rsid w:val="00F97646"/>
    <w:rsid w:val="00F9793E"/>
    <w:rsid w:val="00FA3F6B"/>
    <w:rsid w:val="00FA4EE5"/>
    <w:rsid w:val="00FB6DF5"/>
    <w:rsid w:val="00FB6EC2"/>
    <w:rsid w:val="00FC4FE5"/>
    <w:rsid w:val="00FC6D79"/>
    <w:rsid w:val="00FC7AF7"/>
    <w:rsid w:val="00FD0F0E"/>
    <w:rsid w:val="00FD1569"/>
    <w:rsid w:val="00FD66B7"/>
    <w:rsid w:val="00FD6C88"/>
    <w:rsid w:val="00FE0E60"/>
    <w:rsid w:val="00FF1C4F"/>
    <w:rsid w:val="00FF397D"/>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A6728"/>
  <w15:chartTrackingRefBased/>
  <w15:docId w15:val="{E73ABB0C-E229-4292-90B9-B05EBF221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3AD7"/>
  </w:style>
  <w:style w:type="paragraph" w:styleId="Heading3">
    <w:name w:val="heading 3"/>
    <w:basedOn w:val="Normal"/>
    <w:next w:val="Normal"/>
    <w:link w:val="Heading3Char"/>
    <w:uiPriority w:val="9"/>
    <w:semiHidden/>
    <w:unhideWhenUsed/>
    <w:qFormat/>
    <w:rsid w:val="008C090E"/>
    <w:pPr>
      <w:keepNext/>
      <w:keepLines/>
      <w:spacing w:before="40" w:after="0" w:line="276" w:lineRule="auto"/>
      <w:outlineLvl w:val="2"/>
    </w:pPr>
    <w:rPr>
      <w:rFonts w:asciiTheme="majorHAnsi" w:eastAsiaTheme="majorEastAsia" w:hAnsiTheme="majorHAnsi" w:cstheme="majorBidi"/>
      <w:color w:val="1F4D78" w:themeColor="accent1" w:themeShade="7F"/>
      <w:sz w:val="24"/>
      <w:szCs w:val="30"/>
      <w:lang w:bidi="bn-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BE3AD7"/>
    <w:rPr>
      <w:rFonts w:ascii="MinionPro-Regular" w:hAnsi="MinionPro-Regular" w:hint="default"/>
      <w:b w:val="0"/>
      <w:bCs w:val="0"/>
      <w:i w:val="0"/>
      <w:iCs w:val="0"/>
      <w:color w:val="000000"/>
      <w:sz w:val="20"/>
      <w:szCs w:val="20"/>
    </w:rPr>
  </w:style>
  <w:style w:type="table" w:styleId="TableGrid">
    <w:name w:val="Table Grid"/>
    <w:basedOn w:val="TableNormal"/>
    <w:uiPriority w:val="39"/>
    <w:rsid w:val="00BE3A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E3AD7"/>
    <w:rPr>
      <w:sz w:val="16"/>
      <w:szCs w:val="16"/>
    </w:rPr>
  </w:style>
  <w:style w:type="paragraph" w:styleId="CommentText">
    <w:name w:val="annotation text"/>
    <w:basedOn w:val="Normal"/>
    <w:link w:val="CommentTextChar"/>
    <w:uiPriority w:val="99"/>
    <w:unhideWhenUsed/>
    <w:rsid w:val="00BE3AD7"/>
    <w:pPr>
      <w:spacing w:after="200" w:line="240" w:lineRule="auto"/>
    </w:pPr>
    <w:rPr>
      <w:sz w:val="20"/>
      <w:szCs w:val="20"/>
    </w:rPr>
  </w:style>
  <w:style w:type="character" w:customStyle="1" w:styleId="CommentTextChar">
    <w:name w:val="Comment Text Char"/>
    <w:basedOn w:val="DefaultParagraphFont"/>
    <w:link w:val="CommentText"/>
    <w:uiPriority w:val="99"/>
    <w:rsid w:val="00BE3AD7"/>
    <w:rPr>
      <w:sz w:val="20"/>
      <w:szCs w:val="20"/>
    </w:rPr>
  </w:style>
  <w:style w:type="paragraph" w:styleId="BalloonText">
    <w:name w:val="Balloon Text"/>
    <w:basedOn w:val="Normal"/>
    <w:link w:val="BalloonTextChar"/>
    <w:uiPriority w:val="99"/>
    <w:semiHidden/>
    <w:unhideWhenUsed/>
    <w:rsid w:val="00BE3A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AD7"/>
    <w:rPr>
      <w:rFonts w:ascii="Segoe UI" w:hAnsi="Segoe UI" w:cs="Segoe UI"/>
      <w:sz w:val="18"/>
      <w:szCs w:val="18"/>
      <w:lang w:val="en-GB"/>
    </w:rPr>
  </w:style>
  <w:style w:type="paragraph" w:styleId="ListParagraph">
    <w:name w:val="List Paragraph"/>
    <w:basedOn w:val="Normal"/>
    <w:uiPriority w:val="34"/>
    <w:qFormat/>
    <w:rsid w:val="00BE3AD7"/>
    <w:pPr>
      <w:ind w:left="720"/>
      <w:contextualSpacing/>
    </w:pPr>
  </w:style>
  <w:style w:type="paragraph" w:styleId="CommentSubject">
    <w:name w:val="annotation subject"/>
    <w:basedOn w:val="CommentText"/>
    <w:next w:val="CommentText"/>
    <w:link w:val="CommentSubjectChar"/>
    <w:uiPriority w:val="99"/>
    <w:semiHidden/>
    <w:unhideWhenUsed/>
    <w:rsid w:val="00BE3AD7"/>
    <w:rPr>
      <w:b/>
      <w:bCs/>
    </w:rPr>
  </w:style>
  <w:style w:type="character" w:customStyle="1" w:styleId="CommentSubjectChar">
    <w:name w:val="Comment Subject Char"/>
    <w:basedOn w:val="CommentTextChar"/>
    <w:link w:val="CommentSubject"/>
    <w:uiPriority w:val="99"/>
    <w:semiHidden/>
    <w:rsid w:val="00BE3AD7"/>
    <w:rPr>
      <w:b/>
      <w:bCs/>
      <w:sz w:val="20"/>
      <w:szCs w:val="20"/>
    </w:rPr>
  </w:style>
  <w:style w:type="character" w:styleId="Hyperlink">
    <w:name w:val="Hyperlink"/>
    <w:basedOn w:val="DefaultParagraphFont"/>
    <w:uiPriority w:val="99"/>
    <w:unhideWhenUsed/>
    <w:rsid w:val="00BE3AD7"/>
    <w:rPr>
      <w:color w:val="0563C1" w:themeColor="hyperlink"/>
      <w:u w:val="single"/>
    </w:rPr>
  </w:style>
  <w:style w:type="character" w:styleId="FollowedHyperlink">
    <w:name w:val="FollowedHyperlink"/>
    <w:basedOn w:val="DefaultParagraphFont"/>
    <w:uiPriority w:val="99"/>
    <w:semiHidden/>
    <w:unhideWhenUsed/>
    <w:rsid w:val="00BE3AD7"/>
    <w:rPr>
      <w:color w:val="954F72" w:themeColor="followedHyperlink"/>
      <w:u w:val="single"/>
    </w:rPr>
  </w:style>
  <w:style w:type="paragraph" w:styleId="Header">
    <w:name w:val="header"/>
    <w:basedOn w:val="Normal"/>
    <w:link w:val="HeaderChar"/>
    <w:uiPriority w:val="99"/>
    <w:unhideWhenUsed/>
    <w:rsid w:val="00BE3AD7"/>
    <w:pPr>
      <w:tabs>
        <w:tab w:val="center" w:pos="4819"/>
        <w:tab w:val="right" w:pos="9638"/>
      </w:tabs>
      <w:spacing w:after="0" w:line="240" w:lineRule="auto"/>
    </w:pPr>
  </w:style>
  <w:style w:type="character" w:customStyle="1" w:styleId="HeaderChar">
    <w:name w:val="Header Char"/>
    <w:basedOn w:val="DefaultParagraphFont"/>
    <w:link w:val="Header"/>
    <w:uiPriority w:val="99"/>
    <w:rsid w:val="00BE3AD7"/>
    <w:rPr>
      <w:lang w:val="en-GB"/>
    </w:rPr>
  </w:style>
  <w:style w:type="paragraph" w:styleId="Footer">
    <w:name w:val="footer"/>
    <w:basedOn w:val="Normal"/>
    <w:link w:val="FooterChar"/>
    <w:uiPriority w:val="99"/>
    <w:unhideWhenUsed/>
    <w:rsid w:val="00BE3AD7"/>
    <w:pPr>
      <w:tabs>
        <w:tab w:val="center" w:pos="4819"/>
        <w:tab w:val="right" w:pos="9638"/>
      </w:tabs>
      <w:spacing w:after="0" w:line="240" w:lineRule="auto"/>
    </w:pPr>
  </w:style>
  <w:style w:type="character" w:customStyle="1" w:styleId="FooterChar">
    <w:name w:val="Footer Char"/>
    <w:basedOn w:val="DefaultParagraphFont"/>
    <w:link w:val="Footer"/>
    <w:uiPriority w:val="99"/>
    <w:rsid w:val="00BE3AD7"/>
    <w:rPr>
      <w:lang w:val="en-GB"/>
    </w:rPr>
  </w:style>
  <w:style w:type="character" w:customStyle="1" w:styleId="UnresolvedMention1">
    <w:name w:val="Unresolved Mention1"/>
    <w:basedOn w:val="DefaultParagraphFont"/>
    <w:uiPriority w:val="99"/>
    <w:semiHidden/>
    <w:unhideWhenUsed/>
    <w:rsid w:val="00BE3AD7"/>
    <w:rPr>
      <w:color w:val="605E5C"/>
      <w:shd w:val="clear" w:color="auto" w:fill="E1DFDD"/>
    </w:rPr>
  </w:style>
  <w:style w:type="character" w:customStyle="1" w:styleId="muitypography-root">
    <w:name w:val="muitypography-root"/>
    <w:basedOn w:val="DefaultParagraphFont"/>
    <w:rsid w:val="009A72D9"/>
  </w:style>
  <w:style w:type="paragraph" w:customStyle="1" w:styleId="Default">
    <w:name w:val="Default"/>
    <w:rsid w:val="00275578"/>
    <w:pPr>
      <w:autoSpaceDE w:val="0"/>
      <w:autoSpaceDN w:val="0"/>
      <w:adjustRightInd w:val="0"/>
      <w:spacing w:after="0" w:line="240" w:lineRule="auto"/>
    </w:pPr>
    <w:rPr>
      <w:rFonts w:ascii="Times New Roman" w:hAnsi="Times New Roman" w:cs="Times New Roman"/>
      <w:color w:val="000000"/>
      <w:sz w:val="24"/>
      <w:szCs w:val="24"/>
      <w:lang w:bidi="bn-BD"/>
    </w:rPr>
  </w:style>
  <w:style w:type="paragraph" w:customStyle="1" w:styleId="Normal1">
    <w:name w:val="Normal1"/>
    <w:rsid w:val="00275578"/>
    <w:pPr>
      <w:pBdr>
        <w:top w:val="nil"/>
        <w:left w:val="nil"/>
        <w:bottom w:val="nil"/>
        <w:right w:val="nil"/>
        <w:between w:val="nil"/>
      </w:pBdr>
    </w:pPr>
    <w:rPr>
      <w:rFonts w:ascii="Calibri" w:eastAsia="Calibri" w:hAnsi="Calibri" w:cs="Calibri"/>
      <w:color w:val="000000"/>
    </w:rPr>
  </w:style>
  <w:style w:type="paragraph" w:styleId="Bibliography">
    <w:name w:val="Bibliography"/>
    <w:basedOn w:val="Normal"/>
    <w:next w:val="Normal"/>
    <w:uiPriority w:val="37"/>
    <w:unhideWhenUsed/>
    <w:rsid w:val="00275578"/>
    <w:pPr>
      <w:tabs>
        <w:tab w:val="left" w:pos="504"/>
      </w:tabs>
      <w:spacing w:after="0" w:line="240" w:lineRule="auto"/>
      <w:ind w:left="504" w:hanging="504"/>
    </w:pPr>
  </w:style>
  <w:style w:type="character" w:customStyle="1" w:styleId="Heading3Char">
    <w:name w:val="Heading 3 Char"/>
    <w:basedOn w:val="DefaultParagraphFont"/>
    <w:link w:val="Heading3"/>
    <w:uiPriority w:val="9"/>
    <w:semiHidden/>
    <w:rsid w:val="008C090E"/>
    <w:rPr>
      <w:rFonts w:asciiTheme="majorHAnsi" w:eastAsiaTheme="majorEastAsia" w:hAnsiTheme="majorHAnsi" w:cstheme="majorBidi"/>
      <w:color w:val="1F4D78" w:themeColor="accent1" w:themeShade="7F"/>
      <w:sz w:val="24"/>
      <w:szCs w:val="30"/>
      <w:lang w:bidi="bn-BD"/>
    </w:rPr>
  </w:style>
  <w:style w:type="paragraph" w:styleId="NormalWeb">
    <w:name w:val="Normal (Web)"/>
    <w:basedOn w:val="Normal"/>
    <w:uiPriority w:val="99"/>
    <w:semiHidden/>
    <w:unhideWhenUsed/>
    <w:rsid w:val="008C090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C090E"/>
    <w:rPr>
      <w:b/>
      <w:bCs/>
    </w:rPr>
  </w:style>
  <w:style w:type="paragraph" w:styleId="Revision">
    <w:name w:val="Revision"/>
    <w:hidden/>
    <w:uiPriority w:val="99"/>
    <w:semiHidden/>
    <w:rsid w:val="00E45D85"/>
    <w:pPr>
      <w:spacing w:after="0" w:line="240" w:lineRule="auto"/>
    </w:pPr>
  </w:style>
  <w:style w:type="character" w:customStyle="1" w:styleId="UnresolvedMention2">
    <w:name w:val="Unresolved Mention2"/>
    <w:basedOn w:val="DefaultParagraphFont"/>
    <w:uiPriority w:val="99"/>
    <w:semiHidden/>
    <w:unhideWhenUsed/>
    <w:rsid w:val="00D60A98"/>
    <w:rPr>
      <w:color w:val="605E5C"/>
      <w:shd w:val="clear" w:color="auto" w:fill="E1DFDD"/>
    </w:rPr>
  </w:style>
  <w:style w:type="paragraph" w:customStyle="1" w:styleId="TableNote">
    <w:name w:val="TableNote"/>
    <w:basedOn w:val="Normal"/>
    <w:rsid w:val="00C16175"/>
    <w:pPr>
      <w:spacing w:after="0" w:line="300" w:lineRule="exact"/>
    </w:pPr>
    <w:rPr>
      <w:rFonts w:ascii="Times New Roman" w:eastAsia="Times New Roman" w:hAnsi="Times New Roman" w:cs="Times New Roman"/>
      <w:sz w:val="24"/>
      <w:szCs w:val="20"/>
      <w:lang w:val="en-GB"/>
    </w:rPr>
  </w:style>
  <w:style w:type="paragraph" w:customStyle="1" w:styleId="TableTitle">
    <w:name w:val="TableTitle"/>
    <w:basedOn w:val="Normal"/>
    <w:rsid w:val="00C16175"/>
    <w:pPr>
      <w:spacing w:after="0" w:line="300" w:lineRule="exact"/>
    </w:pPr>
    <w:rPr>
      <w:rFonts w:ascii="Times New Roman" w:eastAsia="Times New Roman" w:hAnsi="Times New Roman" w:cs="Times New Roman"/>
      <w:sz w:val="24"/>
      <w:szCs w:val="20"/>
      <w:lang w:val="en-GB"/>
    </w:rPr>
  </w:style>
  <w:style w:type="paragraph" w:customStyle="1" w:styleId="TableHeader">
    <w:name w:val="TableHeader"/>
    <w:basedOn w:val="Normal"/>
    <w:rsid w:val="00C16175"/>
    <w:pPr>
      <w:spacing w:before="120" w:after="0" w:line="240" w:lineRule="auto"/>
    </w:pPr>
    <w:rPr>
      <w:rFonts w:ascii="Times New Roman" w:eastAsia="Times New Roman" w:hAnsi="Times New Roman" w:cs="Times New Roman"/>
      <w:b/>
      <w:sz w:val="24"/>
      <w:szCs w:val="20"/>
      <w:lang w:val="en-GB"/>
    </w:rPr>
  </w:style>
  <w:style w:type="paragraph" w:customStyle="1" w:styleId="TableSubHead">
    <w:name w:val="TableSubHead"/>
    <w:basedOn w:val="TableHeader"/>
    <w:rsid w:val="00C16175"/>
  </w:style>
  <w:style w:type="table" w:styleId="TableElegant">
    <w:name w:val="Table Elegant"/>
    <w:basedOn w:val="TableNormal"/>
    <w:rsid w:val="00C16175"/>
    <w:pPr>
      <w:spacing w:after="0" w:line="300" w:lineRule="exact"/>
    </w:pPr>
    <w:rPr>
      <w:rFonts w:ascii="Times New Roman" w:eastAsia="Times New Roman" w:hAnsi="Times New Roman" w:cs="Times New Roman"/>
      <w:sz w:val="20"/>
      <w:szCs w:val="20"/>
      <w:lang w:eastAsia="en-GB" w:bidi="bn-I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71592">
      <w:bodyDiv w:val="1"/>
      <w:marLeft w:val="0"/>
      <w:marRight w:val="0"/>
      <w:marTop w:val="0"/>
      <w:marBottom w:val="0"/>
      <w:divBdr>
        <w:top w:val="none" w:sz="0" w:space="0" w:color="auto"/>
        <w:left w:val="none" w:sz="0" w:space="0" w:color="auto"/>
        <w:bottom w:val="none" w:sz="0" w:space="0" w:color="auto"/>
        <w:right w:val="none" w:sz="0" w:space="0" w:color="auto"/>
      </w:divBdr>
    </w:div>
    <w:div w:id="498736286">
      <w:bodyDiv w:val="1"/>
      <w:marLeft w:val="0"/>
      <w:marRight w:val="0"/>
      <w:marTop w:val="0"/>
      <w:marBottom w:val="0"/>
      <w:divBdr>
        <w:top w:val="none" w:sz="0" w:space="0" w:color="auto"/>
        <w:left w:val="none" w:sz="0" w:space="0" w:color="auto"/>
        <w:bottom w:val="none" w:sz="0" w:space="0" w:color="auto"/>
        <w:right w:val="none" w:sz="0" w:space="0" w:color="auto"/>
      </w:divBdr>
    </w:div>
    <w:div w:id="501509527">
      <w:bodyDiv w:val="1"/>
      <w:marLeft w:val="0"/>
      <w:marRight w:val="0"/>
      <w:marTop w:val="0"/>
      <w:marBottom w:val="0"/>
      <w:divBdr>
        <w:top w:val="none" w:sz="0" w:space="0" w:color="auto"/>
        <w:left w:val="none" w:sz="0" w:space="0" w:color="auto"/>
        <w:bottom w:val="none" w:sz="0" w:space="0" w:color="auto"/>
        <w:right w:val="none" w:sz="0" w:space="0" w:color="auto"/>
      </w:divBdr>
    </w:div>
    <w:div w:id="764810979">
      <w:bodyDiv w:val="1"/>
      <w:marLeft w:val="0"/>
      <w:marRight w:val="0"/>
      <w:marTop w:val="0"/>
      <w:marBottom w:val="0"/>
      <w:divBdr>
        <w:top w:val="none" w:sz="0" w:space="0" w:color="auto"/>
        <w:left w:val="none" w:sz="0" w:space="0" w:color="auto"/>
        <w:bottom w:val="none" w:sz="0" w:space="0" w:color="auto"/>
        <w:right w:val="none" w:sz="0" w:space="0" w:color="auto"/>
      </w:divBdr>
    </w:div>
    <w:div w:id="1163157671">
      <w:bodyDiv w:val="1"/>
      <w:marLeft w:val="0"/>
      <w:marRight w:val="0"/>
      <w:marTop w:val="0"/>
      <w:marBottom w:val="0"/>
      <w:divBdr>
        <w:top w:val="none" w:sz="0" w:space="0" w:color="auto"/>
        <w:left w:val="none" w:sz="0" w:space="0" w:color="auto"/>
        <w:bottom w:val="none" w:sz="0" w:space="0" w:color="auto"/>
        <w:right w:val="none" w:sz="0" w:space="0" w:color="auto"/>
      </w:divBdr>
    </w:div>
    <w:div w:id="1392537011">
      <w:bodyDiv w:val="1"/>
      <w:marLeft w:val="0"/>
      <w:marRight w:val="0"/>
      <w:marTop w:val="0"/>
      <w:marBottom w:val="0"/>
      <w:divBdr>
        <w:top w:val="none" w:sz="0" w:space="0" w:color="auto"/>
        <w:left w:val="none" w:sz="0" w:space="0" w:color="auto"/>
        <w:bottom w:val="none" w:sz="0" w:space="0" w:color="auto"/>
        <w:right w:val="none" w:sz="0" w:space="0" w:color="auto"/>
      </w:divBdr>
    </w:div>
    <w:div w:id="1876188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onlinelibrary.wiley.com/journal/13652214" TargetMode="External"/><Relationship Id="rId2" Type="http://schemas.openxmlformats.org/officeDocument/2006/relationships/hyperlink" Target="https://onlinelibrary.wiley.com/page/journal/13653156/homepage/productinformation.html" TargetMode="External"/><Relationship Id="rId1" Type="http://schemas.openxmlformats.org/officeDocument/2006/relationships/hyperlink" Target="https://onlinelibrary.wiley.com/page/journal/17408709/homepage/productinformation.html"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3.tiff"/><Relationship Id="rId18" Type="http://schemas.openxmlformats.org/officeDocument/2006/relationships/theme" Target="theme/theme1.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2.tiff"/><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1.tiff"/><Relationship Id="rId5" Type="http://schemas.openxmlformats.org/officeDocument/2006/relationships/webSettings" Target="webSettings.xml"/><Relationship Id="rId15" Type="http://schemas.openxmlformats.org/officeDocument/2006/relationships/image" Target="media/image5.tiff"/><Relationship Id="rId10" Type="http://schemas.openxmlformats.org/officeDocument/2006/relationships/hyperlink" Target="mailto:jamal-sta@sust.edu"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E0B3BC-BFCB-42B0-B6E9-15DE52F0C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37</Pages>
  <Words>45499</Words>
  <Characters>259347</Characters>
  <Application>Microsoft Office Word</Application>
  <DocSecurity>0</DocSecurity>
  <Lines>2161</Lines>
  <Paragraphs>608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Mohammad Nayeem Hasan</cp:lastModifiedBy>
  <cp:revision>23</cp:revision>
  <dcterms:created xsi:type="dcterms:W3CDTF">2023-02-04T16:19:00Z</dcterms:created>
  <dcterms:modified xsi:type="dcterms:W3CDTF">2023-02-15T19:42:00Z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zotero-version="6.0.20"&gt;&lt;session id="9WjYQ5Z2"/&gt;&lt;style id="http://www.zotero.org/styles/elsevier-vancouver" hasBibliography="1" bibliographyStyleHasBeenSet="1"/&gt;&lt;prefs&gt;&lt;pref name="fieldType" value="Field"/&gt;&lt;pref name="delayCitationU</vt:lpwstr>
  </property>
  <property fmtid="{D5CDD505-2E9C-101B-9397-08002B2CF9AE}" pid="3" name="ZOTERO_PREF_2">
    <vt:lpwstr>pdates" value="true"/&gt;&lt;pref name="dontAskDelayCitationUpdates" value="true"/&gt;&lt;/prefs&gt;&lt;/data&gt;</vt:lpwstr>
  </property>
</Properties>
</file>